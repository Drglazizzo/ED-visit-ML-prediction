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AC47C" w14:textId="77777777" w:rsidR="007C5A61" w:rsidRDefault="00000000">
      <w:pPr>
        <w:pStyle w:val="BodyText"/>
        <w:ind w:left="625"/>
        <w:rPr>
          <w:sz w:val="20"/>
        </w:rPr>
      </w:pPr>
      <w:r>
        <w:rPr>
          <w:noProof/>
          <w:sz w:val="20"/>
        </w:rPr>
        <w:drawing>
          <wp:inline distT="0" distB="0" distL="0" distR="0" wp14:anchorId="6B067137" wp14:editId="71322C4F">
            <wp:extent cx="1812461" cy="50292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812461" cy="502920"/>
                    </a:xfrm>
                    <a:prstGeom prst="rect">
                      <a:avLst/>
                    </a:prstGeom>
                  </pic:spPr>
                </pic:pic>
              </a:graphicData>
            </a:graphic>
          </wp:inline>
        </w:drawing>
      </w:r>
    </w:p>
    <w:p w14:paraId="00D08B23" w14:textId="77777777" w:rsidR="007C5A61" w:rsidRDefault="00000000">
      <w:pPr>
        <w:pStyle w:val="ListParagraph"/>
        <w:numPr>
          <w:ilvl w:val="0"/>
          <w:numId w:val="6"/>
        </w:numPr>
        <w:tabs>
          <w:tab w:val="left" w:pos="795"/>
          <w:tab w:val="left" w:pos="10882"/>
        </w:tabs>
        <w:ind w:hanging="480"/>
        <w:jc w:val="left"/>
        <w:rPr>
          <w:sz w:val="20"/>
        </w:rPr>
      </w:pPr>
      <w:r>
        <w:rPr>
          <w:w w:val="99"/>
          <w:sz w:val="20"/>
          <w:u w:val="single"/>
        </w:rPr>
        <w:t xml:space="preserve"> </w:t>
      </w:r>
      <w:r>
        <w:rPr>
          <w:sz w:val="20"/>
          <w:u w:val="single"/>
        </w:rPr>
        <w:tab/>
      </w:r>
    </w:p>
    <w:p w14:paraId="5B767922" w14:textId="77777777" w:rsidR="007C5A61" w:rsidRDefault="00000000">
      <w:pPr>
        <w:pStyle w:val="Title"/>
        <w:spacing w:line="218" w:lineRule="auto"/>
      </w:pPr>
      <w:r>
        <w:rPr>
          <w:color w:val="231F20"/>
        </w:rPr>
        <w:t>Machine Learning Based Clinical Trajectory Prediction</w:t>
      </w:r>
      <w:r>
        <w:rPr>
          <w:color w:val="231F20"/>
          <w:spacing w:val="-19"/>
        </w:rPr>
        <w:t xml:space="preserve"> </w:t>
      </w:r>
      <w:r>
        <w:rPr>
          <w:color w:val="231F20"/>
        </w:rPr>
        <w:t>in</w:t>
      </w:r>
      <w:r>
        <w:rPr>
          <w:color w:val="231F20"/>
          <w:spacing w:val="-19"/>
        </w:rPr>
        <w:t xml:space="preserve"> </w:t>
      </w:r>
      <w:r>
        <w:rPr>
          <w:color w:val="231F20"/>
        </w:rPr>
        <w:t>Emergency</w:t>
      </w:r>
      <w:r>
        <w:rPr>
          <w:color w:val="231F20"/>
          <w:spacing w:val="-19"/>
        </w:rPr>
        <w:t xml:space="preserve"> </w:t>
      </w:r>
      <w:r>
        <w:rPr>
          <w:color w:val="231F20"/>
        </w:rPr>
        <w:t>Care:</w:t>
      </w:r>
      <w:r>
        <w:rPr>
          <w:color w:val="231F20"/>
          <w:spacing w:val="-19"/>
        </w:rPr>
        <w:t xml:space="preserve"> </w:t>
      </w:r>
      <w:r>
        <w:rPr>
          <w:color w:val="231F20"/>
        </w:rPr>
        <w:t>A</w:t>
      </w:r>
      <w:r>
        <w:rPr>
          <w:color w:val="231F20"/>
          <w:spacing w:val="-19"/>
        </w:rPr>
        <w:t xml:space="preserve"> </w:t>
      </w:r>
      <w:r>
        <w:rPr>
          <w:color w:val="231F20"/>
        </w:rPr>
        <w:t>Performance Study Using the MC-MED Dataset</w:t>
      </w:r>
    </w:p>
    <w:p w14:paraId="6B11F443" w14:textId="77777777" w:rsidR="007C5A61" w:rsidRDefault="00000000">
      <w:pPr>
        <w:pStyle w:val="Heading2"/>
        <w:spacing w:before="24"/>
        <w:ind w:left="625" w:firstLine="0"/>
        <w:rPr>
          <w:rFonts w:ascii="Lucida Sans Unicode" w:hAnsi="Lucida Sans Unicode"/>
          <w:b w:val="0"/>
          <w:position w:val="9"/>
          <w:sz w:val="18"/>
        </w:rPr>
      </w:pPr>
      <w:r>
        <w:t>Onyedikachi</w:t>
      </w:r>
      <w:r>
        <w:rPr>
          <w:spacing w:val="-9"/>
        </w:rPr>
        <w:t xml:space="preserve"> </w:t>
      </w:r>
      <w:r>
        <w:t>I.</w:t>
      </w:r>
      <w:r>
        <w:rPr>
          <w:spacing w:val="-8"/>
        </w:rPr>
        <w:t xml:space="preserve"> </w:t>
      </w:r>
      <w:r>
        <w:t>Onwurah</w:t>
      </w:r>
      <w:r>
        <w:rPr>
          <w:rFonts w:ascii="Calibri" w:hAnsi="Calibri"/>
          <w:b w:val="0"/>
          <w:position w:val="9"/>
          <w:sz w:val="18"/>
        </w:rPr>
        <w:t>1</w:t>
      </w:r>
      <w:r>
        <w:t>,</w:t>
      </w:r>
      <w:r>
        <w:rPr>
          <w:spacing w:val="-8"/>
        </w:rPr>
        <w:t xml:space="preserve"> </w:t>
      </w:r>
      <w:r>
        <w:t>Sol</w:t>
      </w:r>
      <w:r>
        <w:rPr>
          <w:spacing w:val="-8"/>
        </w:rPr>
        <w:t xml:space="preserve"> </w:t>
      </w:r>
      <w:r>
        <w:t>Richardson</w:t>
      </w:r>
      <w:r>
        <w:rPr>
          <w:rFonts w:ascii="Calibri" w:hAnsi="Calibri"/>
          <w:b w:val="0"/>
          <w:position w:val="9"/>
          <w:sz w:val="18"/>
        </w:rPr>
        <w:t>1</w:t>
      </w:r>
      <w:r>
        <w:t>,</w:t>
      </w:r>
      <w:r>
        <w:rPr>
          <w:spacing w:val="-8"/>
        </w:rPr>
        <w:t xml:space="preserve"> </w:t>
      </w:r>
      <w:r>
        <w:t>Shen</w:t>
      </w:r>
      <w:r>
        <w:rPr>
          <w:spacing w:val="-8"/>
        </w:rPr>
        <w:t xml:space="preserve"> </w:t>
      </w:r>
      <w:r>
        <w:t>Wu</w:t>
      </w:r>
      <w:r>
        <w:rPr>
          <w:rFonts w:ascii="Calibri" w:hAnsi="Calibri"/>
          <w:b w:val="0"/>
          <w:position w:val="9"/>
          <w:sz w:val="18"/>
        </w:rPr>
        <w:t>2</w:t>
      </w:r>
      <w:r>
        <w:t>,</w:t>
      </w:r>
      <w:r>
        <w:rPr>
          <w:spacing w:val="-9"/>
        </w:rPr>
        <w:t xml:space="preserve"> </w:t>
      </w:r>
      <w:r>
        <w:t>and</w:t>
      </w:r>
      <w:r>
        <w:rPr>
          <w:spacing w:val="-8"/>
        </w:rPr>
        <w:t xml:space="preserve"> </w:t>
      </w:r>
      <w:r>
        <w:t>Xia</w:t>
      </w:r>
      <w:r>
        <w:rPr>
          <w:spacing w:val="-8"/>
        </w:rPr>
        <w:t xml:space="preserve"> </w:t>
      </w:r>
      <w:r>
        <w:rPr>
          <w:spacing w:val="-2"/>
        </w:rPr>
        <w:t>Tong</w:t>
      </w:r>
      <w:r>
        <w:rPr>
          <w:rFonts w:ascii="Calibri" w:hAnsi="Calibri"/>
          <w:b w:val="0"/>
          <w:spacing w:val="-2"/>
          <w:position w:val="9"/>
          <w:sz w:val="18"/>
        </w:rPr>
        <w:t>1</w:t>
      </w:r>
      <w:r>
        <w:rPr>
          <w:b w:val="0"/>
          <w:i/>
          <w:spacing w:val="-2"/>
          <w:position w:val="9"/>
          <w:sz w:val="18"/>
        </w:rPr>
        <w:t>,</w:t>
      </w:r>
      <w:r>
        <w:rPr>
          <w:rFonts w:ascii="Lucida Sans Unicode" w:hAnsi="Lucida Sans Unicode"/>
          <w:b w:val="0"/>
          <w:spacing w:val="-2"/>
          <w:position w:val="9"/>
          <w:sz w:val="18"/>
        </w:rPr>
        <w:t>∗</w:t>
      </w:r>
    </w:p>
    <w:p w14:paraId="2AD496F1" w14:textId="77777777" w:rsidR="007C5A61" w:rsidRDefault="00000000">
      <w:pPr>
        <w:spacing w:before="71" w:line="258" w:lineRule="exact"/>
        <w:ind w:left="625"/>
        <w:rPr>
          <w:rFonts w:ascii="Arial"/>
          <w:b/>
        </w:rPr>
      </w:pPr>
      <w:r>
        <w:rPr>
          <w:rFonts w:ascii="Trebuchet MS"/>
          <w:position w:val="8"/>
          <w:sz w:val="16"/>
        </w:rPr>
        <w:t>1</w:t>
      </w:r>
      <w:r>
        <w:rPr>
          <w:rFonts w:ascii="Arial"/>
          <w:b/>
        </w:rPr>
        <w:t>Vanke</w:t>
      </w:r>
      <w:r>
        <w:rPr>
          <w:rFonts w:ascii="Arial"/>
          <w:b/>
          <w:spacing w:val="-13"/>
        </w:rPr>
        <w:t xml:space="preserve"> </w:t>
      </w:r>
      <w:r>
        <w:rPr>
          <w:rFonts w:ascii="Arial"/>
          <w:b/>
        </w:rPr>
        <w:t>School</w:t>
      </w:r>
      <w:r>
        <w:rPr>
          <w:rFonts w:ascii="Arial"/>
          <w:b/>
          <w:spacing w:val="-12"/>
        </w:rPr>
        <w:t xml:space="preserve"> </w:t>
      </w:r>
      <w:r>
        <w:rPr>
          <w:rFonts w:ascii="Arial"/>
          <w:b/>
        </w:rPr>
        <w:t>of</w:t>
      </w:r>
      <w:r>
        <w:rPr>
          <w:rFonts w:ascii="Arial"/>
          <w:b/>
          <w:spacing w:val="-13"/>
        </w:rPr>
        <w:t xml:space="preserve"> </w:t>
      </w:r>
      <w:r>
        <w:rPr>
          <w:rFonts w:ascii="Arial"/>
          <w:b/>
        </w:rPr>
        <w:t>Public</w:t>
      </w:r>
      <w:r>
        <w:rPr>
          <w:rFonts w:ascii="Arial"/>
          <w:b/>
          <w:spacing w:val="-12"/>
        </w:rPr>
        <w:t xml:space="preserve"> </w:t>
      </w:r>
      <w:r>
        <w:rPr>
          <w:rFonts w:ascii="Arial"/>
          <w:b/>
        </w:rPr>
        <w:t>Health,</w:t>
      </w:r>
      <w:r>
        <w:rPr>
          <w:rFonts w:ascii="Arial"/>
          <w:b/>
          <w:spacing w:val="-12"/>
        </w:rPr>
        <w:t xml:space="preserve"> </w:t>
      </w:r>
      <w:r>
        <w:rPr>
          <w:rFonts w:ascii="Arial"/>
          <w:b/>
        </w:rPr>
        <w:t>Tsinghua</w:t>
      </w:r>
      <w:r>
        <w:rPr>
          <w:rFonts w:ascii="Arial"/>
          <w:b/>
          <w:spacing w:val="-13"/>
        </w:rPr>
        <w:t xml:space="preserve"> </w:t>
      </w:r>
      <w:r>
        <w:rPr>
          <w:rFonts w:ascii="Arial"/>
          <w:b/>
        </w:rPr>
        <w:t>University,</w:t>
      </w:r>
      <w:r>
        <w:rPr>
          <w:rFonts w:ascii="Arial"/>
          <w:b/>
          <w:spacing w:val="-12"/>
        </w:rPr>
        <w:t xml:space="preserve"> </w:t>
      </w:r>
      <w:r>
        <w:rPr>
          <w:rFonts w:ascii="Arial"/>
          <w:b/>
        </w:rPr>
        <w:t>Beijing,</w:t>
      </w:r>
      <w:r>
        <w:rPr>
          <w:rFonts w:ascii="Arial"/>
          <w:b/>
          <w:spacing w:val="-12"/>
        </w:rPr>
        <w:t xml:space="preserve"> </w:t>
      </w:r>
      <w:r>
        <w:rPr>
          <w:rFonts w:ascii="Arial"/>
          <w:b/>
          <w:spacing w:val="-2"/>
        </w:rPr>
        <w:t>China</w:t>
      </w:r>
    </w:p>
    <w:p w14:paraId="38AF64E8" w14:textId="77777777" w:rsidR="007C5A61" w:rsidRDefault="00000000">
      <w:pPr>
        <w:spacing w:line="258" w:lineRule="exact"/>
        <w:ind w:left="625"/>
        <w:rPr>
          <w:rFonts w:ascii="Arial"/>
          <w:b/>
        </w:rPr>
      </w:pPr>
      <w:r>
        <w:rPr>
          <w:rFonts w:ascii="Trebuchet MS"/>
          <w:position w:val="8"/>
          <w:sz w:val="16"/>
        </w:rPr>
        <w:t>2</w:t>
      </w:r>
      <w:r>
        <w:rPr>
          <w:rFonts w:ascii="Arial"/>
          <w:b/>
        </w:rPr>
        <w:t>Beijing</w:t>
      </w:r>
      <w:r>
        <w:rPr>
          <w:rFonts w:ascii="Arial"/>
          <w:b/>
          <w:spacing w:val="-9"/>
        </w:rPr>
        <w:t xml:space="preserve"> </w:t>
      </w:r>
      <w:r>
        <w:rPr>
          <w:rFonts w:ascii="Arial"/>
          <w:b/>
        </w:rPr>
        <w:t>Tsinghua</w:t>
      </w:r>
      <w:r>
        <w:rPr>
          <w:rFonts w:ascii="Arial"/>
          <w:b/>
          <w:spacing w:val="-9"/>
        </w:rPr>
        <w:t xml:space="preserve"> </w:t>
      </w:r>
      <w:r>
        <w:rPr>
          <w:rFonts w:ascii="Arial"/>
          <w:b/>
        </w:rPr>
        <w:t>Changgung</w:t>
      </w:r>
      <w:r>
        <w:rPr>
          <w:rFonts w:ascii="Arial"/>
          <w:b/>
          <w:spacing w:val="-9"/>
        </w:rPr>
        <w:t xml:space="preserve"> </w:t>
      </w:r>
      <w:r>
        <w:rPr>
          <w:rFonts w:ascii="Arial"/>
          <w:b/>
        </w:rPr>
        <w:t>Hospital,</w:t>
      </w:r>
      <w:r>
        <w:rPr>
          <w:rFonts w:ascii="Arial"/>
          <w:b/>
          <w:spacing w:val="-9"/>
        </w:rPr>
        <w:t xml:space="preserve"> </w:t>
      </w:r>
      <w:r>
        <w:rPr>
          <w:rFonts w:ascii="Arial"/>
          <w:b/>
        </w:rPr>
        <w:t>Beijing,</w:t>
      </w:r>
      <w:r>
        <w:rPr>
          <w:rFonts w:ascii="Arial"/>
          <w:b/>
          <w:spacing w:val="-9"/>
        </w:rPr>
        <w:t xml:space="preserve"> </w:t>
      </w:r>
      <w:r>
        <w:rPr>
          <w:rFonts w:ascii="Arial"/>
          <w:b/>
          <w:spacing w:val="-2"/>
        </w:rPr>
        <w:t>China</w:t>
      </w:r>
    </w:p>
    <w:p w14:paraId="3BBEEB74" w14:textId="77777777" w:rsidR="007C5A61" w:rsidRDefault="00000000">
      <w:pPr>
        <w:pStyle w:val="BodyText"/>
        <w:spacing w:before="171"/>
        <w:ind w:left="625"/>
        <w:rPr>
          <w:rFonts w:ascii="Arial MT"/>
        </w:rPr>
      </w:pPr>
      <w:r>
        <w:rPr>
          <w:rFonts w:ascii="Arial MT"/>
          <w:spacing w:val="-2"/>
        </w:rPr>
        <w:t>Correspondence*:</w:t>
      </w:r>
    </w:p>
    <w:p w14:paraId="265B8C72" w14:textId="77777777" w:rsidR="007C5A61" w:rsidRDefault="007C5A61">
      <w:pPr>
        <w:pStyle w:val="BodyText"/>
        <w:rPr>
          <w:rFonts w:ascii="Arial MT"/>
        </w:rPr>
      </w:pPr>
    </w:p>
    <w:p w14:paraId="2127B9F2" w14:textId="77777777" w:rsidR="007C5A61" w:rsidRDefault="007C5A61">
      <w:pPr>
        <w:pStyle w:val="BodyText"/>
        <w:spacing w:before="67"/>
        <w:rPr>
          <w:rFonts w:ascii="Arial MT"/>
        </w:rPr>
      </w:pPr>
    </w:p>
    <w:p w14:paraId="0C154C2A" w14:textId="77777777" w:rsidR="007C5A61" w:rsidRDefault="00000000">
      <w:pPr>
        <w:pStyle w:val="Heading2"/>
        <w:numPr>
          <w:ilvl w:val="0"/>
          <w:numId w:val="6"/>
        </w:numPr>
        <w:tabs>
          <w:tab w:val="left" w:pos="625"/>
        </w:tabs>
        <w:ind w:left="625" w:hanging="310"/>
        <w:jc w:val="left"/>
      </w:pPr>
      <w:r>
        <w:rPr>
          <w:spacing w:val="-2"/>
        </w:rPr>
        <w:t>ABSTRACT</w:t>
      </w:r>
    </w:p>
    <w:p w14:paraId="2817932B" w14:textId="77777777" w:rsidR="007C5A61" w:rsidRDefault="00000000">
      <w:pPr>
        <w:pStyle w:val="ListParagraph"/>
        <w:numPr>
          <w:ilvl w:val="0"/>
          <w:numId w:val="6"/>
        </w:numPr>
        <w:tabs>
          <w:tab w:val="left" w:pos="795"/>
        </w:tabs>
        <w:spacing w:before="83" w:line="258" w:lineRule="exact"/>
        <w:ind w:hanging="480"/>
        <w:jc w:val="left"/>
        <w:rPr>
          <w:rFonts w:ascii="Arial MT"/>
          <w:sz w:val="24"/>
        </w:rPr>
      </w:pPr>
      <w:r>
        <w:rPr>
          <w:rFonts w:ascii="Arial"/>
          <w:b/>
          <w:sz w:val="24"/>
        </w:rPr>
        <w:t>Background:</w:t>
      </w:r>
      <w:r>
        <w:rPr>
          <w:rFonts w:ascii="Arial"/>
          <w:b/>
          <w:spacing w:val="13"/>
          <w:sz w:val="24"/>
        </w:rPr>
        <w:t xml:space="preserve"> </w:t>
      </w:r>
      <w:r>
        <w:rPr>
          <w:rFonts w:ascii="Arial MT"/>
          <w:sz w:val="24"/>
        </w:rPr>
        <w:t>Emergency</w:t>
      </w:r>
      <w:r>
        <w:rPr>
          <w:rFonts w:ascii="Arial MT"/>
          <w:spacing w:val="7"/>
          <w:sz w:val="24"/>
        </w:rPr>
        <w:t xml:space="preserve"> </w:t>
      </w:r>
      <w:r>
        <w:rPr>
          <w:rFonts w:ascii="Arial MT"/>
          <w:sz w:val="24"/>
        </w:rPr>
        <w:t>department</w:t>
      </w:r>
      <w:r>
        <w:rPr>
          <w:rFonts w:ascii="Arial MT"/>
          <w:spacing w:val="7"/>
          <w:sz w:val="24"/>
        </w:rPr>
        <w:t xml:space="preserve"> </w:t>
      </w:r>
      <w:r>
        <w:rPr>
          <w:rFonts w:ascii="Arial MT"/>
          <w:sz w:val="24"/>
        </w:rPr>
        <w:t>crowding</w:t>
      </w:r>
      <w:r>
        <w:rPr>
          <w:rFonts w:ascii="Arial MT"/>
          <w:spacing w:val="7"/>
          <w:sz w:val="24"/>
        </w:rPr>
        <w:t xml:space="preserve"> </w:t>
      </w:r>
      <w:r>
        <w:rPr>
          <w:rFonts w:ascii="Arial MT"/>
          <w:sz w:val="24"/>
        </w:rPr>
        <w:t>is</w:t>
      </w:r>
      <w:r>
        <w:rPr>
          <w:rFonts w:ascii="Arial MT"/>
          <w:spacing w:val="6"/>
          <w:sz w:val="24"/>
        </w:rPr>
        <w:t xml:space="preserve"> </w:t>
      </w:r>
      <w:r>
        <w:rPr>
          <w:rFonts w:ascii="Arial MT"/>
          <w:sz w:val="24"/>
        </w:rPr>
        <w:t>a</w:t>
      </w:r>
      <w:r>
        <w:rPr>
          <w:rFonts w:ascii="Arial MT"/>
          <w:spacing w:val="7"/>
          <w:sz w:val="24"/>
        </w:rPr>
        <w:t xml:space="preserve"> </w:t>
      </w:r>
      <w:r>
        <w:rPr>
          <w:rFonts w:ascii="Arial MT"/>
          <w:sz w:val="24"/>
        </w:rPr>
        <w:t>critical</w:t>
      </w:r>
      <w:r>
        <w:rPr>
          <w:rFonts w:ascii="Arial MT"/>
          <w:spacing w:val="7"/>
          <w:sz w:val="24"/>
        </w:rPr>
        <w:t xml:space="preserve"> </w:t>
      </w:r>
      <w:r>
        <w:rPr>
          <w:rFonts w:ascii="Arial MT"/>
          <w:sz w:val="24"/>
        </w:rPr>
        <w:t>public</w:t>
      </w:r>
      <w:r>
        <w:rPr>
          <w:rFonts w:ascii="Arial MT"/>
          <w:spacing w:val="7"/>
          <w:sz w:val="24"/>
        </w:rPr>
        <w:t xml:space="preserve"> </w:t>
      </w:r>
      <w:r>
        <w:rPr>
          <w:rFonts w:ascii="Arial MT"/>
          <w:sz w:val="24"/>
        </w:rPr>
        <w:t>health</w:t>
      </w:r>
      <w:r>
        <w:rPr>
          <w:rFonts w:ascii="Arial MT"/>
          <w:spacing w:val="6"/>
          <w:sz w:val="24"/>
        </w:rPr>
        <w:t xml:space="preserve"> </w:t>
      </w:r>
      <w:r>
        <w:rPr>
          <w:rFonts w:ascii="Arial MT"/>
          <w:sz w:val="24"/>
        </w:rPr>
        <w:t>challenge.</w:t>
      </w:r>
      <w:r>
        <w:rPr>
          <w:rFonts w:ascii="Arial MT"/>
          <w:spacing w:val="14"/>
          <w:sz w:val="24"/>
        </w:rPr>
        <w:t xml:space="preserve"> </w:t>
      </w:r>
      <w:r>
        <w:rPr>
          <w:rFonts w:ascii="Arial MT"/>
          <w:spacing w:val="-2"/>
          <w:sz w:val="24"/>
        </w:rPr>
        <w:t>Existing</w:t>
      </w:r>
    </w:p>
    <w:p w14:paraId="2B759D08" w14:textId="77777777" w:rsidR="007C5A61" w:rsidRDefault="00000000">
      <w:pPr>
        <w:pStyle w:val="ListParagraph"/>
        <w:numPr>
          <w:ilvl w:val="0"/>
          <w:numId w:val="6"/>
        </w:numPr>
        <w:tabs>
          <w:tab w:val="left" w:pos="625"/>
        </w:tabs>
        <w:spacing w:line="239" w:lineRule="exact"/>
        <w:ind w:left="625" w:hanging="310"/>
        <w:jc w:val="left"/>
        <w:rPr>
          <w:rFonts w:ascii="Arial MT"/>
          <w:sz w:val="24"/>
        </w:rPr>
      </w:pPr>
      <w:r>
        <w:rPr>
          <w:rFonts w:ascii="Arial MT"/>
          <w:sz w:val="24"/>
        </w:rPr>
        <w:t>machine</w:t>
      </w:r>
      <w:r>
        <w:rPr>
          <w:rFonts w:ascii="Arial MT"/>
          <w:spacing w:val="43"/>
          <w:sz w:val="24"/>
        </w:rPr>
        <w:t xml:space="preserve"> </w:t>
      </w:r>
      <w:r>
        <w:rPr>
          <w:rFonts w:ascii="Arial MT"/>
          <w:sz w:val="24"/>
        </w:rPr>
        <w:t>learning</w:t>
      </w:r>
      <w:r>
        <w:rPr>
          <w:rFonts w:ascii="Arial MT"/>
          <w:spacing w:val="44"/>
          <w:sz w:val="24"/>
        </w:rPr>
        <w:t xml:space="preserve"> </w:t>
      </w:r>
      <w:r>
        <w:rPr>
          <w:rFonts w:ascii="Arial MT"/>
          <w:sz w:val="24"/>
        </w:rPr>
        <w:t>prediction</w:t>
      </w:r>
      <w:r>
        <w:rPr>
          <w:rFonts w:ascii="Arial MT"/>
          <w:spacing w:val="43"/>
          <w:sz w:val="24"/>
        </w:rPr>
        <w:t xml:space="preserve"> </w:t>
      </w:r>
      <w:r>
        <w:rPr>
          <w:rFonts w:ascii="Arial MT"/>
          <w:sz w:val="24"/>
        </w:rPr>
        <w:t>models</w:t>
      </w:r>
      <w:r>
        <w:rPr>
          <w:rFonts w:ascii="Arial MT"/>
          <w:spacing w:val="44"/>
          <w:sz w:val="24"/>
        </w:rPr>
        <w:t xml:space="preserve"> </w:t>
      </w:r>
      <w:r>
        <w:rPr>
          <w:rFonts w:ascii="Arial MT"/>
          <w:sz w:val="24"/>
        </w:rPr>
        <w:t>are</w:t>
      </w:r>
      <w:r>
        <w:rPr>
          <w:rFonts w:ascii="Arial MT"/>
          <w:spacing w:val="44"/>
          <w:sz w:val="24"/>
        </w:rPr>
        <w:t xml:space="preserve"> </w:t>
      </w:r>
      <w:r>
        <w:rPr>
          <w:rFonts w:ascii="Arial MT"/>
          <w:sz w:val="24"/>
        </w:rPr>
        <w:t>limited</w:t>
      </w:r>
      <w:r>
        <w:rPr>
          <w:rFonts w:ascii="Arial MT"/>
          <w:spacing w:val="43"/>
          <w:sz w:val="24"/>
        </w:rPr>
        <w:t xml:space="preserve"> </w:t>
      </w:r>
      <w:r>
        <w:rPr>
          <w:rFonts w:ascii="Arial MT"/>
          <w:sz w:val="24"/>
        </w:rPr>
        <w:t>by</w:t>
      </w:r>
      <w:r>
        <w:rPr>
          <w:rFonts w:ascii="Arial MT"/>
          <w:spacing w:val="44"/>
          <w:sz w:val="24"/>
        </w:rPr>
        <w:t xml:space="preserve"> </w:t>
      </w:r>
      <w:r>
        <w:rPr>
          <w:rFonts w:ascii="Arial MT"/>
          <w:sz w:val="24"/>
        </w:rPr>
        <w:t>fragmented</w:t>
      </w:r>
      <w:r>
        <w:rPr>
          <w:rFonts w:ascii="Arial MT"/>
          <w:spacing w:val="43"/>
          <w:sz w:val="24"/>
        </w:rPr>
        <w:t xml:space="preserve"> </w:t>
      </w:r>
      <w:r>
        <w:rPr>
          <w:rFonts w:ascii="Arial MT"/>
          <w:sz w:val="24"/>
        </w:rPr>
        <w:t>outcome</w:t>
      </w:r>
      <w:r>
        <w:rPr>
          <w:rFonts w:ascii="Arial MT"/>
          <w:spacing w:val="44"/>
          <w:sz w:val="24"/>
        </w:rPr>
        <w:t xml:space="preserve"> </w:t>
      </w:r>
      <w:r>
        <w:rPr>
          <w:rFonts w:ascii="Arial MT"/>
          <w:sz w:val="24"/>
        </w:rPr>
        <w:t>focus,</w:t>
      </w:r>
      <w:r>
        <w:rPr>
          <w:rFonts w:ascii="Arial MT"/>
          <w:spacing w:val="68"/>
          <w:sz w:val="24"/>
        </w:rPr>
        <w:t xml:space="preserve"> </w:t>
      </w:r>
      <w:r>
        <w:rPr>
          <w:rFonts w:ascii="Arial MT"/>
          <w:sz w:val="24"/>
        </w:rPr>
        <w:t>late-</w:t>
      </w:r>
      <w:r>
        <w:rPr>
          <w:rFonts w:ascii="Arial MT"/>
          <w:spacing w:val="-2"/>
          <w:sz w:val="24"/>
        </w:rPr>
        <w:t>feature</w:t>
      </w:r>
    </w:p>
    <w:p w14:paraId="5A160F86" w14:textId="77777777" w:rsidR="007C5A61" w:rsidRDefault="00000000">
      <w:pPr>
        <w:pStyle w:val="ListParagraph"/>
        <w:numPr>
          <w:ilvl w:val="0"/>
          <w:numId w:val="6"/>
        </w:numPr>
        <w:tabs>
          <w:tab w:val="left" w:pos="624"/>
        </w:tabs>
        <w:spacing w:line="258" w:lineRule="exact"/>
        <w:ind w:left="624" w:hanging="309"/>
        <w:jc w:val="left"/>
        <w:rPr>
          <w:rFonts w:ascii="Arial MT"/>
          <w:sz w:val="24"/>
        </w:rPr>
      </w:pPr>
      <w:r>
        <w:rPr>
          <w:rFonts w:ascii="Arial MT"/>
          <w:sz w:val="24"/>
        </w:rPr>
        <w:t>dependencies,</w:t>
      </w:r>
      <w:r>
        <w:rPr>
          <w:rFonts w:ascii="Arial MT"/>
          <w:spacing w:val="-12"/>
          <w:sz w:val="24"/>
        </w:rPr>
        <w:t xml:space="preserve"> </w:t>
      </w:r>
      <w:r>
        <w:rPr>
          <w:rFonts w:ascii="Arial MT"/>
          <w:sz w:val="24"/>
        </w:rPr>
        <w:t>and</w:t>
      </w:r>
      <w:r>
        <w:rPr>
          <w:rFonts w:ascii="Arial MT"/>
          <w:spacing w:val="-12"/>
          <w:sz w:val="24"/>
        </w:rPr>
        <w:t xml:space="preserve"> </w:t>
      </w:r>
      <w:r>
        <w:rPr>
          <w:rFonts w:ascii="Arial MT"/>
          <w:sz w:val="24"/>
        </w:rPr>
        <w:t>insufficient</w:t>
      </w:r>
      <w:r>
        <w:rPr>
          <w:rFonts w:ascii="Arial MT"/>
          <w:spacing w:val="-12"/>
          <w:sz w:val="24"/>
        </w:rPr>
        <w:t xml:space="preserve"> </w:t>
      </w:r>
      <w:r>
        <w:rPr>
          <w:rFonts w:ascii="Arial MT"/>
          <w:sz w:val="24"/>
        </w:rPr>
        <w:t>interpretability</w:t>
      </w:r>
      <w:r>
        <w:rPr>
          <w:rFonts w:ascii="Arial MT"/>
          <w:spacing w:val="-11"/>
          <w:sz w:val="24"/>
        </w:rPr>
        <w:t xml:space="preserve"> </w:t>
      </w:r>
      <w:r>
        <w:rPr>
          <w:rFonts w:ascii="Arial MT"/>
          <w:spacing w:val="-2"/>
          <w:sz w:val="24"/>
        </w:rPr>
        <w:t>validation.</w:t>
      </w:r>
    </w:p>
    <w:p w14:paraId="1B5E7CCC" w14:textId="77777777" w:rsidR="007C5A61" w:rsidRDefault="00000000">
      <w:pPr>
        <w:pStyle w:val="ListParagraph"/>
        <w:numPr>
          <w:ilvl w:val="0"/>
          <w:numId w:val="6"/>
        </w:numPr>
        <w:tabs>
          <w:tab w:val="left" w:pos="795"/>
        </w:tabs>
        <w:spacing w:before="83" w:line="258" w:lineRule="exact"/>
        <w:ind w:hanging="480"/>
        <w:jc w:val="left"/>
        <w:rPr>
          <w:rFonts w:ascii="Arial MT"/>
          <w:sz w:val="24"/>
        </w:rPr>
      </w:pPr>
      <w:r>
        <w:rPr>
          <w:rFonts w:ascii="Arial"/>
          <w:b/>
          <w:sz w:val="24"/>
        </w:rPr>
        <w:t>Methods:</w:t>
      </w:r>
      <w:r>
        <w:rPr>
          <w:rFonts w:ascii="Arial"/>
          <w:b/>
          <w:spacing w:val="68"/>
          <w:w w:val="150"/>
          <w:sz w:val="24"/>
        </w:rPr>
        <w:t xml:space="preserve"> </w:t>
      </w:r>
      <w:r>
        <w:rPr>
          <w:rFonts w:ascii="Arial MT"/>
          <w:sz w:val="24"/>
        </w:rPr>
        <w:t>We</w:t>
      </w:r>
      <w:r>
        <w:rPr>
          <w:rFonts w:ascii="Arial MT"/>
          <w:spacing w:val="65"/>
          <w:sz w:val="24"/>
        </w:rPr>
        <w:t xml:space="preserve"> </w:t>
      </w:r>
      <w:r>
        <w:rPr>
          <w:rFonts w:ascii="Arial MT"/>
          <w:sz w:val="24"/>
        </w:rPr>
        <w:t>developed</w:t>
      </w:r>
      <w:r>
        <w:rPr>
          <w:rFonts w:ascii="Arial MT"/>
          <w:spacing w:val="65"/>
          <w:sz w:val="24"/>
        </w:rPr>
        <w:t xml:space="preserve"> </w:t>
      </w:r>
      <w:r>
        <w:rPr>
          <w:rFonts w:ascii="Arial MT"/>
          <w:sz w:val="24"/>
        </w:rPr>
        <w:t>and</w:t>
      </w:r>
      <w:r>
        <w:rPr>
          <w:rFonts w:ascii="Arial MT"/>
          <w:spacing w:val="66"/>
          <w:sz w:val="24"/>
        </w:rPr>
        <w:t xml:space="preserve"> </w:t>
      </w:r>
      <w:r>
        <w:rPr>
          <w:rFonts w:ascii="Arial MT"/>
          <w:sz w:val="24"/>
        </w:rPr>
        <w:t>evaluated</w:t>
      </w:r>
      <w:r>
        <w:rPr>
          <w:rFonts w:ascii="Arial MT"/>
          <w:spacing w:val="65"/>
          <w:sz w:val="24"/>
        </w:rPr>
        <w:t xml:space="preserve"> </w:t>
      </w:r>
      <w:r>
        <w:rPr>
          <w:rFonts w:ascii="Arial MT"/>
          <w:sz w:val="24"/>
        </w:rPr>
        <w:t>12</w:t>
      </w:r>
      <w:r>
        <w:rPr>
          <w:rFonts w:ascii="Arial MT"/>
          <w:spacing w:val="66"/>
          <w:sz w:val="24"/>
        </w:rPr>
        <w:t xml:space="preserve"> </w:t>
      </w:r>
      <w:r>
        <w:rPr>
          <w:rFonts w:ascii="Arial MT"/>
          <w:sz w:val="24"/>
        </w:rPr>
        <w:t>machine</w:t>
      </w:r>
      <w:r>
        <w:rPr>
          <w:rFonts w:ascii="Arial MT"/>
          <w:spacing w:val="65"/>
          <w:sz w:val="24"/>
        </w:rPr>
        <w:t xml:space="preserve"> </w:t>
      </w:r>
      <w:r>
        <w:rPr>
          <w:rFonts w:ascii="Arial MT"/>
          <w:sz w:val="24"/>
        </w:rPr>
        <w:t>learning</w:t>
      </w:r>
      <w:r>
        <w:rPr>
          <w:rFonts w:ascii="Arial MT"/>
          <w:spacing w:val="66"/>
          <w:sz w:val="24"/>
        </w:rPr>
        <w:t xml:space="preserve"> </w:t>
      </w:r>
      <w:r>
        <w:rPr>
          <w:rFonts w:ascii="Arial MT"/>
          <w:sz w:val="24"/>
        </w:rPr>
        <w:t>algorithms</w:t>
      </w:r>
      <w:r>
        <w:rPr>
          <w:rFonts w:ascii="Arial MT"/>
          <w:spacing w:val="65"/>
          <w:sz w:val="24"/>
        </w:rPr>
        <w:t xml:space="preserve"> </w:t>
      </w:r>
      <w:r>
        <w:rPr>
          <w:rFonts w:ascii="Arial MT"/>
          <w:sz w:val="24"/>
        </w:rPr>
        <w:t>spanning</w:t>
      </w:r>
      <w:r>
        <w:rPr>
          <w:rFonts w:ascii="Arial MT"/>
          <w:spacing w:val="65"/>
          <w:sz w:val="24"/>
        </w:rPr>
        <w:t xml:space="preserve"> </w:t>
      </w:r>
      <w:r>
        <w:rPr>
          <w:rFonts w:ascii="Arial MT"/>
          <w:spacing w:val="-4"/>
          <w:sz w:val="24"/>
        </w:rPr>
        <w:t>five</w:t>
      </w:r>
    </w:p>
    <w:p w14:paraId="12E64DEB" w14:textId="77777777" w:rsidR="007C5A61" w:rsidRDefault="00000000">
      <w:pPr>
        <w:pStyle w:val="ListParagraph"/>
        <w:numPr>
          <w:ilvl w:val="0"/>
          <w:numId w:val="6"/>
        </w:numPr>
        <w:tabs>
          <w:tab w:val="left" w:pos="625"/>
        </w:tabs>
        <w:spacing w:line="239" w:lineRule="exact"/>
        <w:ind w:left="625" w:hanging="310"/>
        <w:jc w:val="left"/>
        <w:rPr>
          <w:rFonts w:ascii="Arial MT"/>
          <w:sz w:val="24"/>
        </w:rPr>
      </w:pPr>
      <w:r>
        <w:rPr>
          <w:rFonts w:ascii="Arial MT"/>
          <w:sz w:val="24"/>
        </w:rPr>
        <w:t>architectural</w:t>
      </w:r>
      <w:r>
        <w:rPr>
          <w:rFonts w:ascii="Arial MT"/>
          <w:spacing w:val="16"/>
          <w:sz w:val="24"/>
        </w:rPr>
        <w:t xml:space="preserve"> </w:t>
      </w:r>
      <w:r>
        <w:rPr>
          <w:rFonts w:ascii="Arial MT"/>
          <w:sz w:val="24"/>
        </w:rPr>
        <w:t>families</w:t>
      </w:r>
      <w:r>
        <w:rPr>
          <w:rFonts w:ascii="Arial MT"/>
          <w:spacing w:val="17"/>
          <w:sz w:val="24"/>
        </w:rPr>
        <w:t xml:space="preserve"> </w:t>
      </w:r>
      <w:r>
        <w:rPr>
          <w:rFonts w:ascii="Arial MT"/>
          <w:sz w:val="24"/>
        </w:rPr>
        <w:t>to</w:t>
      </w:r>
      <w:r>
        <w:rPr>
          <w:rFonts w:ascii="Arial MT"/>
          <w:spacing w:val="16"/>
          <w:sz w:val="24"/>
        </w:rPr>
        <w:t xml:space="preserve"> </w:t>
      </w:r>
      <w:r>
        <w:rPr>
          <w:rFonts w:ascii="Arial MT"/>
          <w:sz w:val="24"/>
        </w:rPr>
        <w:t>predict</w:t>
      </w:r>
      <w:r>
        <w:rPr>
          <w:rFonts w:ascii="Arial MT"/>
          <w:spacing w:val="17"/>
          <w:sz w:val="24"/>
        </w:rPr>
        <w:t xml:space="preserve"> </w:t>
      </w:r>
      <w:r>
        <w:rPr>
          <w:rFonts w:ascii="Arial MT"/>
          <w:sz w:val="24"/>
        </w:rPr>
        <w:t>interrelated</w:t>
      </w:r>
      <w:r>
        <w:rPr>
          <w:rFonts w:ascii="Arial MT"/>
          <w:spacing w:val="16"/>
          <w:sz w:val="24"/>
        </w:rPr>
        <w:t xml:space="preserve"> </w:t>
      </w:r>
      <w:r>
        <w:rPr>
          <w:rFonts w:ascii="Arial MT"/>
          <w:sz w:val="24"/>
        </w:rPr>
        <w:t>clinical</w:t>
      </w:r>
      <w:r>
        <w:rPr>
          <w:rFonts w:ascii="Arial MT"/>
          <w:spacing w:val="17"/>
          <w:sz w:val="24"/>
        </w:rPr>
        <w:t xml:space="preserve"> </w:t>
      </w:r>
      <w:r>
        <w:rPr>
          <w:rFonts w:ascii="Arial MT"/>
          <w:sz w:val="24"/>
        </w:rPr>
        <w:t>trajectories</w:t>
      </w:r>
      <w:r>
        <w:rPr>
          <w:rFonts w:ascii="Arial MT"/>
          <w:spacing w:val="16"/>
          <w:sz w:val="24"/>
        </w:rPr>
        <w:t xml:space="preserve"> </w:t>
      </w:r>
      <w:r>
        <w:rPr>
          <w:rFonts w:ascii="Arial MT"/>
          <w:sz w:val="24"/>
        </w:rPr>
        <w:t>using</w:t>
      </w:r>
      <w:r>
        <w:rPr>
          <w:rFonts w:ascii="Arial MT"/>
          <w:spacing w:val="17"/>
          <w:sz w:val="24"/>
        </w:rPr>
        <w:t xml:space="preserve"> </w:t>
      </w:r>
      <w:r>
        <w:rPr>
          <w:rFonts w:ascii="Arial MT"/>
          <w:sz w:val="24"/>
        </w:rPr>
        <w:t>only</w:t>
      </w:r>
      <w:r>
        <w:rPr>
          <w:rFonts w:ascii="Arial MT"/>
          <w:spacing w:val="16"/>
          <w:sz w:val="24"/>
        </w:rPr>
        <w:t xml:space="preserve"> </w:t>
      </w:r>
      <w:r>
        <w:rPr>
          <w:rFonts w:ascii="Arial MT"/>
          <w:sz w:val="24"/>
        </w:rPr>
        <w:t>admission-</w:t>
      </w:r>
      <w:r>
        <w:rPr>
          <w:rFonts w:ascii="Arial MT"/>
          <w:spacing w:val="-2"/>
          <w:sz w:val="24"/>
        </w:rPr>
        <w:t>available</w:t>
      </w:r>
    </w:p>
    <w:p w14:paraId="2847DF81" w14:textId="77777777" w:rsidR="007C5A61" w:rsidRDefault="00000000">
      <w:pPr>
        <w:pStyle w:val="ListParagraph"/>
        <w:numPr>
          <w:ilvl w:val="0"/>
          <w:numId w:val="6"/>
        </w:numPr>
        <w:tabs>
          <w:tab w:val="left" w:pos="625"/>
        </w:tabs>
        <w:spacing w:line="226" w:lineRule="exact"/>
        <w:ind w:left="625" w:hanging="310"/>
        <w:jc w:val="left"/>
        <w:rPr>
          <w:rFonts w:ascii="Arial MT"/>
          <w:sz w:val="24"/>
        </w:rPr>
      </w:pPr>
      <w:r>
        <w:rPr>
          <w:rFonts w:ascii="Arial MT"/>
          <w:sz w:val="24"/>
        </w:rPr>
        <w:t xml:space="preserve">variables from the </w:t>
      </w:r>
      <w:commentRangeStart w:id="0"/>
      <w:r>
        <w:rPr>
          <w:rFonts w:ascii="Arial MT"/>
          <w:sz w:val="24"/>
        </w:rPr>
        <w:t xml:space="preserve">MC-MED dataset </w:t>
      </w:r>
      <w:commentRangeEnd w:id="0"/>
      <w:r w:rsidR="0059747C">
        <w:rPr>
          <w:rStyle w:val="CommentReference"/>
          <w:rFonts w:ascii="Arial MT"/>
          <w:sz w:val="24"/>
          <w:szCs w:val="22"/>
        </w:rPr>
        <w:commentReference w:id="0"/>
      </w:r>
      <w:r>
        <w:rPr>
          <w:rFonts w:ascii="Arial MT"/>
          <w:sz w:val="24"/>
        </w:rPr>
        <w:t>(118,385 adult emergency</w:t>
      </w:r>
      <w:r>
        <w:rPr>
          <w:rFonts w:ascii="Arial MT"/>
          <w:spacing w:val="1"/>
          <w:sz w:val="24"/>
        </w:rPr>
        <w:t xml:space="preserve"> </w:t>
      </w:r>
      <w:r>
        <w:rPr>
          <w:rFonts w:ascii="Arial MT"/>
          <w:sz w:val="24"/>
        </w:rPr>
        <w:t>department visits,</w:t>
      </w:r>
      <w:r>
        <w:rPr>
          <w:rFonts w:ascii="Arial MT"/>
          <w:spacing w:val="4"/>
          <w:sz w:val="24"/>
        </w:rPr>
        <w:t xml:space="preserve"> </w:t>
      </w:r>
      <w:commentRangeStart w:id="1"/>
      <w:r>
        <w:rPr>
          <w:rFonts w:ascii="Arial MT"/>
          <w:sz w:val="24"/>
        </w:rPr>
        <w:t>2020</w:t>
      </w:r>
      <w:commentRangeEnd w:id="1"/>
      <w:r w:rsidR="0059747C" w:rsidRPr="0059747C">
        <w:rPr>
          <w:rStyle w:val="CommentReference"/>
          <w:rFonts w:ascii="Arial MT"/>
          <w:sz w:val="24"/>
          <w:szCs w:val="22"/>
          <w:highlight w:val="yellow"/>
        </w:rPr>
        <w:commentReference w:id="1"/>
      </w:r>
      <w:r w:rsidRPr="0059747C">
        <w:rPr>
          <w:rFonts w:ascii="Arial MT"/>
          <w:sz w:val="24"/>
          <w:highlight w:val="yellow"/>
        </w:rPr>
        <w:t>-</w:t>
      </w:r>
      <w:r>
        <w:rPr>
          <w:rFonts w:ascii="Arial MT"/>
          <w:spacing w:val="-2"/>
          <w:sz w:val="24"/>
        </w:rPr>
        <w:t>2022):</w:t>
      </w:r>
    </w:p>
    <w:p w14:paraId="68561501" w14:textId="77777777" w:rsidR="007C5A61" w:rsidRDefault="00000000">
      <w:pPr>
        <w:pStyle w:val="ListParagraph"/>
        <w:numPr>
          <w:ilvl w:val="0"/>
          <w:numId w:val="6"/>
        </w:numPr>
        <w:tabs>
          <w:tab w:val="left" w:pos="625"/>
        </w:tabs>
        <w:spacing w:line="263" w:lineRule="exact"/>
        <w:ind w:left="625" w:hanging="310"/>
        <w:jc w:val="left"/>
        <w:rPr>
          <w:rFonts w:ascii="Arial MT" w:hAnsi="Arial MT"/>
          <w:sz w:val="24"/>
        </w:rPr>
      </w:pPr>
      <w:r>
        <w:rPr>
          <w:rFonts w:ascii="Arial MT" w:hAnsi="Arial MT"/>
          <w:sz w:val="24"/>
        </w:rPr>
        <w:t>(1)</w:t>
      </w:r>
      <w:r>
        <w:rPr>
          <w:rFonts w:ascii="Arial MT" w:hAnsi="Arial MT"/>
          <w:spacing w:val="35"/>
          <w:sz w:val="24"/>
        </w:rPr>
        <w:t xml:space="preserve"> </w:t>
      </w:r>
      <w:r>
        <w:rPr>
          <w:rFonts w:ascii="Arial MT" w:hAnsi="Arial MT"/>
          <w:sz w:val="24"/>
        </w:rPr>
        <w:t>emergency</w:t>
      </w:r>
      <w:r>
        <w:rPr>
          <w:rFonts w:ascii="Arial MT" w:hAnsi="Arial MT"/>
          <w:spacing w:val="35"/>
          <w:sz w:val="24"/>
        </w:rPr>
        <w:t xml:space="preserve"> </w:t>
      </w:r>
      <w:r>
        <w:rPr>
          <w:rFonts w:ascii="Arial MT" w:hAnsi="Arial MT"/>
          <w:sz w:val="24"/>
        </w:rPr>
        <w:t>department</w:t>
      </w:r>
      <w:r>
        <w:rPr>
          <w:rFonts w:ascii="Arial MT" w:hAnsi="Arial MT"/>
          <w:spacing w:val="35"/>
          <w:sz w:val="24"/>
        </w:rPr>
        <w:t xml:space="preserve"> </w:t>
      </w:r>
      <w:r>
        <w:rPr>
          <w:rFonts w:ascii="Arial MT" w:hAnsi="Arial MT"/>
          <w:sz w:val="24"/>
        </w:rPr>
        <w:t>length</w:t>
      </w:r>
      <w:r>
        <w:rPr>
          <w:rFonts w:ascii="Arial MT" w:hAnsi="Arial MT"/>
          <w:spacing w:val="35"/>
          <w:sz w:val="24"/>
        </w:rPr>
        <w:t xml:space="preserve"> </w:t>
      </w:r>
      <w:r>
        <w:rPr>
          <w:rFonts w:ascii="Arial MT" w:hAnsi="Arial MT"/>
          <w:sz w:val="24"/>
        </w:rPr>
        <w:t>of</w:t>
      </w:r>
      <w:r>
        <w:rPr>
          <w:rFonts w:ascii="Arial MT" w:hAnsi="Arial MT"/>
          <w:spacing w:val="35"/>
          <w:sz w:val="24"/>
        </w:rPr>
        <w:t xml:space="preserve"> </w:t>
      </w:r>
      <w:r>
        <w:rPr>
          <w:rFonts w:ascii="Arial MT" w:hAnsi="Arial MT"/>
          <w:sz w:val="24"/>
        </w:rPr>
        <w:t>stay</w:t>
      </w:r>
      <w:r>
        <w:rPr>
          <w:rFonts w:ascii="Arial MT" w:hAnsi="Arial MT"/>
          <w:spacing w:val="36"/>
          <w:sz w:val="24"/>
        </w:rPr>
        <w:t xml:space="preserve"> </w:t>
      </w:r>
      <w:r>
        <w:rPr>
          <w:rFonts w:ascii="Arial MT" w:hAnsi="Arial MT"/>
          <w:sz w:val="24"/>
        </w:rPr>
        <w:t>(short</w:t>
      </w:r>
      <w:r>
        <w:rPr>
          <w:rFonts w:ascii="Arial MT" w:hAnsi="Arial MT"/>
          <w:spacing w:val="35"/>
          <w:sz w:val="24"/>
        </w:rPr>
        <w:t xml:space="preserve"> </w:t>
      </w:r>
      <w:r>
        <w:rPr>
          <w:rFonts w:ascii="Palatino Linotype" w:hAnsi="Palatino Linotype"/>
          <w:i/>
          <w:sz w:val="24"/>
        </w:rPr>
        <w:t>≤</w:t>
      </w:r>
      <w:r>
        <w:rPr>
          <w:rFonts w:ascii="Arial MT" w:hAnsi="Arial MT"/>
          <w:sz w:val="24"/>
        </w:rPr>
        <w:t>4h,</w:t>
      </w:r>
      <w:r>
        <w:rPr>
          <w:rFonts w:ascii="Arial MT" w:hAnsi="Arial MT"/>
          <w:spacing w:val="54"/>
          <w:sz w:val="24"/>
        </w:rPr>
        <w:t xml:space="preserve"> </w:t>
      </w:r>
      <w:r>
        <w:rPr>
          <w:rFonts w:ascii="Arial MT" w:hAnsi="Arial MT"/>
          <w:sz w:val="24"/>
        </w:rPr>
        <w:t>medium</w:t>
      </w:r>
      <w:r>
        <w:rPr>
          <w:rFonts w:ascii="Arial MT" w:hAnsi="Arial MT"/>
          <w:spacing w:val="35"/>
          <w:sz w:val="24"/>
        </w:rPr>
        <w:t xml:space="preserve"> </w:t>
      </w:r>
      <w:r>
        <w:rPr>
          <w:rFonts w:ascii="Arial MT" w:hAnsi="Arial MT"/>
          <w:sz w:val="24"/>
        </w:rPr>
        <w:t>4-12h,</w:t>
      </w:r>
      <w:r>
        <w:rPr>
          <w:rFonts w:ascii="Arial MT" w:hAnsi="Arial MT"/>
          <w:spacing w:val="54"/>
          <w:sz w:val="24"/>
        </w:rPr>
        <w:t xml:space="preserve"> </w:t>
      </w:r>
      <w:r>
        <w:rPr>
          <w:rFonts w:ascii="Arial MT" w:hAnsi="Arial MT"/>
          <w:sz w:val="24"/>
        </w:rPr>
        <w:t>prolonged</w:t>
      </w:r>
      <w:r>
        <w:rPr>
          <w:rFonts w:ascii="Arial MT" w:hAnsi="Arial MT"/>
          <w:spacing w:val="35"/>
          <w:sz w:val="24"/>
        </w:rPr>
        <w:t xml:space="preserve"> </w:t>
      </w:r>
      <w:r>
        <w:rPr>
          <w:rFonts w:ascii="Verdana" w:hAnsi="Verdana"/>
          <w:i/>
          <w:sz w:val="24"/>
        </w:rPr>
        <w:t>&gt;</w:t>
      </w:r>
      <w:r>
        <w:rPr>
          <w:rFonts w:ascii="Arial MT" w:hAnsi="Arial MT"/>
          <w:sz w:val="24"/>
        </w:rPr>
        <w:t>12h),</w:t>
      </w:r>
      <w:r>
        <w:rPr>
          <w:rFonts w:ascii="Arial MT" w:hAnsi="Arial MT"/>
          <w:spacing w:val="54"/>
          <w:sz w:val="24"/>
        </w:rPr>
        <w:t xml:space="preserve"> </w:t>
      </w:r>
      <w:r>
        <w:rPr>
          <w:rFonts w:ascii="Arial MT" w:hAnsi="Arial MT"/>
          <w:spacing w:val="-5"/>
          <w:sz w:val="24"/>
        </w:rPr>
        <w:t>(2)</w:t>
      </w:r>
    </w:p>
    <w:p w14:paraId="4970A998" w14:textId="77777777" w:rsidR="007C5A61" w:rsidRDefault="00000000">
      <w:pPr>
        <w:pStyle w:val="ListParagraph"/>
        <w:numPr>
          <w:ilvl w:val="0"/>
          <w:numId w:val="6"/>
        </w:numPr>
        <w:tabs>
          <w:tab w:val="left" w:pos="623"/>
        </w:tabs>
        <w:spacing w:line="215" w:lineRule="exact"/>
        <w:ind w:left="623" w:hanging="419"/>
        <w:jc w:val="left"/>
        <w:rPr>
          <w:rFonts w:ascii="Arial MT"/>
          <w:sz w:val="24"/>
        </w:rPr>
      </w:pPr>
      <w:r>
        <w:rPr>
          <w:rFonts w:ascii="Arial MT"/>
          <w:sz w:val="24"/>
        </w:rPr>
        <w:t>hospital</w:t>
      </w:r>
      <w:r>
        <w:rPr>
          <w:rFonts w:ascii="Arial MT"/>
          <w:spacing w:val="36"/>
          <w:sz w:val="24"/>
        </w:rPr>
        <w:t xml:space="preserve"> </w:t>
      </w:r>
      <w:r>
        <w:rPr>
          <w:rFonts w:ascii="Arial MT"/>
          <w:sz w:val="24"/>
        </w:rPr>
        <w:t>admission</w:t>
      </w:r>
      <w:r>
        <w:rPr>
          <w:rFonts w:ascii="Arial MT"/>
          <w:spacing w:val="36"/>
          <w:sz w:val="24"/>
        </w:rPr>
        <w:t xml:space="preserve"> </w:t>
      </w:r>
      <w:r>
        <w:rPr>
          <w:rFonts w:ascii="Arial MT"/>
          <w:sz w:val="24"/>
        </w:rPr>
        <w:t>(binary),</w:t>
      </w:r>
      <w:r>
        <w:rPr>
          <w:rFonts w:ascii="Arial MT"/>
          <w:spacing w:val="58"/>
          <w:sz w:val="24"/>
        </w:rPr>
        <w:t xml:space="preserve"> </w:t>
      </w:r>
      <w:r>
        <w:rPr>
          <w:rFonts w:ascii="Arial MT"/>
          <w:sz w:val="24"/>
        </w:rPr>
        <w:t>and</w:t>
      </w:r>
      <w:r>
        <w:rPr>
          <w:rFonts w:ascii="Arial MT"/>
          <w:spacing w:val="37"/>
          <w:sz w:val="24"/>
        </w:rPr>
        <w:t xml:space="preserve"> </w:t>
      </w:r>
      <w:r>
        <w:rPr>
          <w:rFonts w:ascii="Arial MT"/>
          <w:sz w:val="24"/>
        </w:rPr>
        <w:t>(3)</w:t>
      </w:r>
      <w:r>
        <w:rPr>
          <w:rFonts w:ascii="Arial MT"/>
          <w:spacing w:val="36"/>
          <w:sz w:val="24"/>
        </w:rPr>
        <w:t xml:space="preserve"> </w:t>
      </w:r>
      <w:r>
        <w:rPr>
          <w:rFonts w:ascii="Arial MT"/>
          <w:sz w:val="24"/>
        </w:rPr>
        <w:t>hospital</w:t>
      </w:r>
      <w:r>
        <w:rPr>
          <w:rFonts w:ascii="Arial MT"/>
          <w:spacing w:val="36"/>
          <w:sz w:val="24"/>
        </w:rPr>
        <w:t xml:space="preserve"> </w:t>
      </w:r>
      <w:r>
        <w:rPr>
          <w:rFonts w:ascii="Arial MT"/>
          <w:sz w:val="24"/>
        </w:rPr>
        <w:t>length</w:t>
      </w:r>
      <w:r>
        <w:rPr>
          <w:rFonts w:ascii="Arial MT"/>
          <w:spacing w:val="36"/>
          <w:sz w:val="24"/>
        </w:rPr>
        <w:t xml:space="preserve"> </w:t>
      </w:r>
      <w:r>
        <w:rPr>
          <w:rFonts w:ascii="Arial MT"/>
          <w:sz w:val="24"/>
        </w:rPr>
        <w:t>of</w:t>
      </w:r>
      <w:r>
        <w:rPr>
          <w:rFonts w:ascii="Arial MT"/>
          <w:spacing w:val="36"/>
          <w:sz w:val="24"/>
        </w:rPr>
        <w:t xml:space="preserve"> </w:t>
      </w:r>
      <w:r>
        <w:rPr>
          <w:rFonts w:ascii="Arial MT"/>
          <w:sz w:val="24"/>
        </w:rPr>
        <w:t>stay</w:t>
      </w:r>
      <w:r>
        <w:rPr>
          <w:rFonts w:ascii="Arial MT"/>
          <w:spacing w:val="37"/>
          <w:sz w:val="24"/>
        </w:rPr>
        <w:t xml:space="preserve"> </w:t>
      </w:r>
      <w:r>
        <w:rPr>
          <w:rFonts w:ascii="Arial MT"/>
          <w:sz w:val="24"/>
        </w:rPr>
        <w:t>among</w:t>
      </w:r>
      <w:r>
        <w:rPr>
          <w:rFonts w:ascii="Arial MT"/>
          <w:spacing w:val="36"/>
          <w:sz w:val="24"/>
        </w:rPr>
        <w:t xml:space="preserve"> </w:t>
      </w:r>
      <w:r>
        <w:rPr>
          <w:rFonts w:ascii="Arial MT"/>
          <w:sz w:val="24"/>
        </w:rPr>
        <w:t>admitted</w:t>
      </w:r>
      <w:r>
        <w:rPr>
          <w:rFonts w:ascii="Arial MT"/>
          <w:spacing w:val="36"/>
          <w:sz w:val="24"/>
        </w:rPr>
        <w:t xml:space="preserve"> </w:t>
      </w:r>
      <w:r>
        <w:rPr>
          <w:rFonts w:ascii="Arial MT"/>
          <w:sz w:val="24"/>
        </w:rPr>
        <w:t>patients</w:t>
      </w:r>
      <w:r>
        <w:rPr>
          <w:rFonts w:ascii="Arial MT"/>
          <w:spacing w:val="36"/>
          <w:sz w:val="24"/>
        </w:rPr>
        <w:t xml:space="preserve"> </w:t>
      </w:r>
      <w:r>
        <w:rPr>
          <w:rFonts w:ascii="Arial MT"/>
          <w:spacing w:val="-2"/>
          <w:sz w:val="24"/>
        </w:rPr>
        <w:t>(short</w:t>
      </w:r>
    </w:p>
    <w:p w14:paraId="02270B15" w14:textId="77777777" w:rsidR="007C5A61" w:rsidRDefault="00000000">
      <w:pPr>
        <w:pStyle w:val="ListParagraph"/>
        <w:numPr>
          <w:ilvl w:val="0"/>
          <w:numId w:val="6"/>
        </w:numPr>
        <w:tabs>
          <w:tab w:val="left" w:pos="623"/>
        </w:tabs>
        <w:spacing w:line="263" w:lineRule="exact"/>
        <w:ind w:left="623" w:hanging="419"/>
        <w:jc w:val="left"/>
        <w:rPr>
          <w:rFonts w:ascii="Arial MT" w:hAnsi="Arial MT"/>
          <w:sz w:val="24"/>
        </w:rPr>
      </w:pPr>
      <w:r>
        <w:rPr>
          <w:rFonts w:ascii="Palatino Linotype" w:hAnsi="Palatino Linotype"/>
          <w:i/>
          <w:sz w:val="24"/>
        </w:rPr>
        <w:t>≤</w:t>
      </w:r>
      <w:r>
        <w:rPr>
          <w:rFonts w:ascii="Arial MT" w:hAnsi="Arial MT"/>
          <w:sz w:val="24"/>
        </w:rPr>
        <w:t>3d,</w:t>
      </w:r>
      <w:r>
        <w:rPr>
          <w:rFonts w:ascii="Arial MT" w:hAnsi="Arial MT"/>
          <w:spacing w:val="8"/>
          <w:sz w:val="24"/>
        </w:rPr>
        <w:t xml:space="preserve"> </w:t>
      </w:r>
      <w:r>
        <w:rPr>
          <w:rFonts w:ascii="Arial MT" w:hAnsi="Arial MT"/>
          <w:sz w:val="24"/>
        </w:rPr>
        <w:t>medium</w:t>
      </w:r>
      <w:r>
        <w:rPr>
          <w:rFonts w:ascii="Arial MT" w:hAnsi="Arial MT"/>
          <w:spacing w:val="5"/>
          <w:sz w:val="24"/>
        </w:rPr>
        <w:t xml:space="preserve"> </w:t>
      </w:r>
      <w:r>
        <w:rPr>
          <w:rFonts w:ascii="Arial MT" w:hAnsi="Arial MT"/>
          <w:sz w:val="24"/>
        </w:rPr>
        <w:t>3-7d,</w:t>
      </w:r>
      <w:r>
        <w:rPr>
          <w:rFonts w:ascii="Arial MT" w:hAnsi="Arial MT"/>
          <w:spacing w:val="9"/>
          <w:sz w:val="24"/>
        </w:rPr>
        <w:t xml:space="preserve"> </w:t>
      </w:r>
      <w:r>
        <w:rPr>
          <w:rFonts w:ascii="Arial MT" w:hAnsi="Arial MT"/>
          <w:sz w:val="24"/>
        </w:rPr>
        <w:t>prolonged</w:t>
      </w:r>
      <w:r>
        <w:rPr>
          <w:rFonts w:ascii="Arial MT" w:hAnsi="Arial MT"/>
          <w:spacing w:val="5"/>
          <w:sz w:val="24"/>
        </w:rPr>
        <w:t xml:space="preserve"> </w:t>
      </w:r>
      <w:r>
        <w:rPr>
          <w:rFonts w:ascii="Verdana" w:hAnsi="Verdana"/>
          <w:i/>
          <w:sz w:val="24"/>
        </w:rPr>
        <w:t>&gt;</w:t>
      </w:r>
      <w:r>
        <w:rPr>
          <w:rFonts w:ascii="Arial MT" w:hAnsi="Arial MT"/>
          <w:sz w:val="24"/>
        </w:rPr>
        <w:t>7d).</w:t>
      </w:r>
      <w:r>
        <w:rPr>
          <w:rFonts w:ascii="Arial MT" w:hAnsi="Arial MT"/>
          <w:spacing w:val="9"/>
          <w:sz w:val="24"/>
        </w:rPr>
        <w:t xml:space="preserve"> </w:t>
      </w:r>
      <w:r>
        <w:rPr>
          <w:rFonts w:ascii="Arial MT" w:hAnsi="Arial MT"/>
          <w:sz w:val="24"/>
        </w:rPr>
        <w:t>For</w:t>
      </w:r>
      <w:r>
        <w:rPr>
          <w:rFonts w:ascii="Arial MT" w:hAnsi="Arial MT"/>
          <w:spacing w:val="5"/>
          <w:sz w:val="24"/>
        </w:rPr>
        <w:t xml:space="preserve"> </w:t>
      </w:r>
      <w:r>
        <w:rPr>
          <w:rFonts w:ascii="Arial MT" w:hAnsi="Arial MT"/>
          <w:sz w:val="24"/>
        </w:rPr>
        <w:t>multiclass</w:t>
      </w:r>
      <w:r>
        <w:rPr>
          <w:rFonts w:ascii="Arial MT" w:hAnsi="Arial MT"/>
          <w:spacing w:val="5"/>
          <w:sz w:val="24"/>
        </w:rPr>
        <w:t xml:space="preserve"> </w:t>
      </w:r>
      <w:r>
        <w:rPr>
          <w:rFonts w:ascii="Arial MT" w:hAnsi="Arial MT"/>
          <w:sz w:val="24"/>
        </w:rPr>
        <w:t>prediction</w:t>
      </w:r>
      <w:r>
        <w:rPr>
          <w:rFonts w:ascii="Arial MT" w:hAnsi="Arial MT"/>
          <w:spacing w:val="5"/>
          <w:sz w:val="24"/>
        </w:rPr>
        <w:t xml:space="preserve"> </w:t>
      </w:r>
      <w:r>
        <w:rPr>
          <w:rFonts w:ascii="Arial MT" w:hAnsi="Arial MT"/>
          <w:sz w:val="24"/>
        </w:rPr>
        <w:t>tasks</w:t>
      </w:r>
      <w:r>
        <w:rPr>
          <w:rFonts w:ascii="Arial MT" w:hAnsi="Arial MT"/>
          <w:spacing w:val="5"/>
          <w:sz w:val="24"/>
        </w:rPr>
        <w:t xml:space="preserve"> </w:t>
      </w:r>
      <w:r>
        <w:rPr>
          <w:rFonts w:ascii="Arial MT" w:hAnsi="Arial MT"/>
          <w:sz w:val="24"/>
        </w:rPr>
        <w:t>(ED-LOS</w:t>
      </w:r>
      <w:r>
        <w:rPr>
          <w:rFonts w:ascii="Arial MT" w:hAnsi="Arial MT"/>
          <w:spacing w:val="5"/>
          <w:sz w:val="24"/>
        </w:rPr>
        <w:t xml:space="preserve"> </w:t>
      </w:r>
      <w:r>
        <w:rPr>
          <w:rFonts w:ascii="Arial MT" w:hAnsi="Arial MT"/>
          <w:sz w:val="24"/>
        </w:rPr>
        <w:t>and</w:t>
      </w:r>
      <w:r>
        <w:rPr>
          <w:rFonts w:ascii="Arial MT" w:hAnsi="Arial MT"/>
          <w:spacing w:val="5"/>
          <w:sz w:val="24"/>
        </w:rPr>
        <w:t xml:space="preserve"> </w:t>
      </w:r>
      <w:r>
        <w:rPr>
          <w:rFonts w:ascii="Arial MT" w:hAnsi="Arial MT"/>
          <w:sz w:val="24"/>
        </w:rPr>
        <w:t>Hosp-</w:t>
      </w:r>
      <w:r>
        <w:rPr>
          <w:rFonts w:ascii="Arial MT" w:hAnsi="Arial MT"/>
          <w:spacing w:val="-2"/>
          <w:sz w:val="24"/>
        </w:rPr>
        <w:t>LOS),</w:t>
      </w:r>
    </w:p>
    <w:p w14:paraId="2EE0D675" w14:textId="77777777" w:rsidR="007C5A61" w:rsidRDefault="00000000">
      <w:pPr>
        <w:pStyle w:val="ListParagraph"/>
        <w:numPr>
          <w:ilvl w:val="0"/>
          <w:numId w:val="6"/>
        </w:numPr>
        <w:tabs>
          <w:tab w:val="left" w:pos="623"/>
        </w:tabs>
        <w:spacing w:line="229" w:lineRule="exact"/>
        <w:ind w:left="623" w:hanging="419"/>
        <w:jc w:val="left"/>
        <w:rPr>
          <w:rFonts w:ascii="Arial MT"/>
          <w:sz w:val="24"/>
        </w:rPr>
      </w:pPr>
      <w:r>
        <w:rPr>
          <w:rFonts w:ascii="Arial MT"/>
          <w:sz w:val="24"/>
        </w:rPr>
        <w:t>we</w:t>
      </w:r>
      <w:r>
        <w:rPr>
          <w:rFonts w:ascii="Arial MT"/>
          <w:spacing w:val="13"/>
          <w:sz w:val="24"/>
        </w:rPr>
        <w:t xml:space="preserve"> </w:t>
      </w:r>
      <w:r>
        <w:rPr>
          <w:rFonts w:ascii="Arial MT"/>
          <w:sz w:val="24"/>
        </w:rPr>
        <w:t>prioritized</w:t>
      </w:r>
      <w:r>
        <w:rPr>
          <w:rFonts w:ascii="Arial MT"/>
          <w:spacing w:val="13"/>
          <w:sz w:val="24"/>
        </w:rPr>
        <w:t xml:space="preserve"> </w:t>
      </w:r>
      <w:r>
        <w:rPr>
          <w:rFonts w:ascii="Arial MT"/>
          <w:sz w:val="24"/>
        </w:rPr>
        <w:t>sensitivity</w:t>
      </w:r>
      <w:r>
        <w:rPr>
          <w:rFonts w:ascii="Arial MT"/>
          <w:spacing w:val="13"/>
          <w:sz w:val="24"/>
        </w:rPr>
        <w:t xml:space="preserve"> </w:t>
      </w:r>
      <w:r>
        <w:rPr>
          <w:rFonts w:ascii="Arial MT"/>
          <w:sz w:val="24"/>
        </w:rPr>
        <w:t>for</w:t>
      </w:r>
      <w:r>
        <w:rPr>
          <w:rFonts w:ascii="Arial MT"/>
          <w:spacing w:val="13"/>
          <w:sz w:val="24"/>
        </w:rPr>
        <w:t xml:space="preserve"> </w:t>
      </w:r>
      <w:r>
        <w:rPr>
          <w:rFonts w:ascii="Arial MT"/>
          <w:sz w:val="24"/>
        </w:rPr>
        <w:t>the</w:t>
      </w:r>
      <w:r>
        <w:rPr>
          <w:rFonts w:ascii="Arial MT"/>
          <w:spacing w:val="14"/>
          <w:sz w:val="24"/>
        </w:rPr>
        <w:t xml:space="preserve"> </w:t>
      </w:r>
      <w:r>
        <w:rPr>
          <w:rFonts w:ascii="Arial MT"/>
          <w:sz w:val="24"/>
        </w:rPr>
        <w:t>high-risk</w:t>
      </w:r>
      <w:r>
        <w:rPr>
          <w:rFonts w:ascii="Arial MT"/>
          <w:spacing w:val="13"/>
          <w:sz w:val="24"/>
        </w:rPr>
        <w:t xml:space="preserve"> </w:t>
      </w:r>
      <w:r>
        <w:rPr>
          <w:rFonts w:ascii="Arial MT"/>
          <w:sz w:val="24"/>
        </w:rPr>
        <w:t>class</w:t>
      </w:r>
      <w:r>
        <w:rPr>
          <w:rFonts w:ascii="Arial MT"/>
          <w:spacing w:val="13"/>
          <w:sz w:val="24"/>
        </w:rPr>
        <w:t xml:space="preserve"> </w:t>
      </w:r>
      <w:r>
        <w:rPr>
          <w:rFonts w:ascii="Arial MT"/>
          <w:sz w:val="24"/>
        </w:rPr>
        <w:t>because</w:t>
      </w:r>
      <w:r>
        <w:rPr>
          <w:rFonts w:ascii="Arial MT"/>
          <w:spacing w:val="13"/>
          <w:sz w:val="24"/>
        </w:rPr>
        <w:t xml:space="preserve"> </w:t>
      </w:r>
      <w:r>
        <w:rPr>
          <w:rFonts w:ascii="Arial MT"/>
          <w:sz w:val="24"/>
        </w:rPr>
        <w:t>missing</w:t>
      </w:r>
      <w:r>
        <w:rPr>
          <w:rFonts w:ascii="Arial MT"/>
          <w:spacing w:val="13"/>
          <w:sz w:val="24"/>
        </w:rPr>
        <w:t xml:space="preserve"> </w:t>
      </w:r>
      <w:r>
        <w:rPr>
          <w:rFonts w:ascii="Arial MT"/>
          <w:sz w:val="24"/>
        </w:rPr>
        <w:t>a</w:t>
      </w:r>
      <w:r>
        <w:rPr>
          <w:rFonts w:ascii="Arial MT"/>
          <w:spacing w:val="14"/>
          <w:sz w:val="24"/>
        </w:rPr>
        <w:t xml:space="preserve"> </w:t>
      </w:r>
      <w:r>
        <w:rPr>
          <w:rFonts w:ascii="Arial MT"/>
          <w:sz w:val="24"/>
        </w:rPr>
        <w:t>patient</w:t>
      </w:r>
      <w:r>
        <w:rPr>
          <w:rFonts w:ascii="Arial MT"/>
          <w:spacing w:val="13"/>
          <w:sz w:val="24"/>
        </w:rPr>
        <w:t xml:space="preserve"> </w:t>
      </w:r>
      <w:r>
        <w:rPr>
          <w:rFonts w:ascii="Arial MT"/>
          <w:sz w:val="24"/>
        </w:rPr>
        <w:t>at</w:t>
      </w:r>
      <w:r>
        <w:rPr>
          <w:rFonts w:ascii="Arial MT"/>
          <w:spacing w:val="13"/>
          <w:sz w:val="24"/>
        </w:rPr>
        <w:t xml:space="preserve"> </w:t>
      </w:r>
      <w:r>
        <w:rPr>
          <w:rFonts w:ascii="Arial MT"/>
          <w:sz w:val="24"/>
        </w:rPr>
        <w:t>risk</w:t>
      </w:r>
      <w:r>
        <w:rPr>
          <w:rFonts w:ascii="Arial MT"/>
          <w:spacing w:val="13"/>
          <w:sz w:val="24"/>
        </w:rPr>
        <w:t xml:space="preserve"> </w:t>
      </w:r>
      <w:r>
        <w:rPr>
          <w:rFonts w:ascii="Arial MT"/>
          <w:sz w:val="24"/>
        </w:rPr>
        <w:t>of</w:t>
      </w:r>
      <w:r>
        <w:rPr>
          <w:rFonts w:ascii="Arial MT"/>
          <w:spacing w:val="13"/>
          <w:sz w:val="24"/>
        </w:rPr>
        <w:t xml:space="preserve"> </w:t>
      </w:r>
      <w:r>
        <w:rPr>
          <w:rFonts w:ascii="Arial MT"/>
          <w:spacing w:val="-2"/>
          <w:sz w:val="24"/>
        </w:rPr>
        <w:t>prolonged</w:t>
      </w:r>
    </w:p>
    <w:p w14:paraId="02901855" w14:textId="77777777" w:rsidR="007C5A61" w:rsidRDefault="00000000">
      <w:pPr>
        <w:pStyle w:val="ListParagraph"/>
        <w:numPr>
          <w:ilvl w:val="0"/>
          <w:numId w:val="6"/>
        </w:numPr>
        <w:tabs>
          <w:tab w:val="left" w:pos="623"/>
        </w:tabs>
        <w:spacing w:line="239" w:lineRule="exact"/>
        <w:ind w:left="623" w:hanging="419"/>
        <w:jc w:val="left"/>
        <w:rPr>
          <w:rFonts w:ascii="Arial MT"/>
          <w:sz w:val="24"/>
        </w:rPr>
      </w:pPr>
      <w:r>
        <w:rPr>
          <w:rFonts w:ascii="Arial MT"/>
          <w:sz w:val="24"/>
        </w:rPr>
        <w:t>stay</w:t>
      </w:r>
      <w:r>
        <w:rPr>
          <w:rFonts w:ascii="Arial MT"/>
          <w:spacing w:val="3"/>
          <w:sz w:val="24"/>
        </w:rPr>
        <w:t xml:space="preserve"> </w:t>
      </w:r>
      <w:r>
        <w:rPr>
          <w:rFonts w:ascii="Arial MT"/>
          <w:sz w:val="24"/>
        </w:rPr>
        <w:t>has</w:t>
      </w:r>
      <w:r>
        <w:rPr>
          <w:rFonts w:ascii="Arial MT"/>
          <w:spacing w:val="4"/>
          <w:sz w:val="24"/>
        </w:rPr>
        <w:t xml:space="preserve"> </w:t>
      </w:r>
      <w:r>
        <w:rPr>
          <w:rFonts w:ascii="Arial MT"/>
          <w:sz w:val="24"/>
        </w:rPr>
        <w:t>greater</w:t>
      </w:r>
      <w:r>
        <w:rPr>
          <w:rFonts w:ascii="Arial MT"/>
          <w:spacing w:val="3"/>
          <w:sz w:val="24"/>
        </w:rPr>
        <w:t xml:space="preserve"> </w:t>
      </w:r>
      <w:r>
        <w:rPr>
          <w:rFonts w:ascii="Arial MT"/>
          <w:sz w:val="24"/>
        </w:rPr>
        <w:t>clinical</w:t>
      </w:r>
      <w:r>
        <w:rPr>
          <w:rFonts w:ascii="Arial MT"/>
          <w:spacing w:val="4"/>
          <w:sz w:val="24"/>
        </w:rPr>
        <w:t xml:space="preserve"> </w:t>
      </w:r>
      <w:r>
        <w:rPr>
          <w:rFonts w:ascii="Arial MT"/>
          <w:sz w:val="24"/>
        </w:rPr>
        <w:t>consequences</w:t>
      </w:r>
      <w:r>
        <w:rPr>
          <w:rFonts w:ascii="Arial MT"/>
          <w:spacing w:val="4"/>
          <w:sz w:val="24"/>
        </w:rPr>
        <w:t xml:space="preserve"> </w:t>
      </w:r>
      <w:r>
        <w:rPr>
          <w:rFonts w:ascii="Arial MT"/>
          <w:sz w:val="24"/>
        </w:rPr>
        <w:t>than</w:t>
      </w:r>
      <w:r>
        <w:rPr>
          <w:rFonts w:ascii="Arial MT"/>
          <w:spacing w:val="4"/>
          <w:sz w:val="24"/>
        </w:rPr>
        <w:t xml:space="preserve"> </w:t>
      </w:r>
      <w:r>
        <w:rPr>
          <w:rFonts w:ascii="Arial MT"/>
          <w:sz w:val="24"/>
        </w:rPr>
        <w:t>false</w:t>
      </w:r>
      <w:r>
        <w:rPr>
          <w:rFonts w:ascii="Arial MT"/>
          <w:spacing w:val="3"/>
          <w:sz w:val="24"/>
        </w:rPr>
        <w:t xml:space="preserve"> </w:t>
      </w:r>
      <w:r>
        <w:rPr>
          <w:rFonts w:ascii="Arial MT"/>
          <w:sz w:val="24"/>
        </w:rPr>
        <w:t>alarms.</w:t>
      </w:r>
      <w:r>
        <w:rPr>
          <w:rFonts w:ascii="Arial MT"/>
          <w:spacing w:val="9"/>
          <w:sz w:val="24"/>
        </w:rPr>
        <w:t xml:space="preserve"> </w:t>
      </w:r>
      <w:r>
        <w:rPr>
          <w:rFonts w:ascii="Arial MT"/>
          <w:sz w:val="24"/>
        </w:rPr>
        <w:t>For</w:t>
      </w:r>
      <w:r>
        <w:rPr>
          <w:rFonts w:ascii="Arial MT"/>
          <w:spacing w:val="4"/>
          <w:sz w:val="24"/>
        </w:rPr>
        <w:t xml:space="preserve"> </w:t>
      </w:r>
      <w:r>
        <w:rPr>
          <w:rFonts w:ascii="Arial MT"/>
          <w:sz w:val="24"/>
        </w:rPr>
        <w:t>binary</w:t>
      </w:r>
      <w:r>
        <w:rPr>
          <w:rFonts w:ascii="Arial MT"/>
          <w:spacing w:val="4"/>
          <w:sz w:val="24"/>
        </w:rPr>
        <w:t xml:space="preserve"> </w:t>
      </w:r>
      <w:r>
        <w:rPr>
          <w:rFonts w:ascii="Arial MT"/>
          <w:sz w:val="24"/>
        </w:rPr>
        <w:t>admission</w:t>
      </w:r>
      <w:r>
        <w:rPr>
          <w:rFonts w:ascii="Arial MT"/>
          <w:spacing w:val="4"/>
          <w:sz w:val="24"/>
        </w:rPr>
        <w:t xml:space="preserve"> </w:t>
      </w:r>
      <w:r>
        <w:rPr>
          <w:rFonts w:ascii="Arial MT"/>
          <w:sz w:val="24"/>
        </w:rPr>
        <w:t>prediction,</w:t>
      </w:r>
      <w:r>
        <w:rPr>
          <w:rFonts w:ascii="Arial MT"/>
          <w:spacing w:val="9"/>
          <w:sz w:val="24"/>
        </w:rPr>
        <w:t xml:space="preserve"> </w:t>
      </w:r>
      <w:r>
        <w:rPr>
          <w:rFonts w:ascii="Arial MT"/>
          <w:spacing w:val="-5"/>
          <w:sz w:val="24"/>
        </w:rPr>
        <w:t>we</w:t>
      </w:r>
    </w:p>
    <w:p w14:paraId="6D02267B" w14:textId="233EF3CD" w:rsidR="007C5A61" w:rsidRDefault="00000000">
      <w:pPr>
        <w:pStyle w:val="ListParagraph"/>
        <w:numPr>
          <w:ilvl w:val="0"/>
          <w:numId w:val="6"/>
        </w:numPr>
        <w:tabs>
          <w:tab w:val="left" w:pos="623"/>
        </w:tabs>
        <w:spacing w:line="239" w:lineRule="exact"/>
        <w:ind w:left="623" w:hanging="419"/>
        <w:jc w:val="left"/>
        <w:rPr>
          <w:rFonts w:ascii="Arial MT"/>
          <w:sz w:val="24"/>
        </w:rPr>
      </w:pPr>
      <w:commentRangeStart w:id="2"/>
      <w:commentRangeStart w:id="3"/>
      <w:r>
        <w:rPr>
          <w:rFonts w:ascii="Arial MT"/>
          <w:sz w:val="24"/>
        </w:rPr>
        <w:t>report</w:t>
      </w:r>
      <w:commentRangeEnd w:id="2"/>
      <w:r w:rsidR="0059747C">
        <w:rPr>
          <w:rStyle w:val="CommentReference"/>
          <w:rFonts w:ascii="Arial MT"/>
          <w:spacing w:val="12"/>
          <w:sz w:val="24"/>
          <w:szCs w:val="22"/>
        </w:rPr>
        <w:commentReference w:id="2"/>
      </w:r>
      <w:commentRangeEnd w:id="3"/>
      <w:r w:rsidR="0059747C">
        <w:rPr>
          <w:rStyle w:val="CommentReference"/>
          <w:rFonts w:ascii="Arial MT"/>
          <w:spacing w:val="12"/>
          <w:sz w:val="24"/>
          <w:szCs w:val="22"/>
        </w:rPr>
        <w:commentReference w:id="3"/>
      </w:r>
      <w:r>
        <w:rPr>
          <w:rFonts w:ascii="Arial MT"/>
          <w:spacing w:val="12"/>
          <w:sz w:val="24"/>
        </w:rPr>
        <w:t xml:space="preserve"> </w:t>
      </w:r>
      <w:r>
        <w:rPr>
          <w:rFonts w:ascii="Arial MT"/>
          <w:sz w:val="24"/>
        </w:rPr>
        <w:t>AUROC</w:t>
      </w:r>
      <w:r>
        <w:rPr>
          <w:rFonts w:ascii="Arial MT"/>
          <w:spacing w:val="13"/>
          <w:sz w:val="24"/>
        </w:rPr>
        <w:t xml:space="preserve"> </w:t>
      </w:r>
      <w:r>
        <w:rPr>
          <w:rFonts w:ascii="Arial MT"/>
          <w:sz w:val="24"/>
        </w:rPr>
        <w:t>as</w:t>
      </w:r>
      <w:r>
        <w:rPr>
          <w:rFonts w:ascii="Arial MT"/>
          <w:spacing w:val="13"/>
          <w:sz w:val="24"/>
        </w:rPr>
        <w:t xml:space="preserve"> </w:t>
      </w:r>
      <w:r>
        <w:rPr>
          <w:rFonts w:ascii="Arial MT"/>
          <w:sz w:val="24"/>
        </w:rPr>
        <w:t>the</w:t>
      </w:r>
      <w:r>
        <w:rPr>
          <w:rFonts w:ascii="Arial MT"/>
          <w:spacing w:val="12"/>
          <w:sz w:val="24"/>
        </w:rPr>
        <w:t xml:space="preserve"> </w:t>
      </w:r>
      <w:r>
        <w:rPr>
          <w:rFonts w:ascii="Arial MT"/>
          <w:sz w:val="24"/>
        </w:rPr>
        <w:t>primary</w:t>
      </w:r>
      <w:r>
        <w:rPr>
          <w:rFonts w:ascii="Arial MT"/>
          <w:spacing w:val="13"/>
          <w:sz w:val="24"/>
        </w:rPr>
        <w:t xml:space="preserve"> </w:t>
      </w:r>
      <w:r>
        <w:rPr>
          <w:rFonts w:ascii="Arial MT"/>
          <w:sz w:val="24"/>
        </w:rPr>
        <w:t>metric</w:t>
      </w:r>
      <w:r>
        <w:rPr>
          <w:rFonts w:ascii="Arial MT"/>
          <w:spacing w:val="13"/>
          <w:sz w:val="24"/>
        </w:rPr>
        <w:t xml:space="preserve"> </w:t>
      </w:r>
      <w:del w:id="4" w:author="Sol Richardson" w:date="2026-04-21T00:52:00Z" w16du:dateUtc="2026-04-20T16:52:00Z">
        <w:r w:rsidDel="0059747C">
          <w:rPr>
            <w:rFonts w:ascii="Arial MT"/>
            <w:sz w:val="24"/>
          </w:rPr>
          <w:delText>because</w:delText>
        </w:r>
        <w:r w:rsidDel="0059747C">
          <w:rPr>
            <w:rFonts w:ascii="Arial MT"/>
            <w:spacing w:val="12"/>
            <w:sz w:val="24"/>
          </w:rPr>
          <w:delText xml:space="preserve"> </w:delText>
        </w:r>
        <w:r w:rsidDel="0059747C">
          <w:rPr>
            <w:rFonts w:ascii="Arial MT"/>
            <w:sz w:val="24"/>
          </w:rPr>
          <w:delText>it</w:delText>
        </w:r>
      </w:del>
      <w:ins w:id="5" w:author="Sol Richardson" w:date="2026-04-21T00:52:00Z" w16du:dateUtc="2026-04-20T16:52:00Z">
        <w:r w:rsidR="0059747C">
          <w:rPr>
            <w:rFonts w:ascii="Arial MT"/>
            <w:sz w:val="24"/>
          </w:rPr>
          <w:t>to</w:t>
        </w:r>
      </w:ins>
      <w:r>
        <w:rPr>
          <w:rFonts w:ascii="Arial MT"/>
          <w:spacing w:val="13"/>
          <w:sz w:val="24"/>
        </w:rPr>
        <w:t xml:space="preserve"> </w:t>
      </w:r>
      <w:r>
        <w:rPr>
          <w:rFonts w:ascii="Arial MT"/>
          <w:sz w:val="24"/>
        </w:rPr>
        <w:t>balance</w:t>
      </w:r>
      <w:del w:id="6" w:author="Sol Richardson" w:date="2026-04-21T00:53:00Z" w16du:dateUtc="2026-04-20T16:53:00Z">
        <w:r w:rsidDel="0059747C">
          <w:rPr>
            <w:rFonts w:ascii="Arial MT"/>
            <w:sz w:val="24"/>
          </w:rPr>
          <w:delText>s</w:delText>
        </w:r>
      </w:del>
      <w:r>
        <w:rPr>
          <w:rFonts w:ascii="Arial MT"/>
          <w:spacing w:val="13"/>
          <w:sz w:val="24"/>
        </w:rPr>
        <w:t xml:space="preserve"> </w:t>
      </w:r>
      <w:r>
        <w:rPr>
          <w:rFonts w:ascii="Arial MT"/>
          <w:sz w:val="24"/>
        </w:rPr>
        <w:t>sensitivity</w:t>
      </w:r>
      <w:r>
        <w:rPr>
          <w:rFonts w:ascii="Arial MT"/>
          <w:spacing w:val="12"/>
          <w:sz w:val="24"/>
        </w:rPr>
        <w:t xml:space="preserve"> </w:t>
      </w:r>
      <w:r>
        <w:rPr>
          <w:rFonts w:ascii="Arial MT"/>
          <w:sz w:val="24"/>
        </w:rPr>
        <w:t>and</w:t>
      </w:r>
      <w:r>
        <w:rPr>
          <w:rFonts w:ascii="Arial MT"/>
          <w:spacing w:val="13"/>
          <w:sz w:val="24"/>
        </w:rPr>
        <w:t xml:space="preserve"> </w:t>
      </w:r>
      <w:r>
        <w:rPr>
          <w:rFonts w:ascii="Arial MT"/>
          <w:sz w:val="24"/>
        </w:rPr>
        <w:t>specificity</w:t>
      </w:r>
      <w:r>
        <w:rPr>
          <w:rFonts w:ascii="Arial MT"/>
          <w:spacing w:val="13"/>
          <w:sz w:val="24"/>
        </w:rPr>
        <w:t xml:space="preserve"> </w:t>
      </w:r>
      <w:r>
        <w:rPr>
          <w:rFonts w:ascii="Arial MT"/>
          <w:sz w:val="24"/>
        </w:rPr>
        <w:t>across</w:t>
      </w:r>
      <w:r>
        <w:rPr>
          <w:rFonts w:ascii="Arial MT"/>
          <w:spacing w:val="12"/>
          <w:sz w:val="24"/>
        </w:rPr>
        <w:t xml:space="preserve"> </w:t>
      </w:r>
      <w:r>
        <w:rPr>
          <w:rFonts w:ascii="Arial MT"/>
          <w:spacing w:val="-5"/>
          <w:sz w:val="24"/>
        </w:rPr>
        <w:t>all</w:t>
      </w:r>
    </w:p>
    <w:p w14:paraId="068B1FF8" w14:textId="77777777" w:rsidR="007C5A61" w:rsidRDefault="00000000">
      <w:pPr>
        <w:pStyle w:val="ListParagraph"/>
        <w:numPr>
          <w:ilvl w:val="0"/>
          <w:numId w:val="6"/>
        </w:numPr>
        <w:tabs>
          <w:tab w:val="left" w:pos="623"/>
        </w:tabs>
        <w:spacing w:line="239" w:lineRule="exact"/>
        <w:ind w:left="623" w:hanging="419"/>
        <w:jc w:val="left"/>
        <w:rPr>
          <w:rFonts w:ascii="Arial MT"/>
          <w:sz w:val="24"/>
        </w:rPr>
      </w:pPr>
      <w:r>
        <w:rPr>
          <w:rFonts w:ascii="Arial MT"/>
          <w:sz w:val="24"/>
        </w:rPr>
        <w:t>thresholds,</w:t>
      </w:r>
      <w:r>
        <w:rPr>
          <w:rFonts w:ascii="Arial MT"/>
          <w:spacing w:val="-6"/>
          <w:sz w:val="24"/>
        </w:rPr>
        <w:t xml:space="preserve"> </w:t>
      </w:r>
      <w:r>
        <w:rPr>
          <w:rFonts w:ascii="Arial MT"/>
          <w:sz w:val="24"/>
        </w:rPr>
        <w:t>appropriate</w:t>
      </w:r>
      <w:r>
        <w:rPr>
          <w:rFonts w:ascii="Arial MT"/>
          <w:spacing w:val="-7"/>
          <w:sz w:val="24"/>
        </w:rPr>
        <w:t xml:space="preserve"> </w:t>
      </w:r>
      <w:r>
        <w:rPr>
          <w:rFonts w:ascii="Arial MT"/>
          <w:sz w:val="24"/>
        </w:rPr>
        <w:t>for</w:t>
      </w:r>
      <w:r>
        <w:rPr>
          <w:rFonts w:ascii="Arial MT"/>
          <w:spacing w:val="-8"/>
          <w:sz w:val="24"/>
        </w:rPr>
        <w:t xml:space="preserve"> </w:t>
      </w:r>
      <w:r>
        <w:rPr>
          <w:rFonts w:ascii="Arial MT"/>
          <w:sz w:val="24"/>
        </w:rPr>
        <w:t>resource</w:t>
      </w:r>
      <w:r>
        <w:rPr>
          <w:rFonts w:ascii="Arial MT"/>
          <w:spacing w:val="-7"/>
          <w:sz w:val="24"/>
        </w:rPr>
        <w:t xml:space="preserve"> </w:t>
      </w:r>
      <w:r>
        <w:rPr>
          <w:rFonts w:ascii="Arial MT"/>
          <w:sz w:val="24"/>
        </w:rPr>
        <w:t>allocation</w:t>
      </w:r>
      <w:r>
        <w:rPr>
          <w:rFonts w:ascii="Arial MT"/>
          <w:spacing w:val="-7"/>
          <w:sz w:val="24"/>
        </w:rPr>
        <w:t xml:space="preserve"> </w:t>
      </w:r>
      <w:r>
        <w:rPr>
          <w:rFonts w:ascii="Arial MT"/>
          <w:sz w:val="24"/>
        </w:rPr>
        <w:t>decisions.</w:t>
      </w:r>
      <w:r>
        <w:rPr>
          <w:rFonts w:ascii="Arial MT"/>
          <w:spacing w:val="-6"/>
          <w:sz w:val="24"/>
        </w:rPr>
        <w:t xml:space="preserve"> </w:t>
      </w:r>
      <w:r>
        <w:rPr>
          <w:rFonts w:ascii="Arial MT"/>
          <w:sz w:val="24"/>
        </w:rPr>
        <w:t>Bootstrap</w:t>
      </w:r>
      <w:r>
        <w:rPr>
          <w:rFonts w:ascii="Arial MT"/>
          <w:spacing w:val="-7"/>
          <w:sz w:val="24"/>
        </w:rPr>
        <w:t xml:space="preserve"> </w:t>
      </w:r>
      <w:r>
        <w:rPr>
          <w:rFonts w:ascii="Arial MT"/>
          <w:sz w:val="24"/>
        </w:rPr>
        <w:t>confidence</w:t>
      </w:r>
      <w:r>
        <w:rPr>
          <w:rFonts w:ascii="Arial MT"/>
          <w:spacing w:val="-8"/>
          <w:sz w:val="24"/>
        </w:rPr>
        <w:t xml:space="preserve"> </w:t>
      </w:r>
      <w:r>
        <w:rPr>
          <w:rFonts w:ascii="Arial MT"/>
          <w:sz w:val="24"/>
        </w:rPr>
        <w:t>intervals</w:t>
      </w:r>
      <w:r>
        <w:rPr>
          <w:rFonts w:ascii="Arial MT"/>
          <w:spacing w:val="-7"/>
          <w:sz w:val="24"/>
        </w:rPr>
        <w:t xml:space="preserve"> </w:t>
      </w:r>
      <w:r>
        <w:rPr>
          <w:rFonts w:ascii="Arial MT"/>
          <w:spacing w:val="-2"/>
          <w:sz w:val="24"/>
        </w:rPr>
        <w:t>(1,000</w:t>
      </w:r>
    </w:p>
    <w:p w14:paraId="22562B10" w14:textId="77777777" w:rsidR="007C5A61" w:rsidRDefault="00000000">
      <w:pPr>
        <w:pStyle w:val="ListParagraph"/>
        <w:numPr>
          <w:ilvl w:val="0"/>
          <w:numId w:val="6"/>
        </w:numPr>
        <w:tabs>
          <w:tab w:val="left" w:pos="624"/>
        </w:tabs>
        <w:spacing w:line="258" w:lineRule="exact"/>
        <w:ind w:left="624" w:hanging="420"/>
        <w:jc w:val="left"/>
        <w:rPr>
          <w:rFonts w:ascii="Arial MT"/>
          <w:sz w:val="24"/>
        </w:rPr>
      </w:pPr>
      <w:r>
        <w:rPr>
          <w:rFonts w:ascii="Arial MT"/>
          <w:sz w:val="24"/>
        </w:rPr>
        <w:t>resamples)</w:t>
      </w:r>
      <w:r>
        <w:rPr>
          <w:rFonts w:ascii="Arial MT"/>
          <w:spacing w:val="-12"/>
          <w:sz w:val="24"/>
        </w:rPr>
        <w:t xml:space="preserve"> </w:t>
      </w:r>
      <w:r>
        <w:rPr>
          <w:rFonts w:ascii="Arial MT"/>
          <w:sz w:val="24"/>
        </w:rPr>
        <w:t>were</w:t>
      </w:r>
      <w:r>
        <w:rPr>
          <w:rFonts w:ascii="Arial MT"/>
          <w:spacing w:val="-11"/>
          <w:sz w:val="24"/>
        </w:rPr>
        <w:t xml:space="preserve"> </w:t>
      </w:r>
      <w:r>
        <w:rPr>
          <w:rFonts w:ascii="Arial MT"/>
          <w:sz w:val="24"/>
        </w:rPr>
        <w:t>calculated</w:t>
      </w:r>
      <w:r>
        <w:rPr>
          <w:rFonts w:ascii="Arial MT"/>
          <w:spacing w:val="-11"/>
          <w:sz w:val="24"/>
        </w:rPr>
        <w:t xml:space="preserve"> </w:t>
      </w:r>
      <w:r>
        <w:rPr>
          <w:rFonts w:ascii="Arial MT"/>
          <w:sz w:val="24"/>
        </w:rPr>
        <w:t>for</w:t>
      </w:r>
      <w:r>
        <w:rPr>
          <w:rFonts w:ascii="Arial MT"/>
          <w:spacing w:val="-11"/>
          <w:sz w:val="24"/>
        </w:rPr>
        <w:t xml:space="preserve"> </w:t>
      </w:r>
      <w:r>
        <w:rPr>
          <w:rFonts w:ascii="Arial MT"/>
          <w:sz w:val="24"/>
        </w:rPr>
        <w:t>all</w:t>
      </w:r>
      <w:r>
        <w:rPr>
          <w:rFonts w:ascii="Arial MT"/>
          <w:spacing w:val="-11"/>
          <w:sz w:val="24"/>
        </w:rPr>
        <w:t xml:space="preserve"> </w:t>
      </w:r>
      <w:r>
        <w:rPr>
          <w:rFonts w:ascii="Arial MT"/>
          <w:sz w:val="24"/>
        </w:rPr>
        <w:t>performance</w:t>
      </w:r>
      <w:r>
        <w:rPr>
          <w:rFonts w:ascii="Arial MT"/>
          <w:spacing w:val="-11"/>
          <w:sz w:val="24"/>
        </w:rPr>
        <w:t xml:space="preserve"> </w:t>
      </w:r>
      <w:r>
        <w:rPr>
          <w:rFonts w:ascii="Arial MT"/>
          <w:spacing w:val="-2"/>
          <w:sz w:val="24"/>
        </w:rPr>
        <w:t>metrics.</w:t>
      </w:r>
    </w:p>
    <w:p w14:paraId="5EBEC09B" w14:textId="77777777" w:rsidR="007C5A61" w:rsidRDefault="00000000">
      <w:pPr>
        <w:pStyle w:val="ListParagraph"/>
        <w:numPr>
          <w:ilvl w:val="0"/>
          <w:numId w:val="6"/>
        </w:numPr>
        <w:tabs>
          <w:tab w:val="left" w:pos="795"/>
        </w:tabs>
        <w:spacing w:before="83" w:line="258" w:lineRule="exact"/>
        <w:ind w:hanging="591"/>
        <w:jc w:val="left"/>
        <w:rPr>
          <w:rFonts w:ascii="Arial MT"/>
          <w:sz w:val="24"/>
        </w:rPr>
      </w:pPr>
      <w:r>
        <w:rPr>
          <w:rFonts w:ascii="Arial"/>
          <w:b/>
          <w:sz w:val="24"/>
        </w:rPr>
        <w:t>Results:</w:t>
      </w:r>
      <w:r>
        <w:rPr>
          <w:rFonts w:ascii="Arial"/>
          <w:b/>
          <w:spacing w:val="-15"/>
          <w:sz w:val="24"/>
        </w:rPr>
        <w:t xml:space="preserve"> </w:t>
      </w:r>
      <w:r>
        <w:rPr>
          <w:rFonts w:ascii="Arial MT"/>
          <w:sz w:val="24"/>
        </w:rPr>
        <w:t>LightGBM</w:t>
      </w:r>
      <w:r>
        <w:rPr>
          <w:rFonts w:ascii="Arial MT"/>
          <w:spacing w:val="-16"/>
          <w:sz w:val="24"/>
        </w:rPr>
        <w:t xml:space="preserve"> </w:t>
      </w:r>
      <w:r>
        <w:rPr>
          <w:rFonts w:ascii="Arial MT"/>
          <w:sz w:val="24"/>
        </w:rPr>
        <w:t>achieved</w:t>
      </w:r>
      <w:r>
        <w:rPr>
          <w:rFonts w:ascii="Arial MT"/>
          <w:spacing w:val="-17"/>
          <w:sz w:val="24"/>
        </w:rPr>
        <w:t xml:space="preserve"> </w:t>
      </w:r>
      <w:r>
        <w:rPr>
          <w:rFonts w:ascii="Arial MT"/>
          <w:sz w:val="24"/>
        </w:rPr>
        <w:t>the</w:t>
      </w:r>
      <w:r>
        <w:rPr>
          <w:rFonts w:ascii="Arial MT"/>
          <w:spacing w:val="-16"/>
          <w:sz w:val="24"/>
        </w:rPr>
        <w:t xml:space="preserve"> </w:t>
      </w:r>
      <w:r>
        <w:rPr>
          <w:rFonts w:ascii="Arial MT"/>
          <w:sz w:val="24"/>
        </w:rPr>
        <w:t>highest</w:t>
      </w:r>
      <w:r>
        <w:rPr>
          <w:rFonts w:ascii="Arial MT"/>
          <w:spacing w:val="-16"/>
          <w:sz w:val="24"/>
        </w:rPr>
        <w:t xml:space="preserve"> </w:t>
      </w:r>
      <w:r>
        <w:rPr>
          <w:rFonts w:ascii="Arial MT"/>
          <w:sz w:val="24"/>
        </w:rPr>
        <w:t>sensitivity</w:t>
      </w:r>
      <w:r>
        <w:rPr>
          <w:rFonts w:ascii="Arial MT"/>
          <w:spacing w:val="-16"/>
          <w:sz w:val="24"/>
        </w:rPr>
        <w:t xml:space="preserve"> </w:t>
      </w:r>
      <w:r>
        <w:rPr>
          <w:rFonts w:ascii="Arial MT"/>
          <w:sz w:val="24"/>
        </w:rPr>
        <w:t>for</w:t>
      </w:r>
      <w:r>
        <w:rPr>
          <w:rFonts w:ascii="Arial MT"/>
          <w:spacing w:val="-16"/>
          <w:sz w:val="24"/>
        </w:rPr>
        <w:t xml:space="preserve"> </w:t>
      </w:r>
      <w:r>
        <w:rPr>
          <w:rFonts w:ascii="Arial MT"/>
          <w:sz w:val="24"/>
        </w:rPr>
        <w:t>prolonged</w:t>
      </w:r>
      <w:r>
        <w:rPr>
          <w:rFonts w:ascii="Arial MT"/>
          <w:spacing w:val="-17"/>
          <w:sz w:val="24"/>
        </w:rPr>
        <w:t xml:space="preserve"> </w:t>
      </w:r>
      <w:r>
        <w:rPr>
          <w:rFonts w:ascii="Arial MT"/>
          <w:sz w:val="24"/>
        </w:rPr>
        <w:t>emergency</w:t>
      </w:r>
      <w:r>
        <w:rPr>
          <w:rFonts w:ascii="Arial MT"/>
          <w:spacing w:val="-16"/>
          <w:sz w:val="24"/>
        </w:rPr>
        <w:t xml:space="preserve"> </w:t>
      </w:r>
      <w:r>
        <w:rPr>
          <w:rFonts w:ascii="Arial MT"/>
          <w:sz w:val="24"/>
        </w:rPr>
        <w:t>department</w:t>
      </w:r>
      <w:r>
        <w:rPr>
          <w:rFonts w:ascii="Arial MT"/>
          <w:spacing w:val="-16"/>
          <w:sz w:val="24"/>
        </w:rPr>
        <w:t xml:space="preserve"> </w:t>
      </w:r>
      <w:r>
        <w:rPr>
          <w:rFonts w:ascii="Arial MT"/>
          <w:spacing w:val="-4"/>
          <w:sz w:val="24"/>
        </w:rPr>
        <w:t>stay</w:t>
      </w:r>
    </w:p>
    <w:p w14:paraId="56EFD233" w14:textId="77777777" w:rsidR="007C5A61" w:rsidRDefault="00000000">
      <w:pPr>
        <w:pStyle w:val="ListParagraph"/>
        <w:numPr>
          <w:ilvl w:val="0"/>
          <w:numId w:val="6"/>
        </w:numPr>
        <w:tabs>
          <w:tab w:val="left" w:pos="623"/>
        </w:tabs>
        <w:spacing w:line="239" w:lineRule="exact"/>
        <w:ind w:left="623" w:hanging="419"/>
        <w:jc w:val="left"/>
        <w:rPr>
          <w:rFonts w:ascii="Arial MT"/>
          <w:sz w:val="24"/>
        </w:rPr>
      </w:pPr>
      <w:r>
        <w:rPr>
          <w:rFonts w:ascii="Arial MT"/>
          <w:sz w:val="24"/>
        </w:rPr>
        <w:t>(82.0%,</w:t>
      </w:r>
      <w:r>
        <w:rPr>
          <w:rFonts w:ascii="Arial MT"/>
          <w:spacing w:val="40"/>
          <w:sz w:val="24"/>
        </w:rPr>
        <w:t xml:space="preserve"> </w:t>
      </w:r>
      <w:r>
        <w:rPr>
          <w:rFonts w:ascii="Arial MT"/>
          <w:sz w:val="24"/>
        </w:rPr>
        <w:t>95%</w:t>
      </w:r>
      <w:r>
        <w:rPr>
          <w:rFonts w:ascii="Arial MT"/>
          <w:spacing w:val="24"/>
          <w:sz w:val="24"/>
        </w:rPr>
        <w:t xml:space="preserve"> </w:t>
      </w:r>
      <w:r>
        <w:rPr>
          <w:rFonts w:ascii="Arial MT"/>
          <w:sz w:val="24"/>
        </w:rPr>
        <w:t>confidence</w:t>
      </w:r>
      <w:r>
        <w:rPr>
          <w:rFonts w:ascii="Arial MT"/>
          <w:spacing w:val="25"/>
          <w:sz w:val="24"/>
        </w:rPr>
        <w:t xml:space="preserve"> </w:t>
      </w:r>
      <w:r>
        <w:rPr>
          <w:rFonts w:ascii="Arial MT"/>
          <w:sz w:val="24"/>
        </w:rPr>
        <w:t>interval:</w:t>
      </w:r>
      <w:r>
        <w:rPr>
          <w:rFonts w:ascii="Arial MT"/>
          <w:spacing w:val="40"/>
          <w:sz w:val="24"/>
        </w:rPr>
        <w:t xml:space="preserve"> </w:t>
      </w:r>
      <w:r>
        <w:rPr>
          <w:rFonts w:ascii="Arial MT"/>
          <w:sz w:val="24"/>
        </w:rPr>
        <w:t>80.7%-85.7%).</w:t>
      </w:r>
      <w:r>
        <w:rPr>
          <w:rFonts w:ascii="Arial MT"/>
          <w:spacing w:val="41"/>
          <w:sz w:val="24"/>
        </w:rPr>
        <w:t xml:space="preserve"> </w:t>
      </w:r>
      <w:r>
        <w:rPr>
          <w:rFonts w:ascii="Arial MT"/>
          <w:sz w:val="24"/>
        </w:rPr>
        <w:t>XGBoost</w:t>
      </w:r>
      <w:r>
        <w:rPr>
          <w:rFonts w:ascii="Arial MT"/>
          <w:spacing w:val="25"/>
          <w:sz w:val="24"/>
        </w:rPr>
        <w:t xml:space="preserve"> </w:t>
      </w:r>
      <w:r>
        <w:rPr>
          <w:rFonts w:ascii="Arial MT"/>
          <w:sz w:val="24"/>
        </w:rPr>
        <w:t>achieved</w:t>
      </w:r>
      <w:r>
        <w:rPr>
          <w:rFonts w:ascii="Arial MT"/>
          <w:spacing w:val="24"/>
          <w:sz w:val="24"/>
        </w:rPr>
        <w:t xml:space="preserve"> </w:t>
      </w:r>
      <w:r>
        <w:rPr>
          <w:rFonts w:ascii="Arial MT"/>
          <w:sz w:val="24"/>
        </w:rPr>
        <w:t>the</w:t>
      </w:r>
      <w:r>
        <w:rPr>
          <w:rFonts w:ascii="Arial MT"/>
          <w:spacing w:val="25"/>
          <w:sz w:val="24"/>
        </w:rPr>
        <w:t xml:space="preserve"> </w:t>
      </w:r>
      <w:r>
        <w:rPr>
          <w:rFonts w:ascii="Arial MT"/>
          <w:sz w:val="24"/>
        </w:rPr>
        <w:t>highest</w:t>
      </w:r>
      <w:r>
        <w:rPr>
          <w:rFonts w:ascii="Arial MT"/>
          <w:spacing w:val="25"/>
          <w:sz w:val="24"/>
        </w:rPr>
        <w:t xml:space="preserve"> </w:t>
      </w:r>
      <w:r>
        <w:rPr>
          <w:rFonts w:ascii="Arial MT"/>
          <w:sz w:val="24"/>
        </w:rPr>
        <w:t>area</w:t>
      </w:r>
      <w:r>
        <w:rPr>
          <w:rFonts w:ascii="Arial MT"/>
          <w:spacing w:val="24"/>
          <w:sz w:val="24"/>
        </w:rPr>
        <w:t xml:space="preserve"> </w:t>
      </w:r>
      <w:r>
        <w:rPr>
          <w:rFonts w:ascii="Arial MT"/>
          <w:spacing w:val="-2"/>
          <w:sz w:val="24"/>
        </w:rPr>
        <w:t>under</w:t>
      </w:r>
    </w:p>
    <w:p w14:paraId="495FCAD7" w14:textId="77777777" w:rsidR="007C5A61" w:rsidRDefault="00000000">
      <w:pPr>
        <w:pStyle w:val="ListParagraph"/>
        <w:numPr>
          <w:ilvl w:val="0"/>
          <w:numId w:val="6"/>
        </w:numPr>
        <w:tabs>
          <w:tab w:val="left" w:pos="623"/>
        </w:tabs>
        <w:spacing w:line="239" w:lineRule="exact"/>
        <w:ind w:left="623" w:hanging="419"/>
        <w:jc w:val="left"/>
        <w:rPr>
          <w:rFonts w:ascii="Arial MT"/>
          <w:sz w:val="24"/>
        </w:rPr>
      </w:pPr>
      <w:r>
        <w:rPr>
          <w:rFonts w:ascii="Arial MT"/>
          <w:sz w:val="24"/>
        </w:rPr>
        <w:t>the</w:t>
      </w:r>
      <w:r>
        <w:rPr>
          <w:rFonts w:ascii="Arial MT"/>
          <w:spacing w:val="31"/>
          <w:sz w:val="24"/>
        </w:rPr>
        <w:t xml:space="preserve"> </w:t>
      </w:r>
      <w:r>
        <w:rPr>
          <w:rFonts w:ascii="Arial MT"/>
          <w:sz w:val="24"/>
        </w:rPr>
        <w:t>receiver</w:t>
      </w:r>
      <w:r>
        <w:rPr>
          <w:rFonts w:ascii="Arial MT"/>
          <w:spacing w:val="32"/>
          <w:sz w:val="24"/>
        </w:rPr>
        <w:t xml:space="preserve"> </w:t>
      </w:r>
      <w:r>
        <w:rPr>
          <w:rFonts w:ascii="Arial MT"/>
          <w:sz w:val="24"/>
        </w:rPr>
        <w:t>operating</w:t>
      </w:r>
      <w:r>
        <w:rPr>
          <w:rFonts w:ascii="Arial MT"/>
          <w:spacing w:val="32"/>
          <w:sz w:val="24"/>
        </w:rPr>
        <w:t xml:space="preserve"> </w:t>
      </w:r>
      <w:r>
        <w:rPr>
          <w:rFonts w:ascii="Arial MT"/>
          <w:sz w:val="24"/>
        </w:rPr>
        <w:t>characteristic</w:t>
      </w:r>
      <w:r>
        <w:rPr>
          <w:rFonts w:ascii="Arial MT"/>
          <w:spacing w:val="32"/>
          <w:sz w:val="24"/>
        </w:rPr>
        <w:t xml:space="preserve"> </w:t>
      </w:r>
      <w:r>
        <w:rPr>
          <w:rFonts w:ascii="Arial MT"/>
          <w:sz w:val="24"/>
        </w:rPr>
        <w:t>curve</w:t>
      </w:r>
      <w:r>
        <w:rPr>
          <w:rFonts w:ascii="Arial MT"/>
          <w:spacing w:val="31"/>
          <w:sz w:val="24"/>
        </w:rPr>
        <w:t xml:space="preserve"> </w:t>
      </w:r>
      <w:r>
        <w:rPr>
          <w:rFonts w:ascii="Arial MT"/>
          <w:sz w:val="24"/>
        </w:rPr>
        <w:t>for</w:t>
      </w:r>
      <w:r>
        <w:rPr>
          <w:rFonts w:ascii="Arial MT"/>
          <w:spacing w:val="32"/>
          <w:sz w:val="24"/>
        </w:rPr>
        <w:t xml:space="preserve"> </w:t>
      </w:r>
      <w:r>
        <w:rPr>
          <w:rFonts w:ascii="Arial MT"/>
          <w:sz w:val="24"/>
        </w:rPr>
        <w:t>admission</w:t>
      </w:r>
      <w:r>
        <w:rPr>
          <w:rFonts w:ascii="Arial MT"/>
          <w:spacing w:val="32"/>
          <w:sz w:val="24"/>
        </w:rPr>
        <w:t xml:space="preserve"> </w:t>
      </w:r>
      <w:r>
        <w:rPr>
          <w:rFonts w:ascii="Arial MT"/>
          <w:sz w:val="24"/>
        </w:rPr>
        <w:t>prediction</w:t>
      </w:r>
      <w:r>
        <w:rPr>
          <w:rFonts w:ascii="Arial MT"/>
          <w:spacing w:val="32"/>
          <w:sz w:val="24"/>
        </w:rPr>
        <w:t xml:space="preserve"> </w:t>
      </w:r>
      <w:r>
        <w:rPr>
          <w:rFonts w:ascii="Arial MT"/>
          <w:sz w:val="24"/>
        </w:rPr>
        <w:t>(0.809,</w:t>
      </w:r>
      <w:r>
        <w:rPr>
          <w:rFonts w:ascii="Arial MT"/>
          <w:spacing w:val="52"/>
          <w:sz w:val="24"/>
        </w:rPr>
        <w:t xml:space="preserve"> </w:t>
      </w:r>
      <w:r>
        <w:rPr>
          <w:rFonts w:ascii="Arial MT"/>
          <w:sz w:val="24"/>
        </w:rPr>
        <w:t>95%</w:t>
      </w:r>
      <w:r>
        <w:rPr>
          <w:rFonts w:ascii="Arial MT"/>
          <w:spacing w:val="31"/>
          <w:sz w:val="24"/>
        </w:rPr>
        <w:t xml:space="preserve"> </w:t>
      </w:r>
      <w:r>
        <w:rPr>
          <w:rFonts w:ascii="Arial MT"/>
          <w:spacing w:val="-2"/>
          <w:sz w:val="24"/>
        </w:rPr>
        <w:t>confidence</w:t>
      </w:r>
    </w:p>
    <w:p w14:paraId="7AF56B8D" w14:textId="77777777" w:rsidR="007C5A61" w:rsidRDefault="00000000">
      <w:pPr>
        <w:pStyle w:val="ListParagraph"/>
        <w:numPr>
          <w:ilvl w:val="0"/>
          <w:numId w:val="6"/>
        </w:numPr>
        <w:tabs>
          <w:tab w:val="left" w:pos="623"/>
        </w:tabs>
        <w:spacing w:line="239" w:lineRule="exact"/>
        <w:ind w:left="623" w:hanging="419"/>
        <w:jc w:val="left"/>
        <w:rPr>
          <w:rFonts w:ascii="Arial MT"/>
          <w:sz w:val="24"/>
        </w:rPr>
      </w:pPr>
      <w:r>
        <w:rPr>
          <w:rFonts w:ascii="Arial MT"/>
          <w:sz w:val="24"/>
        </w:rPr>
        <w:t>interval:</w:t>
      </w:r>
      <w:r>
        <w:rPr>
          <w:rFonts w:ascii="Arial MT"/>
          <w:spacing w:val="27"/>
          <w:sz w:val="24"/>
        </w:rPr>
        <w:t xml:space="preserve"> </w:t>
      </w:r>
      <w:r>
        <w:rPr>
          <w:rFonts w:ascii="Arial MT"/>
          <w:sz w:val="24"/>
        </w:rPr>
        <w:t>0.802-0.817).</w:t>
      </w:r>
      <w:r>
        <w:rPr>
          <w:rFonts w:ascii="Arial MT"/>
          <w:spacing w:val="27"/>
          <w:sz w:val="24"/>
        </w:rPr>
        <w:t xml:space="preserve"> </w:t>
      </w:r>
      <w:r>
        <w:rPr>
          <w:rFonts w:ascii="Arial MT"/>
          <w:sz w:val="24"/>
        </w:rPr>
        <w:t>Random</w:t>
      </w:r>
      <w:r>
        <w:rPr>
          <w:rFonts w:ascii="Arial MT"/>
          <w:spacing w:val="16"/>
          <w:sz w:val="24"/>
        </w:rPr>
        <w:t xml:space="preserve"> </w:t>
      </w:r>
      <w:r>
        <w:rPr>
          <w:rFonts w:ascii="Arial MT"/>
          <w:sz w:val="24"/>
        </w:rPr>
        <w:t>Forest</w:t>
      </w:r>
      <w:r>
        <w:rPr>
          <w:rFonts w:ascii="Arial MT"/>
          <w:spacing w:val="16"/>
          <w:sz w:val="24"/>
        </w:rPr>
        <w:t xml:space="preserve"> </w:t>
      </w:r>
      <w:r>
        <w:rPr>
          <w:rFonts w:ascii="Arial MT"/>
          <w:sz w:val="24"/>
        </w:rPr>
        <w:t>achieved</w:t>
      </w:r>
      <w:r>
        <w:rPr>
          <w:rFonts w:ascii="Arial MT"/>
          <w:spacing w:val="16"/>
          <w:sz w:val="24"/>
        </w:rPr>
        <w:t xml:space="preserve"> </w:t>
      </w:r>
      <w:r>
        <w:rPr>
          <w:rFonts w:ascii="Arial MT"/>
          <w:sz w:val="24"/>
        </w:rPr>
        <w:t>the</w:t>
      </w:r>
      <w:r>
        <w:rPr>
          <w:rFonts w:ascii="Arial MT"/>
          <w:spacing w:val="16"/>
          <w:sz w:val="24"/>
        </w:rPr>
        <w:t xml:space="preserve"> </w:t>
      </w:r>
      <w:r>
        <w:rPr>
          <w:rFonts w:ascii="Arial MT"/>
          <w:sz w:val="24"/>
        </w:rPr>
        <w:t>highest</w:t>
      </w:r>
      <w:r>
        <w:rPr>
          <w:rFonts w:ascii="Arial MT"/>
          <w:spacing w:val="16"/>
          <w:sz w:val="24"/>
        </w:rPr>
        <w:t xml:space="preserve"> </w:t>
      </w:r>
      <w:r>
        <w:rPr>
          <w:rFonts w:ascii="Arial MT"/>
          <w:sz w:val="24"/>
        </w:rPr>
        <w:t>sensitivity</w:t>
      </w:r>
      <w:r>
        <w:rPr>
          <w:rFonts w:ascii="Arial MT"/>
          <w:spacing w:val="16"/>
          <w:sz w:val="24"/>
        </w:rPr>
        <w:t xml:space="preserve"> </w:t>
      </w:r>
      <w:r>
        <w:rPr>
          <w:rFonts w:ascii="Arial MT"/>
          <w:sz w:val="24"/>
        </w:rPr>
        <w:t>for</w:t>
      </w:r>
      <w:r>
        <w:rPr>
          <w:rFonts w:ascii="Arial MT"/>
          <w:spacing w:val="16"/>
          <w:sz w:val="24"/>
        </w:rPr>
        <w:t xml:space="preserve"> </w:t>
      </w:r>
      <w:r>
        <w:rPr>
          <w:rFonts w:ascii="Arial MT"/>
          <w:sz w:val="24"/>
        </w:rPr>
        <w:t>prolonged</w:t>
      </w:r>
      <w:r>
        <w:rPr>
          <w:rFonts w:ascii="Arial MT"/>
          <w:spacing w:val="16"/>
          <w:sz w:val="24"/>
        </w:rPr>
        <w:t xml:space="preserve"> </w:t>
      </w:r>
      <w:r>
        <w:rPr>
          <w:rFonts w:ascii="Arial MT"/>
          <w:spacing w:val="-2"/>
          <w:sz w:val="24"/>
        </w:rPr>
        <w:t>hospital</w:t>
      </w:r>
    </w:p>
    <w:p w14:paraId="342BEB12" w14:textId="77777777" w:rsidR="007C5A61" w:rsidRDefault="00000000">
      <w:pPr>
        <w:pStyle w:val="ListParagraph"/>
        <w:numPr>
          <w:ilvl w:val="0"/>
          <w:numId w:val="6"/>
        </w:numPr>
        <w:tabs>
          <w:tab w:val="left" w:pos="623"/>
        </w:tabs>
        <w:spacing w:line="239" w:lineRule="exact"/>
        <w:ind w:left="623" w:hanging="419"/>
        <w:jc w:val="left"/>
        <w:rPr>
          <w:rFonts w:ascii="Arial MT"/>
          <w:sz w:val="24"/>
        </w:rPr>
      </w:pPr>
      <w:r>
        <w:rPr>
          <w:rFonts w:ascii="Arial MT"/>
          <w:sz w:val="24"/>
        </w:rPr>
        <w:t>stay</w:t>
      </w:r>
      <w:r>
        <w:rPr>
          <w:rFonts w:ascii="Arial MT"/>
          <w:spacing w:val="-12"/>
          <w:sz w:val="24"/>
        </w:rPr>
        <w:t xml:space="preserve"> </w:t>
      </w:r>
      <w:r>
        <w:rPr>
          <w:rFonts w:ascii="Arial MT"/>
          <w:sz w:val="24"/>
        </w:rPr>
        <w:t>(73.5%,</w:t>
      </w:r>
      <w:r>
        <w:rPr>
          <w:rFonts w:ascii="Arial MT"/>
          <w:spacing w:val="-11"/>
          <w:sz w:val="24"/>
        </w:rPr>
        <w:t xml:space="preserve"> </w:t>
      </w:r>
      <w:r>
        <w:rPr>
          <w:rFonts w:ascii="Arial MT"/>
          <w:sz w:val="24"/>
        </w:rPr>
        <w:t>95%</w:t>
      </w:r>
      <w:r>
        <w:rPr>
          <w:rFonts w:ascii="Arial MT"/>
          <w:spacing w:val="-12"/>
          <w:sz w:val="24"/>
        </w:rPr>
        <w:t xml:space="preserve"> </w:t>
      </w:r>
      <w:r>
        <w:rPr>
          <w:rFonts w:ascii="Arial MT"/>
          <w:sz w:val="24"/>
        </w:rPr>
        <w:t>confidence</w:t>
      </w:r>
      <w:r>
        <w:rPr>
          <w:rFonts w:ascii="Arial MT"/>
          <w:spacing w:val="-11"/>
          <w:sz w:val="24"/>
        </w:rPr>
        <w:t xml:space="preserve"> </w:t>
      </w:r>
      <w:r>
        <w:rPr>
          <w:rFonts w:ascii="Arial MT"/>
          <w:sz w:val="24"/>
        </w:rPr>
        <w:t>interval:</w:t>
      </w:r>
      <w:r>
        <w:rPr>
          <w:rFonts w:ascii="Arial MT"/>
          <w:spacing w:val="-11"/>
          <w:sz w:val="24"/>
        </w:rPr>
        <w:t xml:space="preserve"> </w:t>
      </w:r>
      <w:r>
        <w:rPr>
          <w:rFonts w:ascii="Arial MT"/>
          <w:sz w:val="24"/>
        </w:rPr>
        <w:t>70.9%-76.1%).</w:t>
      </w:r>
      <w:r>
        <w:rPr>
          <w:rFonts w:ascii="Arial MT"/>
          <w:spacing w:val="-11"/>
          <w:sz w:val="24"/>
        </w:rPr>
        <w:t xml:space="preserve"> </w:t>
      </w:r>
      <w:r>
        <w:rPr>
          <w:rFonts w:ascii="Arial MT"/>
          <w:sz w:val="24"/>
        </w:rPr>
        <w:t>Narrow</w:t>
      </w:r>
      <w:r>
        <w:rPr>
          <w:rFonts w:ascii="Arial MT"/>
          <w:spacing w:val="-12"/>
          <w:sz w:val="24"/>
        </w:rPr>
        <w:t xml:space="preserve"> </w:t>
      </w:r>
      <w:r>
        <w:rPr>
          <w:rFonts w:ascii="Arial MT"/>
          <w:sz w:val="24"/>
        </w:rPr>
        <w:t>confidence</w:t>
      </w:r>
      <w:r>
        <w:rPr>
          <w:rFonts w:ascii="Arial MT"/>
          <w:spacing w:val="-11"/>
          <w:sz w:val="24"/>
        </w:rPr>
        <w:t xml:space="preserve"> </w:t>
      </w:r>
      <w:r>
        <w:rPr>
          <w:rFonts w:ascii="Arial MT"/>
          <w:sz w:val="24"/>
        </w:rPr>
        <w:t>interval</w:t>
      </w:r>
      <w:r>
        <w:rPr>
          <w:rFonts w:ascii="Arial MT"/>
          <w:spacing w:val="-12"/>
          <w:sz w:val="24"/>
        </w:rPr>
        <w:t xml:space="preserve"> </w:t>
      </w:r>
      <w:r>
        <w:rPr>
          <w:rFonts w:ascii="Arial MT"/>
          <w:sz w:val="24"/>
        </w:rPr>
        <w:t>widths</w:t>
      </w:r>
      <w:r>
        <w:rPr>
          <w:rFonts w:ascii="Arial MT"/>
          <w:spacing w:val="-12"/>
          <w:sz w:val="24"/>
        </w:rPr>
        <w:t xml:space="preserve"> </w:t>
      </w:r>
      <w:r>
        <w:rPr>
          <w:rFonts w:ascii="Arial MT"/>
          <w:spacing w:val="-2"/>
          <w:sz w:val="24"/>
        </w:rPr>
        <w:t>(2.8%-</w:t>
      </w:r>
    </w:p>
    <w:p w14:paraId="13E5EC48" w14:textId="77777777" w:rsidR="007C5A61" w:rsidRDefault="00000000">
      <w:pPr>
        <w:pStyle w:val="ListParagraph"/>
        <w:numPr>
          <w:ilvl w:val="0"/>
          <w:numId w:val="6"/>
        </w:numPr>
        <w:tabs>
          <w:tab w:val="left" w:pos="623"/>
        </w:tabs>
        <w:spacing w:line="239" w:lineRule="exact"/>
        <w:ind w:left="623" w:hanging="419"/>
        <w:jc w:val="left"/>
        <w:rPr>
          <w:rFonts w:ascii="Arial MT"/>
          <w:sz w:val="24"/>
        </w:rPr>
      </w:pPr>
      <w:r>
        <w:rPr>
          <w:rFonts w:ascii="Arial MT"/>
          <w:sz w:val="24"/>
        </w:rPr>
        <w:t>5.2%)</w:t>
      </w:r>
      <w:r>
        <w:rPr>
          <w:rFonts w:ascii="Arial MT"/>
          <w:spacing w:val="48"/>
          <w:sz w:val="24"/>
        </w:rPr>
        <w:t xml:space="preserve"> </w:t>
      </w:r>
      <w:r>
        <w:rPr>
          <w:rFonts w:ascii="Arial MT"/>
          <w:sz w:val="24"/>
        </w:rPr>
        <w:t>confirmed</w:t>
      </w:r>
      <w:r>
        <w:rPr>
          <w:rFonts w:ascii="Arial MT"/>
          <w:spacing w:val="48"/>
          <w:sz w:val="24"/>
        </w:rPr>
        <w:t xml:space="preserve"> </w:t>
      </w:r>
      <w:r>
        <w:rPr>
          <w:rFonts w:ascii="Arial MT"/>
          <w:sz w:val="24"/>
        </w:rPr>
        <w:t>stable</w:t>
      </w:r>
      <w:r>
        <w:rPr>
          <w:rFonts w:ascii="Arial MT"/>
          <w:spacing w:val="48"/>
          <w:sz w:val="24"/>
        </w:rPr>
        <w:t xml:space="preserve"> </w:t>
      </w:r>
      <w:r>
        <w:rPr>
          <w:rFonts w:ascii="Arial MT"/>
          <w:sz w:val="24"/>
        </w:rPr>
        <w:t>performance</w:t>
      </w:r>
      <w:r>
        <w:rPr>
          <w:rFonts w:ascii="Arial MT"/>
          <w:spacing w:val="48"/>
          <w:sz w:val="24"/>
        </w:rPr>
        <w:t xml:space="preserve"> </w:t>
      </w:r>
      <w:r>
        <w:rPr>
          <w:rFonts w:ascii="Arial MT"/>
          <w:sz w:val="24"/>
        </w:rPr>
        <w:t>across</w:t>
      </w:r>
      <w:r>
        <w:rPr>
          <w:rFonts w:ascii="Arial MT"/>
          <w:spacing w:val="49"/>
          <w:sz w:val="24"/>
        </w:rPr>
        <w:t xml:space="preserve"> </w:t>
      </w:r>
      <w:r>
        <w:rPr>
          <w:rFonts w:ascii="Arial MT"/>
          <w:sz w:val="24"/>
        </w:rPr>
        <w:t>all</w:t>
      </w:r>
      <w:r>
        <w:rPr>
          <w:rFonts w:ascii="Arial MT"/>
          <w:spacing w:val="48"/>
          <w:sz w:val="24"/>
        </w:rPr>
        <w:t xml:space="preserve"> </w:t>
      </w:r>
      <w:r>
        <w:rPr>
          <w:rFonts w:ascii="Arial MT"/>
          <w:sz w:val="24"/>
        </w:rPr>
        <w:t>models.</w:t>
      </w:r>
      <w:r>
        <w:rPr>
          <w:rFonts w:ascii="Arial MT"/>
          <w:spacing w:val="76"/>
          <w:sz w:val="24"/>
        </w:rPr>
        <w:t xml:space="preserve"> </w:t>
      </w:r>
      <w:r>
        <w:rPr>
          <w:rFonts w:ascii="Arial MT"/>
          <w:sz w:val="24"/>
        </w:rPr>
        <w:t>A</w:t>
      </w:r>
      <w:r>
        <w:rPr>
          <w:rFonts w:ascii="Arial MT"/>
          <w:spacing w:val="48"/>
          <w:sz w:val="24"/>
        </w:rPr>
        <w:t xml:space="preserve"> </w:t>
      </w:r>
      <w:r>
        <w:rPr>
          <w:rFonts w:ascii="Arial MT"/>
          <w:sz w:val="24"/>
        </w:rPr>
        <w:t>feature</w:t>
      </w:r>
      <w:r>
        <w:rPr>
          <w:rFonts w:ascii="Arial MT"/>
          <w:spacing w:val="48"/>
          <w:sz w:val="24"/>
        </w:rPr>
        <w:t xml:space="preserve"> </w:t>
      </w:r>
      <w:r>
        <w:rPr>
          <w:rFonts w:ascii="Arial MT"/>
          <w:sz w:val="24"/>
        </w:rPr>
        <w:t>ablation</w:t>
      </w:r>
      <w:r>
        <w:rPr>
          <w:rFonts w:ascii="Arial MT"/>
          <w:spacing w:val="49"/>
          <w:sz w:val="24"/>
        </w:rPr>
        <w:t xml:space="preserve"> </w:t>
      </w:r>
      <w:r>
        <w:rPr>
          <w:rFonts w:ascii="Arial MT"/>
          <w:sz w:val="24"/>
        </w:rPr>
        <w:t>study</w:t>
      </w:r>
      <w:r>
        <w:rPr>
          <w:rFonts w:ascii="Arial MT"/>
          <w:spacing w:val="48"/>
          <w:sz w:val="24"/>
        </w:rPr>
        <w:t xml:space="preserve"> </w:t>
      </w:r>
      <w:r>
        <w:rPr>
          <w:rFonts w:ascii="Arial MT"/>
          <w:spacing w:val="-2"/>
          <w:sz w:val="24"/>
        </w:rPr>
        <w:t>revealed</w:t>
      </w:r>
    </w:p>
    <w:p w14:paraId="76A6385B" w14:textId="77777777" w:rsidR="007C5A61" w:rsidRDefault="00000000">
      <w:pPr>
        <w:pStyle w:val="ListParagraph"/>
        <w:numPr>
          <w:ilvl w:val="0"/>
          <w:numId w:val="6"/>
        </w:numPr>
        <w:tabs>
          <w:tab w:val="left" w:pos="623"/>
        </w:tabs>
        <w:spacing w:line="239" w:lineRule="exact"/>
        <w:ind w:left="623" w:hanging="419"/>
        <w:jc w:val="left"/>
        <w:rPr>
          <w:rFonts w:ascii="Arial MT"/>
          <w:sz w:val="24"/>
        </w:rPr>
      </w:pPr>
      <w:r>
        <w:rPr>
          <w:rFonts w:ascii="Arial MT"/>
          <w:sz w:val="24"/>
        </w:rPr>
        <w:t>three</w:t>
      </w:r>
      <w:r>
        <w:rPr>
          <w:rFonts w:ascii="Arial MT"/>
          <w:spacing w:val="47"/>
          <w:sz w:val="24"/>
        </w:rPr>
        <w:t xml:space="preserve"> </w:t>
      </w:r>
      <w:r>
        <w:rPr>
          <w:rFonts w:ascii="Arial MT"/>
          <w:sz w:val="24"/>
        </w:rPr>
        <w:t>distinct</w:t>
      </w:r>
      <w:r>
        <w:rPr>
          <w:rFonts w:ascii="Arial MT"/>
          <w:spacing w:val="47"/>
          <w:sz w:val="24"/>
        </w:rPr>
        <w:t xml:space="preserve"> </w:t>
      </w:r>
      <w:r>
        <w:rPr>
          <w:rFonts w:ascii="Arial MT"/>
          <w:sz w:val="24"/>
        </w:rPr>
        <w:t>patterns</w:t>
      </w:r>
      <w:r>
        <w:rPr>
          <w:rFonts w:ascii="Arial MT"/>
          <w:spacing w:val="47"/>
          <w:sz w:val="24"/>
        </w:rPr>
        <w:t xml:space="preserve"> </w:t>
      </w:r>
      <w:r>
        <w:rPr>
          <w:rFonts w:ascii="Arial MT"/>
          <w:sz w:val="24"/>
        </w:rPr>
        <w:t>of</w:t>
      </w:r>
      <w:r>
        <w:rPr>
          <w:rFonts w:ascii="Arial MT"/>
          <w:spacing w:val="47"/>
          <w:sz w:val="24"/>
        </w:rPr>
        <w:t xml:space="preserve"> </w:t>
      </w:r>
      <w:r>
        <w:rPr>
          <w:rFonts w:ascii="Arial MT"/>
          <w:sz w:val="24"/>
        </w:rPr>
        <w:t>feature</w:t>
      </w:r>
      <w:r>
        <w:rPr>
          <w:rFonts w:ascii="Arial MT"/>
          <w:spacing w:val="47"/>
          <w:sz w:val="24"/>
        </w:rPr>
        <w:t xml:space="preserve"> </w:t>
      </w:r>
      <w:r>
        <w:rPr>
          <w:rFonts w:ascii="Arial MT"/>
          <w:sz w:val="24"/>
        </w:rPr>
        <w:t>importance:</w:t>
      </w:r>
      <w:r>
        <w:rPr>
          <w:rFonts w:ascii="Arial MT"/>
          <w:spacing w:val="74"/>
          <w:sz w:val="24"/>
        </w:rPr>
        <w:t xml:space="preserve"> </w:t>
      </w:r>
      <w:r>
        <w:rPr>
          <w:rFonts w:ascii="Arial MT"/>
          <w:sz w:val="24"/>
        </w:rPr>
        <w:t>predictive</w:t>
      </w:r>
      <w:r>
        <w:rPr>
          <w:rFonts w:ascii="Arial MT"/>
          <w:spacing w:val="47"/>
          <w:sz w:val="24"/>
        </w:rPr>
        <w:t xml:space="preserve"> </w:t>
      </w:r>
      <w:r>
        <w:rPr>
          <w:rFonts w:ascii="Arial MT"/>
          <w:sz w:val="24"/>
        </w:rPr>
        <w:t>features</w:t>
      </w:r>
      <w:r>
        <w:rPr>
          <w:rFonts w:ascii="Arial MT"/>
          <w:spacing w:val="47"/>
          <w:sz w:val="24"/>
        </w:rPr>
        <w:t xml:space="preserve"> </w:t>
      </w:r>
      <w:r>
        <w:rPr>
          <w:rFonts w:ascii="Arial MT"/>
          <w:sz w:val="24"/>
        </w:rPr>
        <w:t>(triage</w:t>
      </w:r>
      <w:r>
        <w:rPr>
          <w:rFonts w:ascii="Arial MT"/>
          <w:spacing w:val="47"/>
          <w:sz w:val="24"/>
        </w:rPr>
        <w:t xml:space="preserve"> </w:t>
      </w:r>
      <w:r>
        <w:rPr>
          <w:rFonts w:ascii="Arial MT"/>
          <w:sz w:val="24"/>
        </w:rPr>
        <w:t>acuity),</w:t>
      </w:r>
      <w:r>
        <w:rPr>
          <w:rFonts w:ascii="Arial MT"/>
          <w:spacing w:val="73"/>
          <w:sz w:val="24"/>
        </w:rPr>
        <w:t xml:space="preserve"> </w:t>
      </w:r>
      <w:r>
        <w:rPr>
          <w:rFonts w:ascii="Arial MT"/>
          <w:spacing w:val="-2"/>
          <w:sz w:val="24"/>
        </w:rPr>
        <w:t>redundant</w:t>
      </w:r>
    </w:p>
    <w:p w14:paraId="61CCEFB8" w14:textId="77777777" w:rsidR="007C5A61" w:rsidRDefault="00000000">
      <w:pPr>
        <w:pStyle w:val="ListParagraph"/>
        <w:numPr>
          <w:ilvl w:val="0"/>
          <w:numId w:val="6"/>
        </w:numPr>
        <w:tabs>
          <w:tab w:val="left" w:pos="623"/>
        </w:tabs>
        <w:spacing w:line="239" w:lineRule="exact"/>
        <w:ind w:left="623" w:hanging="419"/>
        <w:jc w:val="left"/>
        <w:rPr>
          <w:rFonts w:ascii="Arial MT"/>
          <w:sz w:val="24"/>
        </w:rPr>
      </w:pPr>
      <w:r>
        <w:rPr>
          <w:rFonts w:ascii="Arial MT"/>
          <w:sz w:val="24"/>
        </w:rPr>
        <w:t>features</w:t>
      </w:r>
      <w:r>
        <w:rPr>
          <w:rFonts w:ascii="Arial MT"/>
          <w:spacing w:val="37"/>
          <w:sz w:val="24"/>
        </w:rPr>
        <w:t xml:space="preserve"> </w:t>
      </w:r>
      <w:r>
        <w:rPr>
          <w:rFonts w:ascii="Arial MT"/>
          <w:sz w:val="24"/>
        </w:rPr>
        <w:t>(emergency</w:t>
      </w:r>
      <w:r>
        <w:rPr>
          <w:rFonts w:ascii="Arial MT"/>
          <w:spacing w:val="37"/>
          <w:sz w:val="24"/>
        </w:rPr>
        <w:t xml:space="preserve"> </w:t>
      </w:r>
      <w:r>
        <w:rPr>
          <w:rFonts w:ascii="Arial MT"/>
          <w:sz w:val="24"/>
        </w:rPr>
        <w:t>medical</w:t>
      </w:r>
      <w:r>
        <w:rPr>
          <w:rFonts w:ascii="Arial MT"/>
          <w:spacing w:val="37"/>
          <w:sz w:val="24"/>
        </w:rPr>
        <w:t xml:space="preserve"> </w:t>
      </w:r>
      <w:r>
        <w:rPr>
          <w:rFonts w:ascii="Arial MT"/>
          <w:sz w:val="24"/>
        </w:rPr>
        <w:t>services</w:t>
      </w:r>
      <w:r>
        <w:rPr>
          <w:rFonts w:ascii="Arial MT"/>
          <w:spacing w:val="37"/>
          <w:sz w:val="24"/>
        </w:rPr>
        <w:t xml:space="preserve"> </w:t>
      </w:r>
      <w:r>
        <w:rPr>
          <w:rFonts w:ascii="Arial MT"/>
          <w:sz w:val="24"/>
        </w:rPr>
        <w:t>arrival),</w:t>
      </w:r>
      <w:r>
        <w:rPr>
          <w:rFonts w:ascii="Arial MT"/>
          <w:spacing w:val="58"/>
          <w:sz w:val="24"/>
        </w:rPr>
        <w:t xml:space="preserve"> </w:t>
      </w:r>
      <w:r>
        <w:rPr>
          <w:rFonts w:ascii="Arial MT"/>
          <w:sz w:val="24"/>
        </w:rPr>
        <w:t>and</w:t>
      </w:r>
      <w:r>
        <w:rPr>
          <w:rFonts w:ascii="Arial MT"/>
          <w:spacing w:val="38"/>
          <w:sz w:val="24"/>
        </w:rPr>
        <w:t xml:space="preserve"> </w:t>
      </w:r>
      <w:r>
        <w:rPr>
          <w:rFonts w:ascii="Arial MT"/>
          <w:sz w:val="24"/>
        </w:rPr>
        <w:t>harmful</w:t>
      </w:r>
      <w:r>
        <w:rPr>
          <w:rFonts w:ascii="Arial MT"/>
          <w:spacing w:val="37"/>
          <w:sz w:val="24"/>
        </w:rPr>
        <w:t xml:space="preserve"> </w:t>
      </w:r>
      <w:r>
        <w:rPr>
          <w:rFonts w:ascii="Arial MT"/>
          <w:sz w:val="24"/>
        </w:rPr>
        <w:t>features</w:t>
      </w:r>
      <w:r>
        <w:rPr>
          <w:rFonts w:ascii="Arial MT"/>
          <w:spacing w:val="37"/>
          <w:sz w:val="24"/>
        </w:rPr>
        <w:t xml:space="preserve"> </w:t>
      </w:r>
      <w:r>
        <w:rPr>
          <w:rFonts w:ascii="Arial MT"/>
          <w:sz w:val="24"/>
        </w:rPr>
        <w:t>(Charlson</w:t>
      </w:r>
      <w:r>
        <w:rPr>
          <w:rFonts w:ascii="Arial MT"/>
          <w:spacing w:val="37"/>
          <w:sz w:val="24"/>
        </w:rPr>
        <w:t xml:space="preserve"> </w:t>
      </w:r>
      <w:r>
        <w:rPr>
          <w:rFonts w:ascii="Arial MT"/>
          <w:spacing w:val="-2"/>
          <w:sz w:val="24"/>
        </w:rPr>
        <w:t>Comorbidity</w:t>
      </w:r>
    </w:p>
    <w:p w14:paraId="0E155F02" w14:textId="77777777" w:rsidR="007C5A61" w:rsidRDefault="00000000">
      <w:pPr>
        <w:pStyle w:val="ListParagraph"/>
        <w:numPr>
          <w:ilvl w:val="0"/>
          <w:numId w:val="6"/>
        </w:numPr>
        <w:tabs>
          <w:tab w:val="left" w:pos="623"/>
        </w:tabs>
        <w:spacing w:line="239" w:lineRule="exact"/>
        <w:ind w:left="623" w:hanging="419"/>
        <w:jc w:val="left"/>
        <w:rPr>
          <w:rFonts w:ascii="Arial MT"/>
          <w:sz w:val="24"/>
        </w:rPr>
      </w:pPr>
      <w:r>
        <w:rPr>
          <w:rFonts w:ascii="Arial MT"/>
          <w:spacing w:val="-2"/>
          <w:sz w:val="24"/>
        </w:rPr>
        <w:t>Index</w:t>
      </w:r>
      <w:r>
        <w:rPr>
          <w:rFonts w:ascii="Arial MT"/>
          <w:spacing w:val="-9"/>
          <w:sz w:val="24"/>
        </w:rPr>
        <w:t xml:space="preserve"> </w:t>
      </w:r>
      <w:r>
        <w:rPr>
          <w:rFonts w:ascii="Arial MT"/>
          <w:spacing w:val="-2"/>
          <w:sz w:val="24"/>
        </w:rPr>
        <w:t>for</w:t>
      </w:r>
      <w:r>
        <w:rPr>
          <w:rFonts w:ascii="Arial MT"/>
          <w:spacing w:val="-9"/>
          <w:sz w:val="24"/>
        </w:rPr>
        <w:t xml:space="preserve"> </w:t>
      </w:r>
      <w:r>
        <w:rPr>
          <w:rFonts w:ascii="Arial MT"/>
          <w:spacing w:val="-2"/>
          <w:sz w:val="24"/>
        </w:rPr>
        <w:t>hospital</w:t>
      </w:r>
      <w:r>
        <w:rPr>
          <w:rFonts w:ascii="Arial MT"/>
          <w:spacing w:val="-8"/>
          <w:sz w:val="24"/>
        </w:rPr>
        <w:t xml:space="preserve"> </w:t>
      </w:r>
      <w:r>
        <w:rPr>
          <w:rFonts w:ascii="Arial MT"/>
          <w:spacing w:val="-2"/>
          <w:sz w:val="24"/>
        </w:rPr>
        <w:t>length</w:t>
      </w:r>
      <w:r>
        <w:rPr>
          <w:rFonts w:ascii="Arial MT"/>
          <w:spacing w:val="-9"/>
          <w:sz w:val="24"/>
        </w:rPr>
        <w:t xml:space="preserve"> </w:t>
      </w:r>
      <w:r>
        <w:rPr>
          <w:rFonts w:ascii="Arial MT"/>
          <w:spacing w:val="-2"/>
          <w:sz w:val="24"/>
        </w:rPr>
        <w:t>of</w:t>
      </w:r>
      <w:r>
        <w:rPr>
          <w:rFonts w:ascii="Arial MT"/>
          <w:spacing w:val="-9"/>
          <w:sz w:val="24"/>
        </w:rPr>
        <w:t xml:space="preserve"> </w:t>
      </w:r>
      <w:r>
        <w:rPr>
          <w:rFonts w:ascii="Arial MT"/>
          <w:spacing w:val="-2"/>
          <w:sz w:val="24"/>
        </w:rPr>
        <w:t>stay</w:t>
      </w:r>
      <w:r>
        <w:rPr>
          <w:rFonts w:ascii="Arial MT"/>
          <w:spacing w:val="-8"/>
          <w:sz w:val="24"/>
        </w:rPr>
        <w:t xml:space="preserve"> </w:t>
      </w:r>
      <w:r>
        <w:rPr>
          <w:rFonts w:ascii="Arial MT"/>
          <w:spacing w:val="-2"/>
          <w:sz w:val="24"/>
        </w:rPr>
        <w:t>prediction).</w:t>
      </w:r>
      <w:r>
        <w:rPr>
          <w:rFonts w:ascii="Arial MT"/>
          <w:spacing w:val="-5"/>
          <w:sz w:val="24"/>
        </w:rPr>
        <w:t xml:space="preserve"> </w:t>
      </w:r>
      <w:r>
        <w:rPr>
          <w:rFonts w:ascii="Arial MT"/>
          <w:spacing w:val="-2"/>
          <w:sz w:val="24"/>
        </w:rPr>
        <w:t>Architecture-agnostic</w:t>
      </w:r>
      <w:r>
        <w:rPr>
          <w:rFonts w:ascii="Arial MT"/>
          <w:spacing w:val="-8"/>
          <w:sz w:val="24"/>
        </w:rPr>
        <w:t xml:space="preserve"> </w:t>
      </w:r>
      <w:r>
        <w:rPr>
          <w:rFonts w:ascii="Arial MT"/>
          <w:spacing w:val="-2"/>
          <w:sz w:val="24"/>
        </w:rPr>
        <w:t>SHapley</w:t>
      </w:r>
      <w:r>
        <w:rPr>
          <w:rFonts w:ascii="Arial MT"/>
          <w:spacing w:val="-9"/>
          <w:sz w:val="24"/>
        </w:rPr>
        <w:t xml:space="preserve"> </w:t>
      </w:r>
      <w:r>
        <w:rPr>
          <w:rFonts w:ascii="Arial MT"/>
          <w:spacing w:val="-2"/>
          <w:sz w:val="24"/>
        </w:rPr>
        <w:t>Additive</w:t>
      </w:r>
      <w:r>
        <w:rPr>
          <w:rFonts w:ascii="Arial MT"/>
          <w:spacing w:val="-8"/>
          <w:sz w:val="24"/>
        </w:rPr>
        <w:t xml:space="preserve"> </w:t>
      </w:r>
      <w:r>
        <w:rPr>
          <w:rFonts w:ascii="Arial MT"/>
          <w:spacing w:val="-2"/>
          <w:sz w:val="24"/>
        </w:rPr>
        <w:t>exPlanations</w:t>
      </w:r>
    </w:p>
    <w:p w14:paraId="64EA7830" w14:textId="77777777" w:rsidR="007C5A61" w:rsidRDefault="00000000">
      <w:pPr>
        <w:pStyle w:val="ListParagraph"/>
        <w:numPr>
          <w:ilvl w:val="0"/>
          <w:numId w:val="6"/>
        </w:numPr>
        <w:tabs>
          <w:tab w:val="left" w:pos="623"/>
        </w:tabs>
        <w:spacing w:line="239" w:lineRule="exact"/>
        <w:ind w:left="623" w:hanging="419"/>
        <w:jc w:val="left"/>
        <w:rPr>
          <w:rFonts w:ascii="Arial MT"/>
          <w:sz w:val="24"/>
        </w:rPr>
      </w:pPr>
      <w:r>
        <w:rPr>
          <w:rFonts w:ascii="Arial MT"/>
          <w:sz w:val="24"/>
        </w:rPr>
        <w:t>validation</w:t>
      </w:r>
      <w:r>
        <w:rPr>
          <w:rFonts w:ascii="Arial MT"/>
          <w:spacing w:val="34"/>
          <w:sz w:val="24"/>
        </w:rPr>
        <w:t xml:space="preserve"> </w:t>
      </w:r>
      <w:r>
        <w:rPr>
          <w:rFonts w:ascii="Arial MT"/>
          <w:sz w:val="24"/>
        </w:rPr>
        <w:t>demonstrated</w:t>
      </w:r>
      <w:r>
        <w:rPr>
          <w:rFonts w:ascii="Arial MT"/>
          <w:spacing w:val="34"/>
          <w:sz w:val="24"/>
        </w:rPr>
        <w:t xml:space="preserve"> </w:t>
      </w:r>
      <w:r>
        <w:rPr>
          <w:rFonts w:ascii="Arial MT"/>
          <w:sz w:val="24"/>
        </w:rPr>
        <w:t>75-79%</w:t>
      </w:r>
      <w:r>
        <w:rPr>
          <w:rFonts w:ascii="Arial MT"/>
          <w:spacing w:val="35"/>
          <w:sz w:val="24"/>
        </w:rPr>
        <w:t xml:space="preserve"> </w:t>
      </w:r>
      <w:r>
        <w:rPr>
          <w:rFonts w:ascii="Arial MT"/>
          <w:sz w:val="24"/>
        </w:rPr>
        <w:t>Jaccard</w:t>
      </w:r>
      <w:r>
        <w:rPr>
          <w:rFonts w:ascii="Arial MT"/>
          <w:spacing w:val="34"/>
          <w:sz w:val="24"/>
        </w:rPr>
        <w:t xml:space="preserve"> </w:t>
      </w:r>
      <w:r>
        <w:rPr>
          <w:rFonts w:ascii="Arial MT"/>
          <w:sz w:val="24"/>
        </w:rPr>
        <w:t>similarity</w:t>
      </w:r>
      <w:r>
        <w:rPr>
          <w:rFonts w:ascii="Arial MT"/>
          <w:spacing w:val="34"/>
          <w:sz w:val="24"/>
        </w:rPr>
        <w:t xml:space="preserve"> </w:t>
      </w:r>
      <w:r>
        <w:rPr>
          <w:rFonts w:ascii="Arial MT"/>
          <w:sz w:val="24"/>
        </w:rPr>
        <w:t>for</w:t>
      </w:r>
      <w:r>
        <w:rPr>
          <w:rFonts w:ascii="Arial MT"/>
          <w:spacing w:val="35"/>
          <w:sz w:val="24"/>
        </w:rPr>
        <w:t xml:space="preserve"> </w:t>
      </w:r>
      <w:r>
        <w:rPr>
          <w:rFonts w:ascii="Arial MT"/>
          <w:sz w:val="24"/>
        </w:rPr>
        <w:t>top-5</w:t>
      </w:r>
      <w:r>
        <w:rPr>
          <w:rFonts w:ascii="Arial MT"/>
          <w:spacing w:val="34"/>
          <w:sz w:val="24"/>
        </w:rPr>
        <w:t xml:space="preserve"> </w:t>
      </w:r>
      <w:r>
        <w:rPr>
          <w:rFonts w:ascii="Arial MT"/>
          <w:sz w:val="24"/>
        </w:rPr>
        <w:t>features.</w:t>
      </w:r>
      <w:r>
        <w:rPr>
          <w:rFonts w:ascii="Arial MT"/>
          <w:spacing w:val="56"/>
          <w:sz w:val="24"/>
        </w:rPr>
        <w:t xml:space="preserve"> </w:t>
      </w:r>
      <w:r>
        <w:rPr>
          <w:rFonts w:ascii="Arial MT"/>
          <w:sz w:val="24"/>
        </w:rPr>
        <w:t>Demographic-</w:t>
      </w:r>
      <w:r>
        <w:rPr>
          <w:rFonts w:ascii="Arial MT"/>
          <w:spacing w:val="-2"/>
          <w:sz w:val="24"/>
        </w:rPr>
        <w:t>specific</w:t>
      </w:r>
    </w:p>
    <w:p w14:paraId="1211A694" w14:textId="77777777" w:rsidR="007C5A61" w:rsidRDefault="00000000">
      <w:pPr>
        <w:pStyle w:val="ListParagraph"/>
        <w:numPr>
          <w:ilvl w:val="0"/>
          <w:numId w:val="6"/>
        </w:numPr>
        <w:tabs>
          <w:tab w:val="left" w:pos="623"/>
        </w:tabs>
        <w:spacing w:line="258" w:lineRule="exact"/>
        <w:ind w:left="623" w:hanging="419"/>
        <w:jc w:val="left"/>
        <w:rPr>
          <w:rFonts w:ascii="Arial MT"/>
          <w:sz w:val="24"/>
        </w:rPr>
      </w:pPr>
      <w:r>
        <w:rPr>
          <w:rFonts w:ascii="Arial MT"/>
          <w:sz w:val="24"/>
        </w:rPr>
        <w:t>threshold</w:t>
      </w:r>
      <w:r>
        <w:rPr>
          <w:rFonts w:ascii="Arial MT"/>
          <w:spacing w:val="-9"/>
          <w:sz w:val="24"/>
        </w:rPr>
        <w:t xml:space="preserve"> </w:t>
      </w:r>
      <w:r>
        <w:rPr>
          <w:rFonts w:ascii="Arial MT"/>
          <w:sz w:val="24"/>
        </w:rPr>
        <w:t>adjustment</w:t>
      </w:r>
      <w:r>
        <w:rPr>
          <w:rFonts w:ascii="Arial MT"/>
          <w:spacing w:val="-9"/>
          <w:sz w:val="24"/>
        </w:rPr>
        <w:t xml:space="preserve"> </w:t>
      </w:r>
      <w:r>
        <w:rPr>
          <w:rFonts w:ascii="Arial MT"/>
          <w:sz w:val="24"/>
        </w:rPr>
        <w:t>reduced</w:t>
      </w:r>
      <w:r>
        <w:rPr>
          <w:rFonts w:ascii="Arial MT"/>
          <w:spacing w:val="-8"/>
          <w:sz w:val="24"/>
        </w:rPr>
        <w:t xml:space="preserve"> </w:t>
      </w:r>
      <w:r>
        <w:rPr>
          <w:rFonts w:ascii="Arial MT"/>
          <w:sz w:val="24"/>
        </w:rPr>
        <w:t>racial</w:t>
      </w:r>
      <w:r>
        <w:rPr>
          <w:rFonts w:ascii="Arial MT"/>
          <w:spacing w:val="-9"/>
          <w:sz w:val="24"/>
        </w:rPr>
        <w:t xml:space="preserve"> </w:t>
      </w:r>
      <w:r>
        <w:rPr>
          <w:rFonts w:ascii="Arial MT"/>
          <w:sz w:val="24"/>
        </w:rPr>
        <w:t>sensitivity</w:t>
      </w:r>
      <w:r>
        <w:rPr>
          <w:rFonts w:ascii="Arial MT"/>
          <w:spacing w:val="-8"/>
          <w:sz w:val="24"/>
        </w:rPr>
        <w:t xml:space="preserve"> </w:t>
      </w:r>
      <w:r>
        <w:rPr>
          <w:rFonts w:ascii="Arial MT"/>
          <w:sz w:val="24"/>
        </w:rPr>
        <w:t>disparities</w:t>
      </w:r>
      <w:r>
        <w:rPr>
          <w:rFonts w:ascii="Arial MT"/>
          <w:spacing w:val="-9"/>
          <w:sz w:val="24"/>
        </w:rPr>
        <w:t xml:space="preserve"> </w:t>
      </w:r>
      <w:r>
        <w:rPr>
          <w:rFonts w:ascii="Arial MT"/>
          <w:sz w:val="24"/>
        </w:rPr>
        <w:t>from</w:t>
      </w:r>
      <w:r>
        <w:rPr>
          <w:rFonts w:ascii="Arial MT"/>
          <w:spacing w:val="-8"/>
          <w:sz w:val="24"/>
        </w:rPr>
        <w:t xml:space="preserve"> </w:t>
      </w:r>
      <w:r>
        <w:rPr>
          <w:rFonts w:ascii="Arial MT"/>
          <w:sz w:val="24"/>
        </w:rPr>
        <w:t>9.1</w:t>
      </w:r>
      <w:r>
        <w:rPr>
          <w:rFonts w:ascii="Arial MT"/>
          <w:spacing w:val="-9"/>
          <w:sz w:val="24"/>
        </w:rPr>
        <w:t xml:space="preserve"> </w:t>
      </w:r>
      <w:r>
        <w:rPr>
          <w:rFonts w:ascii="Arial MT"/>
          <w:sz w:val="24"/>
        </w:rPr>
        <w:t>to</w:t>
      </w:r>
      <w:r>
        <w:rPr>
          <w:rFonts w:ascii="Arial MT"/>
          <w:spacing w:val="-8"/>
          <w:sz w:val="24"/>
        </w:rPr>
        <w:t xml:space="preserve"> </w:t>
      </w:r>
      <w:r>
        <w:rPr>
          <w:rFonts w:ascii="Arial MT"/>
          <w:sz w:val="24"/>
        </w:rPr>
        <w:t>0.5</w:t>
      </w:r>
      <w:r>
        <w:rPr>
          <w:rFonts w:ascii="Arial MT"/>
          <w:spacing w:val="-9"/>
          <w:sz w:val="24"/>
        </w:rPr>
        <w:t xml:space="preserve"> </w:t>
      </w:r>
      <w:r>
        <w:rPr>
          <w:rFonts w:ascii="Arial MT"/>
          <w:sz w:val="24"/>
        </w:rPr>
        <w:t>percentage</w:t>
      </w:r>
      <w:r>
        <w:rPr>
          <w:rFonts w:ascii="Arial MT"/>
          <w:spacing w:val="-8"/>
          <w:sz w:val="24"/>
        </w:rPr>
        <w:t xml:space="preserve"> </w:t>
      </w:r>
      <w:r>
        <w:rPr>
          <w:rFonts w:ascii="Arial MT"/>
          <w:spacing w:val="-2"/>
          <w:sz w:val="24"/>
        </w:rPr>
        <w:t>points.</w:t>
      </w:r>
    </w:p>
    <w:p w14:paraId="4A3026C6" w14:textId="77777777" w:rsidR="007C5A61" w:rsidRDefault="00000000">
      <w:pPr>
        <w:pStyle w:val="ListParagraph"/>
        <w:numPr>
          <w:ilvl w:val="0"/>
          <w:numId w:val="6"/>
        </w:numPr>
        <w:tabs>
          <w:tab w:val="left" w:pos="795"/>
        </w:tabs>
        <w:spacing w:before="83" w:line="258" w:lineRule="exact"/>
        <w:ind w:hanging="591"/>
        <w:jc w:val="left"/>
        <w:rPr>
          <w:rFonts w:ascii="Arial MT"/>
          <w:sz w:val="24"/>
        </w:rPr>
      </w:pPr>
      <w:r>
        <w:rPr>
          <w:rFonts w:ascii="Arial"/>
          <w:b/>
          <w:sz w:val="24"/>
        </w:rPr>
        <w:t>Conclusion:</w:t>
      </w:r>
      <w:r>
        <w:rPr>
          <w:rFonts w:ascii="Arial"/>
          <w:b/>
          <w:spacing w:val="32"/>
          <w:sz w:val="24"/>
        </w:rPr>
        <w:t xml:space="preserve"> </w:t>
      </w:r>
      <w:r>
        <w:rPr>
          <w:rFonts w:ascii="Arial MT"/>
          <w:sz w:val="24"/>
        </w:rPr>
        <w:t>Sequential</w:t>
      </w:r>
      <w:r>
        <w:rPr>
          <w:rFonts w:ascii="Arial MT"/>
          <w:spacing w:val="20"/>
          <w:sz w:val="24"/>
        </w:rPr>
        <w:t xml:space="preserve"> </w:t>
      </w:r>
      <w:r>
        <w:rPr>
          <w:rFonts w:ascii="Arial MT"/>
          <w:sz w:val="24"/>
        </w:rPr>
        <w:t>prediction</w:t>
      </w:r>
      <w:r>
        <w:rPr>
          <w:rFonts w:ascii="Arial MT"/>
          <w:spacing w:val="20"/>
          <w:sz w:val="24"/>
        </w:rPr>
        <w:t xml:space="preserve"> </w:t>
      </w:r>
      <w:r>
        <w:rPr>
          <w:rFonts w:ascii="Arial MT"/>
          <w:sz w:val="24"/>
        </w:rPr>
        <w:t>of</w:t>
      </w:r>
      <w:r>
        <w:rPr>
          <w:rFonts w:ascii="Arial MT"/>
          <w:spacing w:val="20"/>
          <w:sz w:val="24"/>
        </w:rPr>
        <w:t xml:space="preserve"> </w:t>
      </w:r>
      <w:r>
        <w:rPr>
          <w:rFonts w:ascii="Arial MT"/>
          <w:sz w:val="24"/>
        </w:rPr>
        <w:t>interrelated</w:t>
      </w:r>
      <w:r>
        <w:rPr>
          <w:rFonts w:ascii="Arial MT"/>
          <w:spacing w:val="20"/>
          <w:sz w:val="24"/>
        </w:rPr>
        <w:t xml:space="preserve"> </w:t>
      </w:r>
      <w:r>
        <w:rPr>
          <w:rFonts w:ascii="Arial MT"/>
          <w:sz w:val="24"/>
        </w:rPr>
        <w:t>emergency</w:t>
      </w:r>
      <w:r>
        <w:rPr>
          <w:rFonts w:ascii="Arial MT"/>
          <w:spacing w:val="20"/>
          <w:sz w:val="24"/>
        </w:rPr>
        <w:t xml:space="preserve"> </w:t>
      </w:r>
      <w:r>
        <w:rPr>
          <w:rFonts w:ascii="Arial MT"/>
          <w:sz w:val="24"/>
        </w:rPr>
        <w:t>department</w:t>
      </w:r>
      <w:r>
        <w:rPr>
          <w:rFonts w:ascii="Arial MT"/>
          <w:spacing w:val="20"/>
          <w:sz w:val="24"/>
        </w:rPr>
        <w:t xml:space="preserve"> </w:t>
      </w:r>
      <w:r>
        <w:rPr>
          <w:rFonts w:ascii="Arial MT"/>
          <w:sz w:val="24"/>
        </w:rPr>
        <w:t>trajectories</w:t>
      </w:r>
      <w:r>
        <w:rPr>
          <w:rFonts w:ascii="Arial MT"/>
          <w:spacing w:val="20"/>
          <w:sz w:val="24"/>
        </w:rPr>
        <w:t xml:space="preserve"> </w:t>
      </w:r>
      <w:r>
        <w:rPr>
          <w:rFonts w:ascii="Arial MT"/>
          <w:spacing w:val="-2"/>
          <w:sz w:val="24"/>
        </w:rPr>
        <w:t>using</w:t>
      </w:r>
    </w:p>
    <w:p w14:paraId="344C5DCF" w14:textId="77777777" w:rsidR="007C5A61" w:rsidRDefault="00000000">
      <w:pPr>
        <w:pStyle w:val="ListParagraph"/>
        <w:numPr>
          <w:ilvl w:val="0"/>
          <w:numId w:val="6"/>
        </w:numPr>
        <w:tabs>
          <w:tab w:val="left" w:pos="623"/>
        </w:tabs>
        <w:spacing w:line="239" w:lineRule="exact"/>
        <w:ind w:left="623" w:hanging="419"/>
        <w:jc w:val="left"/>
        <w:rPr>
          <w:rFonts w:ascii="Arial MT"/>
          <w:sz w:val="24"/>
        </w:rPr>
      </w:pPr>
      <w:r>
        <w:rPr>
          <w:rFonts w:ascii="Arial MT"/>
          <w:spacing w:val="-2"/>
          <w:sz w:val="24"/>
        </w:rPr>
        <w:t>only</w:t>
      </w:r>
      <w:r>
        <w:rPr>
          <w:rFonts w:ascii="Arial MT"/>
          <w:spacing w:val="-5"/>
          <w:sz w:val="24"/>
        </w:rPr>
        <w:t xml:space="preserve"> </w:t>
      </w:r>
      <w:r>
        <w:rPr>
          <w:rFonts w:ascii="Arial MT"/>
          <w:spacing w:val="-2"/>
          <w:sz w:val="24"/>
        </w:rPr>
        <w:t>admission-available</w:t>
      </w:r>
      <w:r>
        <w:rPr>
          <w:rFonts w:ascii="Arial MT"/>
          <w:spacing w:val="-4"/>
          <w:sz w:val="24"/>
        </w:rPr>
        <w:t xml:space="preserve"> </w:t>
      </w:r>
      <w:r>
        <w:rPr>
          <w:rFonts w:ascii="Arial MT"/>
          <w:spacing w:val="-2"/>
          <w:sz w:val="24"/>
        </w:rPr>
        <w:t>variables</w:t>
      </w:r>
      <w:r>
        <w:rPr>
          <w:rFonts w:ascii="Arial MT"/>
          <w:spacing w:val="-4"/>
          <w:sz w:val="24"/>
        </w:rPr>
        <w:t xml:space="preserve"> </w:t>
      </w:r>
      <w:r>
        <w:rPr>
          <w:rFonts w:ascii="Arial MT"/>
          <w:spacing w:val="-2"/>
          <w:sz w:val="24"/>
        </w:rPr>
        <w:t>is</w:t>
      </w:r>
      <w:r>
        <w:rPr>
          <w:rFonts w:ascii="Arial MT"/>
          <w:spacing w:val="-4"/>
          <w:sz w:val="24"/>
        </w:rPr>
        <w:t xml:space="preserve"> </w:t>
      </w:r>
      <w:r>
        <w:rPr>
          <w:rFonts w:ascii="Arial MT"/>
          <w:spacing w:val="-2"/>
          <w:sz w:val="24"/>
        </w:rPr>
        <w:t>feasible</w:t>
      </w:r>
      <w:r>
        <w:rPr>
          <w:rFonts w:ascii="Arial MT"/>
          <w:spacing w:val="-5"/>
          <w:sz w:val="24"/>
        </w:rPr>
        <w:t xml:space="preserve"> </w:t>
      </w:r>
      <w:r>
        <w:rPr>
          <w:rFonts w:ascii="Arial MT"/>
          <w:spacing w:val="-2"/>
          <w:sz w:val="24"/>
        </w:rPr>
        <w:t>and</w:t>
      </w:r>
      <w:r>
        <w:rPr>
          <w:rFonts w:ascii="Arial MT"/>
          <w:spacing w:val="-4"/>
          <w:sz w:val="24"/>
        </w:rPr>
        <w:t xml:space="preserve"> </w:t>
      </w:r>
      <w:r>
        <w:rPr>
          <w:rFonts w:ascii="Arial MT"/>
          <w:spacing w:val="-2"/>
          <w:sz w:val="24"/>
        </w:rPr>
        <w:t>robust. Bootstrap</w:t>
      </w:r>
      <w:r>
        <w:rPr>
          <w:rFonts w:ascii="Arial MT"/>
          <w:spacing w:val="-4"/>
          <w:sz w:val="24"/>
        </w:rPr>
        <w:t xml:space="preserve"> </w:t>
      </w:r>
      <w:r>
        <w:rPr>
          <w:rFonts w:ascii="Arial MT"/>
          <w:spacing w:val="-2"/>
          <w:sz w:val="24"/>
        </w:rPr>
        <w:t>confidence</w:t>
      </w:r>
      <w:r>
        <w:rPr>
          <w:rFonts w:ascii="Arial MT"/>
          <w:spacing w:val="-5"/>
          <w:sz w:val="24"/>
        </w:rPr>
        <w:t xml:space="preserve"> </w:t>
      </w:r>
      <w:r>
        <w:rPr>
          <w:rFonts w:ascii="Arial MT"/>
          <w:spacing w:val="-2"/>
          <w:sz w:val="24"/>
        </w:rPr>
        <w:t>intervals</w:t>
      </w:r>
      <w:r>
        <w:rPr>
          <w:rFonts w:ascii="Arial MT"/>
          <w:spacing w:val="-4"/>
          <w:sz w:val="24"/>
        </w:rPr>
        <w:t xml:space="preserve"> </w:t>
      </w:r>
      <w:r>
        <w:rPr>
          <w:rFonts w:ascii="Arial MT"/>
          <w:spacing w:val="-2"/>
          <w:sz w:val="24"/>
        </w:rPr>
        <w:t>confirm</w:t>
      </w:r>
    </w:p>
    <w:p w14:paraId="70B7ACE8" w14:textId="77777777" w:rsidR="007C5A61" w:rsidRDefault="00000000">
      <w:pPr>
        <w:pStyle w:val="ListParagraph"/>
        <w:numPr>
          <w:ilvl w:val="0"/>
          <w:numId w:val="6"/>
        </w:numPr>
        <w:tabs>
          <w:tab w:val="left" w:pos="623"/>
        </w:tabs>
        <w:spacing w:line="239" w:lineRule="exact"/>
        <w:ind w:left="623" w:hanging="419"/>
        <w:jc w:val="left"/>
        <w:rPr>
          <w:rFonts w:ascii="Arial MT"/>
          <w:sz w:val="24"/>
        </w:rPr>
      </w:pPr>
      <w:r>
        <w:rPr>
          <w:rFonts w:ascii="Arial MT"/>
          <w:sz w:val="24"/>
        </w:rPr>
        <w:t>stable</w:t>
      </w:r>
      <w:r>
        <w:rPr>
          <w:rFonts w:ascii="Arial MT"/>
          <w:spacing w:val="23"/>
          <w:sz w:val="24"/>
        </w:rPr>
        <w:t xml:space="preserve"> </w:t>
      </w:r>
      <w:r>
        <w:rPr>
          <w:rFonts w:ascii="Arial MT"/>
          <w:sz w:val="24"/>
        </w:rPr>
        <w:t>model</w:t>
      </w:r>
      <w:r>
        <w:rPr>
          <w:rFonts w:ascii="Arial MT"/>
          <w:spacing w:val="24"/>
          <w:sz w:val="24"/>
        </w:rPr>
        <w:t xml:space="preserve"> </w:t>
      </w:r>
      <w:r>
        <w:rPr>
          <w:rFonts w:ascii="Arial MT"/>
          <w:sz w:val="24"/>
        </w:rPr>
        <w:t>performance</w:t>
      </w:r>
      <w:r>
        <w:rPr>
          <w:rFonts w:ascii="Arial MT"/>
          <w:spacing w:val="24"/>
          <w:sz w:val="24"/>
        </w:rPr>
        <w:t xml:space="preserve"> </w:t>
      </w:r>
      <w:r>
        <w:rPr>
          <w:rFonts w:ascii="Arial MT"/>
          <w:sz w:val="24"/>
        </w:rPr>
        <w:t>that</w:t>
      </w:r>
      <w:r>
        <w:rPr>
          <w:rFonts w:ascii="Arial MT"/>
          <w:spacing w:val="24"/>
          <w:sz w:val="24"/>
        </w:rPr>
        <w:t xml:space="preserve"> </w:t>
      </w:r>
      <w:r>
        <w:rPr>
          <w:rFonts w:ascii="Arial MT"/>
          <w:sz w:val="24"/>
        </w:rPr>
        <w:t>would</w:t>
      </w:r>
      <w:r>
        <w:rPr>
          <w:rFonts w:ascii="Arial MT"/>
          <w:spacing w:val="24"/>
          <w:sz w:val="24"/>
        </w:rPr>
        <w:t xml:space="preserve"> </w:t>
      </w:r>
      <w:r>
        <w:rPr>
          <w:rFonts w:ascii="Arial MT"/>
          <w:sz w:val="24"/>
        </w:rPr>
        <w:t>generalize</w:t>
      </w:r>
      <w:r>
        <w:rPr>
          <w:rFonts w:ascii="Arial MT"/>
          <w:spacing w:val="24"/>
          <w:sz w:val="24"/>
        </w:rPr>
        <w:t xml:space="preserve"> </w:t>
      </w:r>
      <w:r>
        <w:rPr>
          <w:rFonts w:ascii="Arial MT"/>
          <w:sz w:val="24"/>
        </w:rPr>
        <w:t>to</w:t>
      </w:r>
      <w:r>
        <w:rPr>
          <w:rFonts w:ascii="Arial MT"/>
          <w:spacing w:val="24"/>
          <w:sz w:val="24"/>
        </w:rPr>
        <w:t xml:space="preserve"> </w:t>
      </w:r>
      <w:r>
        <w:rPr>
          <w:rFonts w:ascii="Arial MT"/>
          <w:sz w:val="24"/>
        </w:rPr>
        <w:t>similar</w:t>
      </w:r>
      <w:r>
        <w:rPr>
          <w:rFonts w:ascii="Arial MT"/>
          <w:spacing w:val="24"/>
          <w:sz w:val="24"/>
        </w:rPr>
        <w:t xml:space="preserve"> </w:t>
      </w:r>
      <w:r>
        <w:rPr>
          <w:rFonts w:ascii="Arial MT"/>
          <w:sz w:val="24"/>
        </w:rPr>
        <w:t>populations.</w:t>
      </w:r>
      <w:r>
        <w:rPr>
          <w:rFonts w:ascii="Arial MT"/>
          <w:spacing w:val="41"/>
          <w:sz w:val="24"/>
        </w:rPr>
        <w:t xml:space="preserve"> </w:t>
      </w:r>
      <w:r>
        <w:rPr>
          <w:rFonts w:ascii="Arial MT"/>
          <w:sz w:val="24"/>
        </w:rPr>
        <w:t>Tree-based</w:t>
      </w:r>
      <w:r>
        <w:rPr>
          <w:rFonts w:ascii="Arial MT"/>
          <w:spacing w:val="24"/>
          <w:sz w:val="24"/>
        </w:rPr>
        <w:t xml:space="preserve"> </w:t>
      </w:r>
      <w:r>
        <w:rPr>
          <w:rFonts w:ascii="Arial MT"/>
          <w:spacing w:val="-2"/>
          <w:sz w:val="24"/>
        </w:rPr>
        <w:t>gradient</w:t>
      </w:r>
    </w:p>
    <w:p w14:paraId="517130E6" w14:textId="77777777" w:rsidR="007C5A61" w:rsidRDefault="00000000">
      <w:pPr>
        <w:pStyle w:val="ListParagraph"/>
        <w:numPr>
          <w:ilvl w:val="0"/>
          <w:numId w:val="6"/>
        </w:numPr>
        <w:tabs>
          <w:tab w:val="left" w:pos="623"/>
        </w:tabs>
        <w:spacing w:line="239" w:lineRule="exact"/>
        <w:ind w:left="623" w:hanging="419"/>
        <w:jc w:val="left"/>
        <w:rPr>
          <w:rFonts w:ascii="Arial MT"/>
          <w:sz w:val="24"/>
        </w:rPr>
      </w:pPr>
      <w:r>
        <w:rPr>
          <w:rFonts w:ascii="Arial MT"/>
          <w:spacing w:val="-2"/>
          <w:sz w:val="24"/>
        </w:rPr>
        <w:t>boosting</w:t>
      </w:r>
      <w:r>
        <w:rPr>
          <w:rFonts w:ascii="Arial MT"/>
          <w:spacing w:val="-10"/>
          <w:sz w:val="24"/>
        </w:rPr>
        <w:t xml:space="preserve"> </w:t>
      </w:r>
      <w:r>
        <w:rPr>
          <w:rFonts w:ascii="Arial MT"/>
          <w:spacing w:val="-2"/>
          <w:sz w:val="24"/>
        </w:rPr>
        <w:t>models</w:t>
      </w:r>
      <w:r>
        <w:rPr>
          <w:rFonts w:ascii="Arial MT"/>
          <w:spacing w:val="-10"/>
          <w:sz w:val="24"/>
        </w:rPr>
        <w:t xml:space="preserve"> </w:t>
      </w:r>
      <w:r>
        <w:rPr>
          <w:rFonts w:ascii="Arial MT"/>
          <w:spacing w:val="-2"/>
          <w:sz w:val="24"/>
        </w:rPr>
        <w:t>offer</w:t>
      </w:r>
      <w:r>
        <w:rPr>
          <w:rFonts w:ascii="Arial MT"/>
          <w:spacing w:val="-10"/>
          <w:sz w:val="24"/>
        </w:rPr>
        <w:t xml:space="preserve"> </w:t>
      </w:r>
      <w:r>
        <w:rPr>
          <w:rFonts w:ascii="Arial MT"/>
          <w:spacing w:val="-2"/>
          <w:sz w:val="24"/>
        </w:rPr>
        <w:t>an</w:t>
      </w:r>
      <w:r>
        <w:rPr>
          <w:rFonts w:ascii="Arial MT"/>
          <w:spacing w:val="-10"/>
          <w:sz w:val="24"/>
        </w:rPr>
        <w:t xml:space="preserve"> </w:t>
      </w:r>
      <w:r>
        <w:rPr>
          <w:rFonts w:ascii="Arial MT"/>
          <w:spacing w:val="-2"/>
          <w:sz w:val="24"/>
        </w:rPr>
        <w:t>optimal</w:t>
      </w:r>
      <w:r>
        <w:rPr>
          <w:rFonts w:ascii="Arial MT"/>
          <w:spacing w:val="-10"/>
          <w:sz w:val="24"/>
        </w:rPr>
        <w:t xml:space="preserve"> </w:t>
      </w:r>
      <w:r>
        <w:rPr>
          <w:rFonts w:ascii="Arial MT"/>
          <w:spacing w:val="-2"/>
          <w:sz w:val="24"/>
        </w:rPr>
        <w:t>balance</w:t>
      </w:r>
      <w:r>
        <w:rPr>
          <w:rFonts w:ascii="Arial MT"/>
          <w:spacing w:val="-9"/>
          <w:sz w:val="24"/>
        </w:rPr>
        <w:t xml:space="preserve"> </w:t>
      </w:r>
      <w:r>
        <w:rPr>
          <w:rFonts w:ascii="Arial MT"/>
          <w:spacing w:val="-2"/>
          <w:sz w:val="24"/>
        </w:rPr>
        <w:t>of</w:t>
      </w:r>
      <w:r>
        <w:rPr>
          <w:rFonts w:ascii="Arial MT"/>
          <w:spacing w:val="-10"/>
          <w:sz w:val="24"/>
        </w:rPr>
        <w:t xml:space="preserve"> </w:t>
      </w:r>
      <w:r>
        <w:rPr>
          <w:rFonts w:ascii="Arial MT"/>
          <w:spacing w:val="-2"/>
          <w:sz w:val="24"/>
        </w:rPr>
        <w:t>predictive</w:t>
      </w:r>
      <w:r>
        <w:rPr>
          <w:rFonts w:ascii="Arial MT"/>
          <w:spacing w:val="-10"/>
          <w:sz w:val="24"/>
        </w:rPr>
        <w:t xml:space="preserve"> </w:t>
      </w:r>
      <w:r>
        <w:rPr>
          <w:rFonts w:ascii="Arial MT"/>
          <w:spacing w:val="-2"/>
          <w:sz w:val="24"/>
        </w:rPr>
        <w:t>performance</w:t>
      </w:r>
      <w:r>
        <w:rPr>
          <w:rFonts w:ascii="Arial MT"/>
          <w:spacing w:val="-10"/>
          <w:sz w:val="24"/>
        </w:rPr>
        <w:t xml:space="preserve"> </w:t>
      </w:r>
      <w:r>
        <w:rPr>
          <w:rFonts w:ascii="Arial MT"/>
          <w:spacing w:val="-2"/>
          <w:sz w:val="24"/>
        </w:rPr>
        <w:t>and</w:t>
      </w:r>
      <w:r>
        <w:rPr>
          <w:rFonts w:ascii="Arial MT"/>
          <w:spacing w:val="-10"/>
          <w:sz w:val="24"/>
        </w:rPr>
        <w:t xml:space="preserve"> </w:t>
      </w:r>
      <w:r>
        <w:rPr>
          <w:rFonts w:ascii="Arial MT"/>
          <w:spacing w:val="-2"/>
          <w:sz w:val="24"/>
        </w:rPr>
        <w:t>computational</w:t>
      </w:r>
      <w:r>
        <w:rPr>
          <w:rFonts w:ascii="Arial MT"/>
          <w:spacing w:val="-10"/>
          <w:sz w:val="24"/>
        </w:rPr>
        <w:t xml:space="preserve"> </w:t>
      </w:r>
      <w:r>
        <w:rPr>
          <w:rFonts w:ascii="Arial MT"/>
          <w:spacing w:val="-2"/>
          <w:sz w:val="24"/>
        </w:rPr>
        <w:t>efficiency</w:t>
      </w:r>
    </w:p>
    <w:p w14:paraId="7E6DC1B1" w14:textId="77777777" w:rsidR="007C5A61" w:rsidRDefault="00000000">
      <w:pPr>
        <w:pStyle w:val="ListParagraph"/>
        <w:numPr>
          <w:ilvl w:val="0"/>
          <w:numId w:val="6"/>
        </w:numPr>
        <w:tabs>
          <w:tab w:val="left" w:pos="624"/>
        </w:tabs>
        <w:spacing w:line="258" w:lineRule="exact"/>
        <w:ind w:left="624" w:hanging="420"/>
        <w:jc w:val="left"/>
        <w:rPr>
          <w:rFonts w:ascii="Arial MT"/>
          <w:sz w:val="24"/>
        </w:rPr>
      </w:pPr>
      <w:r>
        <w:rPr>
          <w:rFonts w:ascii="Arial MT"/>
          <w:sz w:val="24"/>
        </w:rPr>
        <w:t>for</w:t>
      </w:r>
      <w:r>
        <w:rPr>
          <w:rFonts w:ascii="Arial MT"/>
          <w:spacing w:val="-12"/>
          <w:sz w:val="24"/>
        </w:rPr>
        <w:t xml:space="preserve"> </w:t>
      </w:r>
      <w:r>
        <w:rPr>
          <w:rFonts w:ascii="Arial MT"/>
          <w:sz w:val="24"/>
        </w:rPr>
        <w:t>real-time</w:t>
      </w:r>
      <w:r>
        <w:rPr>
          <w:rFonts w:ascii="Arial MT"/>
          <w:spacing w:val="-11"/>
          <w:sz w:val="24"/>
        </w:rPr>
        <w:t xml:space="preserve"> </w:t>
      </w:r>
      <w:r>
        <w:rPr>
          <w:rFonts w:ascii="Arial MT"/>
          <w:spacing w:val="-2"/>
          <w:sz w:val="24"/>
        </w:rPr>
        <w:t>deployment.</w:t>
      </w:r>
    </w:p>
    <w:p w14:paraId="53AC90D8" w14:textId="77777777" w:rsidR="007C5A61" w:rsidRDefault="007C5A61">
      <w:pPr>
        <w:pStyle w:val="BodyText"/>
        <w:spacing w:before="107"/>
        <w:rPr>
          <w:rFonts w:ascii="Arial MT"/>
        </w:rPr>
      </w:pPr>
    </w:p>
    <w:p w14:paraId="1E3D9DE4" w14:textId="77777777" w:rsidR="007C5A61" w:rsidRDefault="00000000">
      <w:pPr>
        <w:pStyle w:val="ListParagraph"/>
        <w:numPr>
          <w:ilvl w:val="0"/>
          <w:numId w:val="6"/>
        </w:numPr>
        <w:tabs>
          <w:tab w:val="left" w:pos="623"/>
        </w:tabs>
        <w:spacing w:line="258" w:lineRule="exact"/>
        <w:ind w:left="623" w:hanging="419"/>
        <w:jc w:val="left"/>
        <w:rPr>
          <w:sz w:val="24"/>
        </w:rPr>
      </w:pPr>
      <w:r>
        <w:rPr>
          <w:b/>
          <w:sz w:val="24"/>
        </w:rPr>
        <w:t>Keywords:</w:t>
      </w:r>
      <w:r>
        <w:rPr>
          <w:b/>
          <w:spacing w:val="22"/>
          <w:sz w:val="24"/>
        </w:rPr>
        <w:t xml:space="preserve"> </w:t>
      </w:r>
      <w:r>
        <w:rPr>
          <w:sz w:val="24"/>
        </w:rPr>
        <w:t>machine</w:t>
      </w:r>
      <w:r>
        <w:rPr>
          <w:spacing w:val="13"/>
          <w:sz w:val="24"/>
        </w:rPr>
        <w:t xml:space="preserve"> </w:t>
      </w:r>
      <w:r>
        <w:rPr>
          <w:sz w:val="24"/>
        </w:rPr>
        <w:t>learning,</w:t>
      </w:r>
      <w:r>
        <w:rPr>
          <w:spacing w:val="23"/>
          <w:sz w:val="24"/>
        </w:rPr>
        <w:t xml:space="preserve"> </w:t>
      </w:r>
      <w:r>
        <w:rPr>
          <w:sz w:val="24"/>
        </w:rPr>
        <w:t>emergency</w:t>
      </w:r>
      <w:r>
        <w:rPr>
          <w:spacing w:val="12"/>
          <w:sz w:val="24"/>
        </w:rPr>
        <w:t xml:space="preserve"> </w:t>
      </w:r>
      <w:r>
        <w:rPr>
          <w:sz w:val="24"/>
        </w:rPr>
        <w:t>department,</w:t>
      </w:r>
      <w:r>
        <w:rPr>
          <w:spacing w:val="23"/>
          <w:sz w:val="24"/>
        </w:rPr>
        <w:t xml:space="preserve"> </w:t>
      </w:r>
      <w:r>
        <w:rPr>
          <w:sz w:val="24"/>
        </w:rPr>
        <w:t>clinical</w:t>
      </w:r>
      <w:r>
        <w:rPr>
          <w:spacing w:val="12"/>
          <w:sz w:val="24"/>
        </w:rPr>
        <w:t xml:space="preserve"> </w:t>
      </w:r>
      <w:r>
        <w:rPr>
          <w:sz w:val="24"/>
        </w:rPr>
        <w:t>trajectory,</w:t>
      </w:r>
      <w:r>
        <w:rPr>
          <w:spacing w:val="23"/>
          <w:sz w:val="24"/>
        </w:rPr>
        <w:t xml:space="preserve"> </w:t>
      </w:r>
      <w:r>
        <w:rPr>
          <w:sz w:val="24"/>
        </w:rPr>
        <w:t>length</w:t>
      </w:r>
      <w:r>
        <w:rPr>
          <w:spacing w:val="13"/>
          <w:sz w:val="24"/>
        </w:rPr>
        <w:t xml:space="preserve"> </w:t>
      </w:r>
      <w:r>
        <w:rPr>
          <w:sz w:val="24"/>
        </w:rPr>
        <w:t>of</w:t>
      </w:r>
      <w:r>
        <w:rPr>
          <w:spacing w:val="12"/>
          <w:sz w:val="24"/>
        </w:rPr>
        <w:t xml:space="preserve"> </w:t>
      </w:r>
      <w:r>
        <w:rPr>
          <w:sz w:val="24"/>
        </w:rPr>
        <w:t>stay,</w:t>
      </w:r>
      <w:r>
        <w:rPr>
          <w:spacing w:val="23"/>
          <w:sz w:val="24"/>
        </w:rPr>
        <w:t xml:space="preserve"> </w:t>
      </w:r>
      <w:r>
        <w:rPr>
          <w:sz w:val="24"/>
        </w:rPr>
        <w:t>health</w:t>
      </w:r>
      <w:r>
        <w:rPr>
          <w:spacing w:val="13"/>
          <w:sz w:val="24"/>
        </w:rPr>
        <w:t xml:space="preserve"> </w:t>
      </w:r>
      <w:r>
        <w:rPr>
          <w:spacing w:val="-2"/>
          <w:sz w:val="24"/>
        </w:rPr>
        <w:t>equity,</w:t>
      </w:r>
    </w:p>
    <w:p w14:paraId="3CDEEB20" w14:textId="77777777" w:rsidR="007C5A61" w:rsidRDefault="00000000">
      <w:pPr>
        <w:pStyle w:val="ListParagraph"/>
        <w:numPr>
          <w:ilvl w:val="0"/>
          <w:numId w:val="6"/>
        </w:numPr>
        <w:tabs>
          <w:tab w:val="left" w:pos="624"/>
        </w:tabs>
        <w:spacing w:line="258" w:lineRule="exact"/>
        <w:ind w:left="624" w:hanging="419"/>
        <w:jc w:val="left"/>
        <w:rPr>
          <w:sz w:val="24"/>
        </w:rPr>
      </w:pPr>
      <w:r>
        <w:rPr>
          <w:spacing w:val="-2"/>
          <w:sz w:val="24"/>
        </w:rPr>
        <w:t>triage,</w:t>
      </w:r>
      <w:r>
        <w:rPr>
          <w:spacing w:val="2"/>
          <w:sz w:val="24"/>
        </w:rPr>
        <w:t xml:space="preserve"> </w:t>
      </w:r>
      <w:r>
        <w:rPr>
          <w:spacing w:val="-2"/>
          <w:sz w:val="24"/>
        </w:rPr>
        <w:t>interpretability,</w:t>
      </w:r>
      <w:r>
        <w:rPr>
          <w:spacing w:val="2"/>
          <w:sz w:val="24"/>
        </w:rPr>
        <w:t xml:space="preserve"> </w:t>
      </w:r>
      <w:r>
        <w:rPr>
          <w:spacing w:val="-2"/>
          <w:sz w:val="24"/>
        </w:rPr>
        <w:t>confidence</w:t>
      </w:r>
      <w:r>
        <w:rPr>
          <w:spacing w:val="3"/>
          <w:sz w:val="24"/>
        </w:rPr>
        <w:t xml:space="preserve"> </w:t>
      </w:r>
      <w:r>
        <w:rPr>
          <w:spacing w:val="-2"/>
          <w:sz w:val="24"/>
        </w:rPr>
        <w:t>intervals</w:t>
      </w:r>
    </w:p>
    <w:p w14:paraId="4EEF0669" w14:textId="77777777" w:rsidR="007C5A61" w:rsidRDefault="007C5A61">
      <w:pPr>
        <w:pStyle w:val="BodyText"/>
        <w:spacing w:before="7"/>
      </w:pPr>
    </w:p>
    <w:p w14:paraId="42D5D78A" w14:textId="77777777" w:rsidR="007C5A61" w:rsidRDefault="00000000">
      <w:pPr>
        <w:pStyle w:val="Heading1"/>
        <w:tabs>
          <w:tab w:val="left" w:pos="1028"/>
        </w:tabs>
        <w:spacing w:before="0"/>
        <w:ind w:left="625" w:firstLine="0"/>
      </w:pPr>
      <w:r>
        <w:rPr>
          <w:color w:val="231F20"/>
          <w:spacing w:val="-10"/>
        </w:rPr>
        <w:t>1</w:t>
      </w:r>
      <w:r>
        <w:rPr>
          <w:color w:val="231F20"/>
        </w:rPr>
        <w:tab/>
      </w:r>
      <w:r>
        <w:rPr>
          <w:color w:val="231F20"/>
          <w:spacing w:val="-2"/>
        </w:rPr>
        <w:t>INTRODUCTION</w:t>
      </w:r>
    </w:p>
    <w:p w14:paraId="20BAAA78" w14:textId="77777777" w:rsidR="007C5A61" w:rsidRDefault="00000000">
      <w:pPr>
        <w:pStyle w:val="ListParagraph"/>
        <w:numPr>
          <w:ilvl w:val="0"/>
          <w:numId w:val="6"/>
        </w:numPr>
        <w:tabs>
          <w:tab w:val="left" w:pos="623"/>
        </w:tabs>
        <w:spacing w:before="139" w:line="258" w:lineRule="exact"/>
        <w:ind w:left="623" w:hanging="419"/>
        <w:jc w:val="left"/>
        <w:rPr>
          <w:sz w:val="24"/>
        </w:rPr>
      </w:pPr>
      <w:r>
        <w:rPr>
          <w:sz w:val="24"/>
        </w:rPr>
        <w:t>Emergency</w:t>
      </w:r>
      <w:r>
        <w:rPr>
          <w:spacing w:val="36"/>
          <w:sz w:val="24"/>
        </w:rPr>
        <w:t xml:space="preserve"> </w:t>
      </w:r>
      <w:r>
        <w:rPr>
          <w:sz w:val="24"/>
        </w:rPr>
        <w:t>department</w:t>
      </w:r>
      <w:r>
        <w:rPr>
          <w:spacing w:val="36"/>
          <w:sz w:val="24"/>
        </w:rPr>
        <w:t xml:space="preserve"> </w:t>
      </w:r>
      <w:r>
        <w:rPr>
          <w:sz w:val="24"/>
        </w:rPr>
        <w:t>(ED)</w:t>
      </w:r>
      <w:r>
        <w:rPr>
          <w:spacing w:val="36"/>
          <w:sz w:val="24"/>
        </w:rPr>
        <w:t xml:space="preserve"> </w:t>
      </w:r>
      <w:r>
        <w:rPr>
          <w:sz w:val="24"/>
        </w:rPr>
        <w:t>crowding</w:t>
      </w:r>
      <w:r>
        <w:rPr>
          <w:spacing w:val="36"/>
          <w:sz w:val="24"/>
        </w:rPr>
        <w:t xml:space="preserve"> </w:t>
      </w:r>
      <w:r>
        <w:rPr>
          <w:sz w:val="24"/>
        </w:rPr>
        <w:t>represents</w:t>
      </w:r>
      <w:r>
        <w:rPr>
          <w:spacing w:val="36"/>
          <w:sz w:val="24"/>
        </w:rPr>
        <w:t xml:space="preserve"> </w:t>
      </w:r>
      <w:r>
        <w:rPr>
          <w:sz w:val="24"/>
        </w:rPr>
        <w:t>one</w:t>
      </w:r>
      <w:r>
        <w:rPr>
          <w:spacing w:val="36"/>
          <w:sz w:val="24"/>
        </w:rPr>
        <w:t xml:space="preserve"> </w:t>
      </w:r>
      <w:r>
        <w:rPr>
          <w:sz w:val="24"/>
        </w:rPr>
        <w:t>of</w:t>
      </w:r>
      <w:r>
        <w:rPr>
          <w:spacing w:val="37"/>
          <w:sz w:val="24"/>
        </w:rPr>
        <w:t xml:space="preserve"> </w:t>
      </w:r>
      <w:r>
        <w:rPr>
          <w:sz w:val="24"/>
        </w:rPr>
        <w:t>the</w:t>
      </w:r>
      <w:r>
        <w:rPr>
          <w:spacing w:val="36"/>
          <w:sz w:val="24"/>
        </w:rPr>
        <w:t xml:space="preserve"> </w:t>
      </w:r>
      <w:r>
        <w:rPr>
          <w:sz w:val="24"/>
        </w:rPr>
        <w:t>most</w:t>
      </w:r>
      <w:r>
        <w:rPr>
          <w:spacing w:val="36"/>
          <w:sz w:val="24"/>
        </w:rPr>
        <w:t xml:space="preserve"> </w:t>
      </w:r>
      <w:r>
        <w:rPr>
          <w:sz w:val="24"/>
        </w:rPr>
        <w:t>pressing</w:t>
      </w:r>
      <w:r>
        <w:rPr>
          <w:spacing w:val="36"/>
          <w:sz w:val="24"/>
        </w:rPr>
        <w:t xml:space="preserve"> </w:t>
      </w:r>
      <w:r>
        <w:rPr>
          <w:sz w:val="24"/>
        </w:rPr>
        <w:t>public</w:t>
      </w:r>
      <w:r>
        <w:rPr>
          <w:spacing w:val="36"/>
          <w:sz w:val="24"/>
        </w:rPr>
        <w:t xml:space="preserve"> </w:t>
      </w:r>
      <w:r>
        <w:rPr>
          <w:sz w:val="24"/>
        </w:rPr>
        <w:t>health</w:t>
      </w:r>
      <w:r>
        <w:rPr>
          <w:spacing w:val="36"/>
          <w:sz w:val="24"/>
        </w:rPr>
        <w:t xml:space="preserve"> </w:t>
      </w:r>
      <w:r>
        <w:rPr>
          <w:spacing w:val="-2"/>
          <w:sz w:val="24"/>
        </w:rPr>
        <w:t>challenges</w:t>
      </w:r>
    </w:p>
    <w:p w14:paraId="342A6F33" w14:textId="516B551C" w:rsidR="007C5A61" w:rsidRDefault="00000000">
      <w:pPr>
        <w:pStyle w:val="ListParagraph"/>
        <w:numPr>
          <w:ilvl w:val="0"/>
          <w:numId w:val="6"/>
        </w:numPr>
        <w:tabs>
          <w:tab w:val="left" w:pos="623"/>
        </w:tabs>
        <w:spacing w:line="239" w:lineRule="exact"/>
        <w:ind w:left="623" w:hanging="419"/>
        <w:jc w:val="left"/>
        <w:rPr>
          <w:sz w:val="24"/>
        </w:rPr>
      </w:pPr>
      <w:r>
        <w:rPr>
          <w:sz w:val="24"/>
        </w:rPr>
        <w:t>worldwide,</w:t>
      </w:r>
      <w:r>
        <w:rPr>
          <w:spacing w:val="42"/>
          <w:sz w:val="24"/>
        </w:rPr>
        <w:t xml:space="preserve"> </w:t>
      </w:r>
      <w:r>
        <w:rPr>
          <w:sz w:val="24"/>
        </w:rPr>
        <w:t>with</w:t>
      </w:r>
      <w:r>
        <w:rPr>
          <w:spacing w:val="26"/>
          <w:sz w:val="24"/>
        </w:rPr>
        <w:t xml:space="preserve"> </w:t>
      </w:r>
      <w:r>
        <w:rPr>
          <w:sz w:val="24"/>
        </w:rPr>
        <w:t>profound</w:t>
      </w:r>
      <w:r>
        <w:rPr>
          <w:spacing w:val="26"/>
          <w:sz w:val="24"/>
        </w:rPr>
        <w:t xml:space="preserve"> </w:t>
      </w:r>
      <w:r>
        <w:rPr>
          <w:sz w:val="24"/>
        </w:rPr>
        <w:t>implications</w:t>
      </w:r>
      <w:r>
        <w:rPr>
          <w:spacing w:val="26"/>
          <w:sz w:val="24"/>
        </w:rPr>
        <w:t xml:space="preserve"> </w:t>
      </w:r>
      <w:r>
        <w:rPr>
          <w:sz w:val="24"/>
        </w:rPr>
        <w:t>for</w:t>
      </w:r>
      <w:r>
        <w:rPr>
          <w:spacing w:val="27"/>
          <w:sz w:val="24"/>
        </w:rPr>
        <w:t xml:space="preserve"> </w:t>
      </w:r>
      <w:r>
        <w:rPr>
          <w:sz w:val="24"/>
        </w:rPr>
        <w:t>patient</w:t>
      </w:r>
      <w:r>
        <w:rPr>
          <w:spacing w:val="25"/>
          <w:sz w:val="24"/>
        </w:rPr>
        <w:t xml:space="preserve"> </w:t>
      </w:r>
      <w:r>
        <w:rPr>
          <w:sz w:val="24"/>
        </w:rPr>
        <w:t>safety,</w:t>
      </w:r>
      <w:ins w:id="7" w:author="Sol Richardson" w:date="2026-04-21T00:56:00Z" w16du:dateUtc="2026-04-20T16:56:00Z">
        <w:r w:rsidR="0059747C">
          <w:rPr>
            <w:sz w:val="24"/>
          </w:rPr>
          <w:t xml:space="preserve"> triage decision-making,</w:t>
        </w:r>
      </w:ins>
      <w:r>
        <w:rPr>
          <w:spacing w:val="43"/>
          <w:sz w:val="24"/>
        </w:rPr>
        <w:t xml:space="preserve"> </w:t>
      </w:r>
      <w:r>
        <w:rPr>
          <w:sz w:val="24"/>
        </w:rPr>
        <w:t>healthcare</w:t>
      </w:r>
      <w:r>
        <w:rPr>
          <w:spacing w:val="26"/>
          <w:sz w:val="24"/>
        </w:rPr>
        <w:t xml:space="preserve"> </w:t>
      </w:r>
      <w:r>
        <w:rPr>
          <w:sz w:val="24"/>
        </w:rPr>
        <w:t>costs,</w:t>
      </w:r>
      <w:r>
        <w:rPr>
          <w:spacing w:val="42"/>
          <w:sz w:val="24"/>
        </w:rPr>
        <w:t xml:space="preserve"> </w:t>
      </w:r>
      <w:r>
        <w:rPr>
          <w:sz w:val="24"/>
        </w:rPr>
        <w:t>and</w:t>
      </w:r>
      <w:r>
        <w:rPr>
          <w:spacing w:val="26"/>
          <w:sz w:val="24"/>
        </w:rPr>
        <w:t xml:space="preserve"> </w:t>
      </w:r>
      <w:r>
        <w:rPr>
          <w:sz w:val="24"/>
        </w:rPr>
        <w:t>quality</w:t>
      </w:r>
      <w:r>
        <w:rPr>
          <w:spacing w:val="26"/>
          <w:sz w:val="24"/>
        </w:rPr>
        <w:t xml:space="preserve"> </w:t>
      </w:r>
      <w:r>
        <w:rPr>
          <w:sz w:val="24"/>
        </w:rPr>
        <w:t>of</w:t>
      </w:r>
      <w:r>
        <w:rPr>
          <w:spacing w:val="26"/>
          <w:sz w:val="24"/>
        </w:rPr>
        <w:t xml:space="preserve"> </w:t>
      </w:r>
      <w:r>
        <w:rPr>
          <w:sz w:val="24"/>
        </w:rPr>
        <w:t>life</w:t>
      </w:r>
      <w:r>
        <w:rPr>
          <w:spacing w:val="27"/>
          <w:sz w:val="24"/>
        </w:rPr>
        <w:t xml:space="preserve"> </w:t>
      </w:r>
      <w:r>
        <w:rPr>
          <w:sz w:val="24"/>
        </w:rPr>
        <w:t>[1,</w:t>
      </w:r>
      <w:r>
        <w:rPr>
          <w:spacing w:val="26"/>
          <w:sz w:val="24"/>
        </w:rPr>
        <w:t xml:space="preserve"> </w:t>
      </w:r>
      <w:r>
        <w:rPr>
          <w:spacing w:val="-5"/>
          <w:sz w:val="24"/>
        </w:rPr>
        <w:t>2].</w:t>
      </w:r>
    </w:p>
    <w:p w14:paraId="5AF8B471" w14:textId="77777777" w:rsidR="007C5A61" w:rsidRDefault="00000000">
      <w:pPr>
        <w:pStyle w:val="ListParagraph"/>
        <w:numPr>
          <w:ilvl w:val="0"/>
          <w:numId w:val="6"/>
        </w:numPr>
        <w:tabs>
          <w:tab w:val="left" w:pos="623"/>
        </w:tabs>
        <w:spacing w:line="258" w:lineRule="exact"/>
        <w:ind w:left="623" w:hanging="419"/>
        <w:jc w:val="left"/>
        <w:rPr>
          <w:sz w:val="24"/>
        </w:rPr>
      </w:pPr>
      <w:r>
        <w:rPr>
          <w:sz w:val="24"/>
        </w:rPr>
        <w:t>Prolonged</w:t>
      </w:r>
      <w:r>
        <w:rPr>
          <w:spacing w:val="42"/>
          <w:sz w:val="24"/>
        </w:rPr>
        <w:t xml:space="preserve"> </w:t>
      </w:r>
      <w:r>
        <w:rPr>
          <w:sz w:val="24"/>
        </w:rPr>
        <w:t>ED</w:t>
      </w:r>
      <w:r>
        <w:rPr>
          <w:spacing w:val="42"/>
          <w:sz w:val="24"/>
        </w:rPr>
        <w:t xml:space="preserve"> </w:t>
      </w:r>
      <w:r>
        <w:rPr>
          <w:sz w:val="24"/>
        </w:rPr>
        <w:t>length</w:t>
      </w:r>
      <w:r>
        <w:rPr>
          <w:spacing w:val="43"/>
          <w:sz w:val="24"/>
        </w:rPr>
        <w:t xml:space="preserve"> </w:t>
      </w:r>
      <w:r>
        <w:rPr>
          <w:sz w:val="24"/>
        </w:rPr>
        <w:t>of</w:t>
      </w:r>
      <w:r>
        <w:rPr>
          <w:spacing w:val="42"/>
          <w:sz w:val="24"/>
        </w:rPr>
        <w:t xml:space="preserve"> </w:t>
      </w:r>
      <w:r>
        <w:rPr>
          <w:sz w:val="24"/>
        </w:rPr>
        <w:t>stay</w:t>
      </w:r>
      <w:r>
        <w:rPr>
          <w:spacing w:val="43"/>
          <w:sz w:val="24"/>
        </w:rPr>
        <w:t xml:space="preserve"> </w:t>
      </w:r>
      <w:r>
        <w:rPr>
          <w:sz w:val="24"/>
        </w:rPr>
        <w:t>(ED-LOS),</w:t>
      </w:r>
      <w:r>
        <w:rPr>
          <w:spacing w:val="42"/>
          <w:sz w:val="24"/>
        </w:rPr>
        <w:t xml:space="preserve"> </w:t>
      </w:r>
      <w:r>
        <w:rPr>
          <w:sz w:val="24"/>
        </w:rPr>
        <w:t>particularly</w:t>
      </w:r>
      <w:r>
        <w:rPr>
          <w:spacing w:val="43"/>
          <w:sz w:val="24"/>
        </w:rPr>
        <w:t xml:space="preserve"> </w:t>
      </w:r>
      <w:r>
        <w:rPr>
          <w:sz w:val="24"/>
        </w:rPr>
        <w:t>boarding</w:t>
      </w:r>
      <w:r>
        <w:rPr>
          <w:spacing w:val="42"/>
          <w:sz w:val="24"/>
        </w:rPr>
        <w:t xml:space="preserve"> </w:t>
      </w:r>
      <w:r>
        <w:rPr>
          <w:sz w:val="24"/>
        </w:rPr>
        <w:t>times</w:t>
      </w:r>
      <w:r>
        <w:rPr>
          <w:spacing w:val="43"/>
          <w:sz w:val="24"/>
        </w:rPr>
        <w:t xml:space="preserve"> </w:t>
      </w:r>
      <w:r>
        <w:rPr>
          <w:sz w:val="24"/>
        </w:rPr>
        <w:t>exceeding</w:t>
      </w:r>
      <w:r>
        <w:rPr>
          <w:spacing w:val="42"/>
          <w:sz w:val="24"/>
        </w:rPr>
        <w:t xml:space="preserve"> </w:t>
      </w:r>
      <w:r>
        <w:rPr>
          <w:sz w:val="24"/>
        </w:rPr>
        <w:t>12</w:t>
      </w:r>
      <w:r>
        <w:rPr>
          <w:spacing w:val="42"/>
          <w:sz w:val="24"/>
        </w:rPr>
        <w:t xml:space="preserve"> </w:t>
      </w:r>
      <w:r>
        <w:rPr>
          <w:sz w:val="24"/>
        </w:rPr>
        <w:t>hours,</w:t>
      </w:r>
      <w:r>
        <w:rPr>
          <w:spacing w:val="67"/>
          <w:sz w:val="24"/>
        </w:rPr>
        <w:t xml:space="preserve"> </w:t>
      </w:r>
      <w:r>
        <w:rPr>
          <w:sz w:val="24"/>
        </w:rPr>
        <w:t>has</w:t>
      </w:r>
      <w:r>
        <w:rPr>
          <w:spacing w:val="43"/>
          <w:sz w:val="24"/>
        </w:rPr>
        <w:t xml:space="preserve"> </w:t>
      </w:r>
      <w:r>
        <w:rPr>
          <w:spacing w:val="-4"/>
          <w:sz w:val="24"/>
        </w:rPr>
        <w:t>been</w:t>
      </w:r>
    </w:p>
    <w:p w14:paraId="122F46BE" w14:textId="77777777" w:rsidR="007C5A61" w:rsidRDefault="007C5A61">
      <w:pPr>
        <w:pStyle w:val="ListParagraph"/>
        <w:spacing w:line="258" w:lineRule="exact"/>
        <w:rPr>
          <w:sz w:val="24"/>
        </w:rPr>
        <w:sectPr w:rsidR="007C5A61">
          <w:footerReference w:type="default" r:id="rId12"/>
          <w:type w:val="continuous"/>
          <w:pgSz w:w="11910" w:h="16840"/>
          <w:pgMar w:top="400" w:right="0" w:bottom="1240" w:left="283" w:header="0" w:footer="1043" w:gutter="0"/>
          <w:pgNumType w:start="1"/>
          <w:cols w:space="720"/>
        </w:sectPr>
      </w:pPr>
    </w:p>
    <w:p w14:paraId="3AB9ABE2" w14:textId="77777777" w:rsidR="007C5A61" w:rsidRDefault="007C5A61">
      <w:pPr>
        <w:pStyle w:val="BodyText"/>
        <w:spacing w:before="34"/>
      </w:pPr>
    </w:p>
    <w:p w14:paraId="0003D42C" w14:textId="77777777" w:rsidR="007C5A61" w:rsidRDefault="00000000">
      <w:pPr>
        <w:pStyle w:val="ListParagraph"/>
        <w:numPr>
          <w:ilvl w:val="0"/>
          <w:numId w:val="6"/>
        </w:numPr>
        <w:tabs>
          <w:tab w:val="left" w:pos="669"/>
        </w:tabs>
        <w:spacing w:before="1" w:line="258" w:lineRule="exact"/>
        <w:ind w:left="669" w:hanging="419"/>
        <w:jc w:val="left"/>
        <w:rPr>
          <w:sz w:val="24"/>
        </w:rPr>
      </w:pPr>
      <w:commentRangeStart w:id="8"/>
      <w:r>
        <w:rPr>
          <w:sz w:val="24"/>
        </w:rPr>
        <w:t>associated</w:t>
      </w:r>
      <w:r>
        <w:rPr>
          <w:spacing w:val="55"/>
          <w:sz w:val="24"/>
        </w:rPr>
        <w:t xml:space="preserve"> </w:t>
      </w:r>
      <w:r>
        <w:rPr>
          <w:sz w:val="24"/>
        </w:rPr>
        <w:t>with</w:t>
      </w:r>
      <w:r>
        <w:rPr>
          <w:spacing w:val="55"/>
          <w:sz w:val="24"/>
        </w:rPr>
        <w:t xml:space="preserve"> </w:t>
      </w:r>
      <w:r>
        <w:rPr>
          <w:sz w:val="24"/>
        </w:rPr>
        <w:t>a</w:t>
      </w:r>
      <w:r>
        <w:rPr>
          <w:spacing w:val="56"/>
          <w:sz w:val="24"/>
        </w:rPr>
        <w:t xml:space="preserve"> </w:t>
      </w:r>
      <w:r>
        <w:rPr>
          <w:sz w:val="24"/>
        </w:rPr>
        <w:t>37%</w:t>
      </w:r>
      <w:r>
        <w:rPr>
          <w:spacing w:val="55"/>
          <w:sz w:val="24"/>
        </w:rPr>
        <w:t xml:space="preserve"> </w:t>
      </w:r>
      <w:r>
        <w:rPr>
          <w:sz w:val="24"/>
        </w:rPr>
        <w:t>elevated</w:t>
      </w:r>
      <w:r>
        <w:rPr>
          <w:spacing w:val="56"/>
          <w:sz w:val="24"/>
        </w:rPr>
        <w:t xml:space="preserve"> </w:t>
      </w:r>
      <w:r>
        <w:rPr>
          <w:sz w:val="24"/>
        </w:rPr>
        <w:t>mortality</w:t>
      </w:r>
      <w:r>
        <w:rPr>
          <w:spacing w:val="55"/>
          <w:sz w:val="24"/>
        </w:rPr>
        <w:t xml:space="preserve"> </w:t>
      </w:r>
      <w:r>
        <w:rPr>
          <w:sz w:val="24"/>
        </w:rPr>
        <w:t>risk</w:t>
      </w:r>
      <w:r>
        <w:rPr>
          <w:spacing w:val="56"/>
          <w:sz w:val="24"/>
        </w:rPr>
        <w:t xml:space="preserve"> </w:t>
      </w:r>
      <w:r>
        <w:rPr>
          <w:sz w:val="24"/>
        </w:rPr>
        <w:t>among</w:t>
      </w:r>
      <w:r>
        <w:rPr>
          <w:spacing w:val="55"/>
          <w:sz w:val="24"/>
        </w:rPr>
        <w:t xml:space="preserve"> </w:t>
      </w:r>
      <w:r>
        <w:rPr>
          <w:sz w:val="24"/>
        </w:rPr>
        <w:t>admitted</w:t>
      </w:r>
      <w:r>
        <w:rPr>
          <w:spacing w:val="56"/>
          <w:sz w:val="24"/>
        </w:rPr>
        <w:t xml:space="preserve"> </w:t>
      </w:r>
      <w:r>
        <w:rPr>
          <w:sz w:val="24"/>
        </w:rPr>
        <w:t>patients</w:t>
      </w:r>
      <w:r>
        <w:rPr>
          <w:spacing w:val="55"/>
          <w:sz w:val="24"/>
        </w:rPr>
        <w:t xml:space="preserve"> </w:t>
      </w:r>
      <w:r>
        <w:rPr>
          <w:sz w:val="24"/>
        </w:rPr>
        <w:t>[5,</w:t>
      </w:r>
      <w:r>
        <w:rPr>
          <w:spacing w:val="56"/>
          <w:sz w:val="24"/>
        </w:rPr>
        <w:t xml:space="preserve"> </w:t>
      </w:r>
      <w:r>
        <w:rPr>
          <w:sz w:val="24"/>
        </w:rPr>
        <w:t>54].</w:t>
      </w:r>
      <w:r>
        <w:rPr>
          <w:spacing w:val="55"/>
          <w:w w:val="150"/>
          <w:sz w:val="24"/>
        </w:rPr>
        <w:t xml:space="preserve"> </w:t>
      </w:r>
      <w:commentRangeEnd w:id="8"/>
      <w:r w:rsidR="0059747C">
        <w:rPr>
          <w:rStyle w:val="CommentReference"/>
          <w:sz w:val="24"/>
          <w:szCs w:val="22"/>
        </w:rPr>
        <w:commentReference w:id="8"/>
      </w:r>
      <w:r>
        <w:rPr>
          <w:sz w:val="24"/>
        </w:rPr>
        <w:t>These</w:t>
      </w:r>
      <w:r>
        <w:rPr>
          <w:spacing w:val="55"/>
          <w:sz w:val="24"/>
        </w:rPr>
        <w:t xml:space="preserve"> </w:t>
      </w:r>
      <w:r>
        <w:rPr>
          <w:spacing w:val="-2"/>
          <w:sz w:val="24"/>
        </w:rPr>
        <w:t>challenges</w:t>
      </w:r>
    </w:p>
    <w:p w14:paraId="2DEF5202" w14:textId="77777777" w:rsidR="007C5A61" w:rsidRDefault="00000000">
      <w:pPr>
        <w:pStyle w:val="ListParagraph"/>
        <w:numPr>
          <w:ilvl w:val="0"/>
          <w:numId w:val="6"/>
        </w:numPr>
        <w:tabs>
          <w:tab w:val="left" w:pos="669"/>
        </w:tabs>
        <w:spacing w:line="239" w:lineRule="exact"/>
        <w:ind w:left="669" w:hanging="419"/>
        <w:jc w:val="left"/>
        <w:rPr>
          <w:sz w:val="24"/>
        </w:rPr>
      </w:pPr>
      <w:r>
        <w:rPr>
          <w:spacing w:val="-2"/>
          <w:sz w:val="24"/>
        </w:rPr>
        <w:t>underscore</w:t>
      </w:r>
      <w:r>
        <w:rPr>
          <w:spacing w:val="-5"/>
          <w:sz w:val="24"/>
        </w:rPr>
        <w:t xml:space="preserve"> </w:t>
      </w:r>
      <w:r>
        <w:rPr>
          <w:spacing w:val="-2"/>
          <w:sz w:val="24"/>
        </w:rPr>
        <w:t>the</w:t>
      </w:r>
      <w:r>
        <w:rPr>
          <w:spacing w:val="-5"/>
          <w:sz w:val="24"/>
        </w:rPr>
        <w:t xml:space="preserve"> </w:t>
      </w:r>
      <w:r>
        <w:rPr>
          <w:spacing w:val="-2"/>
          <w:sz w:val="24"/>
        </w:rPr>
        <w:t>critical</w:t>
      </w:r>
      <w:r>
        <w:rPr>
          <w:spacing w:val="-5"/>
          <w:sz w:val="24"/>
        </w:rPr>
        <w:t xml:space="preserve"> </w:t>
      </w:r>
      <w:r>
        <w:rPr>
          <w:spacing w:val="-2"/>
          <w:sz w:val="24"/>
        </w:rPr>
        <w:t>need</w:t>
      </w:r>
      <w:r>
        <w:rPr>
          <w:spacing w:val="-4"/>
          <w:sz w:val="24"/>
        </w:rPr>
        <w:t xml:space="preserve"> </w:t>
      </w:r>
      <w:r>
        <w:rPr>
          <w:spacing w:val="-2"/>
          <w:sz w:val="24"/>
        </w:rPr>
        <w:t>for</w:t>
      </w:r>
      <w:r>
        <w:rPr>
          <w:spacing w:val="-5"/>
          <w:sz w:val="24"/>
        </w:rPr>
        <w:t xml:space="preserve"> </w:t>
      </w:r>
      <w:r>
        <w:rPr>
          <w:spacing w:val="-2"/>
          <w:sz w:val="24"/>
        </w:rPr>
        <w:t>accurate,</w:t>
      </w:r>
      <w:r>
        <w:rPr>
          <w:sz w:val="24"/>
        </w:rPr>
        <w:t xml:space="preserve"> </w:t>
      </w:r>
      <w:r>
        <w:rPr>
          <w:spacing w:val="-2"/>
          <w:sz w:val="24"/>
        </w:rPr>
        <w:t>real-time</w:t>
      </w:r>
      <w:r>
        <w:rPr>
          <w:spacing w:val="-5"/>
          <w:sz w:val="24"/>
        </w:rPr>
        <w:t xml:space="preserve"> </w:t>
      </w:r>
      <w:r>
        <w:rPr>
          <w:spacing w:val="-2"/>
          <w:sz w:val="24"/>
        </w:rPr>
        <w:t>prediction</w:t>
      </w:r>
      <w:r>
        <w:rPr>
          <w:spacing w:val="-5"/>
          <w:sz w:val="24"/>
        </w:rPr>
        <w:t xml:space="preserve"> </w:t>
      </w:r>
      <w:r>
        <w:rPr>
          <w:spacing w:val="-2"/>
          <w:sz w:val="24"/>
        </w:rPr>
        <w:t>tools</w:t>
      </w:r>
      <w:r>
        <w:rPr>
          <w:spacing w:val="-4"/>
          <w:sz w:val="24"/>
        </w:rPr>
        <w:t xml:space="preserve"> </w:t>
      </w:r>
      <w:r>
        <w:rPr>
          <w:spacing w:val="-2"/>
          <w:sz w:val="24"/>
        </w:rPr>
        <w:t>to</w:t>
      </w:r>
      <w:r>
        <w:rPr>
          <w:spacing w:val="-5"/>
          <w:sz w:val="24"/>
        </w:rPr>
        <w:t xml:space="preserve"> </w:t>
      </w:r>
      <w:r>
        <w:rPr>
          <w:spacing w:val="-2"/>
          <w:sz w:val="24"/>
        </w:rPr>
        <w:t>inform</w:t>
      </w:r>
      <w:r>
        <w:rPr>
          <w:spacing w:val="-5"/>
          <w:sz w:val="24"/>
        </w:rPr>
        <w:t xml:space="preserve"> </w:t>
      </w:r>
      <w:r>
        <w:rPr>
          <w:spacing w:val="-2"/>
          <w:sz w:val="24"/>
        </w:rPr>
        <w:t>triage</w:t>
      </w:r>
      <w:r>
        <w:rPr>
          <w:spacing w:val="-4"/>
          <w:sz w:val="24"/>
        </w:rPr>
        <w:t xml:space="preserve"> </w:t>
      </w:r>
      <w:r>
        <w:rPr>
          <w:spacing w:val="-2"/>
          <w:sz w:val="24"/>
        </w:rPr>
        <w:t>decisions</w:t>
      </w:r>
      <w:r>
        <w:rPr>
          <w:spacing w:val="-5"/>
          <w:sz w:val="24"/>
        </w:rPr>
        <w:t xml:space="preserve"> </w:t>
      </w:r>
      <w:r>
        <w:rPr>
          <w:spacing w:val="-2"/>
          <w:sz w:val="24"/>
        </w:rPr>
        <w:t>and</w:t>
      </w:r>
      <w:r>
        <w:rPr>
          <w:spacing w:val="-5"/>
          <w:sz w:val="24"/>
        </w:rPr>
        <w:t xml:space="preserve"> </w:t>
      </w:r>
      <w:r>
        <w:rPr>
          <w:spacing w:val="-2"/>
          <w:sz w:val="24"/>
        </w:rPr>
        <w:t>optimize</w:t>
      </w:r>
    </w:p>
    <w:p w14:paraId="5129EF25" w14:textId="77777777" w:rsidR="007C5A61" w:rsidRDefault="00000000">
      <w:pPr>
        <w:pStyle w:val="ListParagraph"/>
        <w:numPr>
          <w:ilvl w:val="0"/>
          <w:numId w:val="6"/>
        </w:numPr>
        <w:tabs>
          <w:tab w:val="left" w:pos="669"/>
        </w:tabs>
        <w:spacing w:line="258" w:lineRule="exact"/>
        <w:ind w:left="669" w:hanging="419"/>
        <w:jc w:val="left"/>
        <w:rPr>
          <w:sz w:val="24"/>
        </w:rPr>
      </w:pPr>
      <w:r>
        <w:rPr>
          <w:sz w:val="24"/>
        </w:rPr>
        <w:t>resource</w:t>
      </w:r>
      <w:r>
        <w:rPr>
          <w:spacing w:val="-10"/>
          <w:sz w:val="24"/>
        </w:rPr>
        <w:t xml:space="preserve"> </w:t>
      </w:r>
      <w:r>
        <w:rPr>
          <w:spacing w:val="-2"/>
          <w:sz w:val="24"/>
        </w:rPr>
        <w:t>allocation.</w:t>
      </w:r>
    </w:p>
    <w:p w14:paraId="50C82CA1" w14:textId="77777777" w:rsidR="007C5A61" w:rsidRDefault="007C5A61">
      <w:pPr>
        <w:pStyle w:val="BodyText"/>
      </w:pPr>
    </w:p>
    <w:p w14:paraId="2A64F7E7" w14:textId="77777777" w:rsidR="007C5A61" w:rsidRDefault="007C5A61">
      <w:pPr>
        <w:pStyle w:val="BodyText"/>
        <w:spacing w:before="68"/>
      </w:pPr>
    </w:p>
    <w:p w14:paraId="7E872378" w14:textId="77777777" w:rsidR="007C5A61" w:rsidRDefault="00000000">
      <w:pPr>
        <w:pStyle w:val="ListParagraph"/>
        <w:numPr>
          <w:ilvl w:val="0"/>
          <w:numId w:val="6"/>
        </w:numPr>
        <w:tabs>
          <w:tab w:val="left" w:pos="841"/>
        </w:tabs>
        <w:spacing w:line="258" w:lineRule="exact"/>
        <w:ind w:left="841" w:hanging="591"/>
        <w:jc w:val="left"/>
        <w:rPr>
          <w:sz w:val="24"/>
        </w:rPr>
      </w:pPr>
      <w:r>
        <w:rPr>
          <w:sz w:val="24"/>
        </w:rPr>
        <w:t>To</w:t>
      </w:r>
      <w:r>
        <w:rPr>
          <w:spacing w:val="46"/>
          <w:sz w:val="24"/>
        </w:rPr>
        <w:t xml:space="preserve"> </w:t>
      </w:r>
      <w:r>
        <w:rPr>
          <w:sz w:val="24"/>
        </w:rPr>
        <w:t>understand</w:t>
      </w:r>
      <w:r>
        <w:rPr>
          <w:spacing w:val="47"/>
          <w:sz w:val="24"/>
        </w:rPr>
        <w:t xml:space="preserve"> </w:t>
      </w:r>
      <w:r>
        <w:rPr>
          <w:sz w:val="24"/>
        </w:rPr>
        <w:t>ED</w:t>
      </w:r>
      <w:r>
        <w:rPr>
          <w:spacing w:val="47"/>
          <w:sz w:val="24"/>
        </w:rPr>
        <w:t xml:space="preserve"> </w:t>
      </w:r>
      <w:r>
        <w:rPr>
          <w:sz w:val="24"/>
        </w:rPr>
        <w:t>crowding</w:t>
      </w:r>
      <w:r>
        <w:rPr>
          <w:spacing w:val="47"/>
          <w:sz w:val="24"/>
        </w:rPr>
        <w:t xml:space="preserve"> </w:t>
      </w:r>
      <w:r>
        <w:rPr>
          <w:sz w:val="24"/>
        </w:rPr>
        <w:t>conceptually,</w:t>
      </w:r>
      <w:r>
        <w:rPr>
          <w:spacing w:val="73"/>
          <w:sz w:val="24"/>
        </w:rPr>
        <w:t xml:space="preserve"> </w:t>
      </w:r>
      <w:r>
        <w:rPr>
          <w:sz w:val="24"/>
        </w:rPr>
        <w:t>Figure</w:t>
      </w:r>
      <w:r>
        <w:rPr>
          <w:spacing w:val="47"/>
          <w:sz w:val="24"/>
        </w:rPr>
        <w:t xml:space="preserve"> </w:t>
      </w:r>
      <w:r>
        <w:rPr>
          <w:sz w:val="24"/>
        </w:rPr>
        <w:t>1</w:t>
      </w:r>
      <w:r>
        <w:rPr>
          <w:spacing w:val="47"/>
          <w:sz w:val="24"/>
        </w:rPr>
        <w:t xml:space="preserve"> </w:t>
      </w:r>
      <w:r>
        <w:rPr>
          <w:sz w:val="24"/>
        </w:rPr>
        <w:t>presents</w:t>
      </w:r>
      <w:r>
        <w:rPr>
          <w:spacing w:val="47"/>
          <w:sz w:val="24"/>
        </w:rPr>
        <w:t xml:space="preserve"> </w:t>
      </w:r>
      <w:r>
        <w:rPr>
          <w:sz w:val="24"/>
        </w:rPr>
        <w:t>the</w:t>
      </w:r>
      <w:r>
        <w:rPr>
          <w:spacing w:val="46"/>
          <w:sz w:val="24"/>
        </w:rPr>
        <w:t xml:space="preserve"> </w:t>
      </w:r>
      <w:r>
        <w:rPr>
          <w:sz w:val="24"/>
        </w:rPr>
        <w:t>Input-Throughput-Output</w:t>
      </w:r>
      <w:r>
        <w:rPr>
          <w:spacing w:val="47"/>
          <w:sz w:val="24"/>
        </w:rPr>
        <w:t xml:space="preserve"> </w:t>
      </w:r>
      <w:r>
        <w:rPr>
          <w:spacing w:val="-2"/>
          <w:sz w:val="24"/>
        </w:rPr>
        <w:t>model</w:t>
      </w:r>
    </w:p>
    <w:p w14:paraId="2168A888" w14:textId="77777777" w:rsidR="007C5A61" w:rsidRDefault="00000000">
      <w:pPr>
        <w:pStyle w:val="ListParagraph"/>
        <w:numPr>
          <w:ilvl w:val="0"/>
          <w:numId w:val="6"/>
        </w:numPr>
        <w:tabs>
          <w:tab w:val="left" w:pos="669"/>
        </w:tabs>
        <w:spacing w:line="239" w:lineRule="exact"/>
        <w:ind w:left="669" w:hanging="419"/>
        <w:jc w:val="left"/>
        <w:rPr>
          <w:sz w:val="24"/>
        </w:rPr>
      </w:pPr>
      <w:r>
        <w:rPr>
          <w:sz w:val="24"/>
        </w:rPr>
        <w:t>proposed</w:t>
      </w:r>
      <w:r>
        <w:rPr>
          <w:spacing w:val="10"/>
          <w:sz w:val="24"/>
        </w:rPr>
        <w:t xml:space="preserve"> </w:t>
      </w:r>
      <w:r>
        <w:rPr>
          <w:sz w:val="24"/>
        </w:rPr>
        <w:t>by</w:t>
      </w:r>
      <w:r>
        <w:rPr>
          <w:spacing w:val="12"/>
          <w:sz w:val="24"/>
        </w:rPr>
        <w:t xml:space="preserve"> </w:t>
      </w:r>
      <w:r>
        <w:rPr>
          <w:sz w:val="24"/>
        </w:rPr>
        <w:t>Asplin</w:t>
      </w:r>
      <w:r>
        <w:rPr>
          <w:spacing w:val="10"/>
          <w:sz w:val="24"/>
        </w:rPr>
        <w:t xml:space="preserve"> </w:t>
      </w:r>
      <w:r>
        <w:rPr>
          <w:sz w:val="24"/>
        </w:rPr>
        <w:t>et</w:t>
      </w:r>
      <w:r>
        <w:rPr>
          <w:spacing w:val="12"/>
          <w:sz w:val="24"/>
        </w:rPr>
        <w:t xml:space="preserve"> </w:t>
      </w:r>
      <w:r>
        <w:rPr>
          <w:sz w:val="24"/>
        </w:rPr>
        <w:t>al.</w:t>
      </w:r>
      <w:r>
        <w:rPr>
          <w:spacing w:val="20"/>
          <w:sz w:val="24"/>
        </w:rPr>
        <w:t xml:space="preserve"> </w:t>
      </w:r>
      <w:r>
        <w:rPr>
          <w:sz w:val="24"/>
        </w:rPr>
        <w:t>[3].</w:t>
      </w:r>
      <w:r>
        <w:rPr>
          <w:spacing w:val="20"/>
          <w:sz w:val="24"/>
        </w:rPr>
        <w:t xml:space="preserve"> </w:t>
      </w:r>
      <w:r>
        <w:rPr>
          <w:sz w:val="24"/>
        </w:rPr>
        <w:t>This</w:t>
      </w:r>
      <w:r>
        <w:rPr>
          <w:spacing w:val="11"/>
          <w:sz w:val="24"/>
        </w:rPr>
        <w:t xml:space="preserve"> </w:t>
      </w:r>
      <w:r>
        <w:rPr>
          <w:sz w:val="24"/>
        </w:rPr>
        <w:t>framework</w:t>
      </w:r>
      <w:r>
        <w:rPr>
          <w:spacing w:val="11"/>
          <w:sz w:val="24"/>
        </w:rPr>
        <w:t xml:space="preserve"> </w:t>
      </w:r>
      <w:r>
        <w:rPr>
          <w:sz w:val="24"/>
        </w:rPr>
        <w:t>identifies</w:t>
      </w:r>
      <w:r>
        <w:rPr>
          <w:spacing w:val="10"/>
          <w:sz w:val="24"/>
        </w:rPr>
        <w:t xml:space="preserve"> </w:t>
      </w:r>
      <w:r>
        <w:rPr>
          <w:sz w:val="24"/>
        </w:rPr>
        <w:t>three</w:t>
      </w:r>
      <w:r>
        <w:rPr>
          <w:spacing w:val="12"/>
          <w:sz w:val="24"/>
        </w:rPr>
        <w:t xml:space="preserve"> </w:t>
      </w:r>
      <w:r>
        <w:rPr>
          <w:sz w:val="24"/>
        </w:rPr>
        <w:t>interdependent</w:t>
      </w:r>
      <w:r>
        <w:rPr>
          <w:spacing w:val="11"/>
          <w:sz w:val="24"/>
        </w:rPr>
        <w:t xml:space="preserve"> </w:t>
      </w:r>
      <w:r>
        <w:rPr>
          <w:sz w:val="24"/>
        </w:rPr>
        <w:t>stages</w:t>
      </w:r>
      <w:r>
        <w:rPr>
          <w:spacing w:val="11"/>
          <w:sz w:val="24"/>
        </w:rPr>
        <w:t xml:space="preserve"> </w:t>
      </w:r>
      <w:r>
        <w:rPr>
          <w:sz w:val="24"/>
        </w:rPr>
        <w:t>where</w:t>
      </w:r>
      <w:r>
        <w:rPr>
          <w:spacing w:val="11"/>
          <w:sz w:val="24"/>
        </w:rPr>
        <w:t xml:space="preserve"> </w:t>
      </w:r>
      <w:r>
        <w:rPr>
          <w:spacing w:val="-2"/>
          <w:sz w:val="24"/>
        </w:rPr>
        <w:t>bottlenecks</w:t>
      </w:r>
    </w:p>
    <w:p w14:paraId="47163FA6" w14:textId="77777777" w:rsidR="007C5A61" w:rsidRDefault="00000000">
      <w:pPr>
        <w:pStyle w:val="ListParagraph"/>
        <w:numPr>
          <w:ilvl w:val="0"/>
          <w:numId w:val="6"/>
        </w:numPr>
        <w:tabs>
          <w:tab w:val="left" w:pos="669"/>
        </w:tabs>
        <w:spacing w:line="239" w:lineRule="exact"/>
        <w:ind w:left="669" w:hanging="419"/>
        <w:jc w:val="left"/>
        <w:rPr>
          <w:i/>
          <w:sz w:val="24"/>
        </w:rPr>
      </w:pPr>
      <w:r>
        <w:rPr>
          <w:sz w:val="24"/>
        </w:rPr>
        <w:t>occur:</w:t>
      </w:r>
      <w:r>
        <w:rPr>
          <w:spacing w:val="5"/>
          <w:sz w:val="24"/>
        </w:rPr>
        <w:t xml:space="preserve"> </w:t>
      </w:r>
      <w:r>
        <w:rPr>
          <w:i/>
          <w:sz w:val="24"/>
        </w:rPr>
        <w:t>input</w:t>
      </w:r>
      <w:r>
        <w:rPr>
          <w:i/>
          <w:spacing w:val="4"/>
          <w:sz w:val="24"/>
        </w:rPr>
        <w:t xml:space="preserve"> </w:t>
      </w:r>
      <w:r>
        <w:rPr>
          <w:sz w:val="24"/>
        </w:rPr>
        <w:t>factors (patient</w:t>
      </w:r>
      <w:r>
        <w:rPr>
          <w:spacing w:val="1"/>
          <w:sz w:val="24"/>
        </w:rPr>
        <w:t xml:space="preserve"> </w:t>
      </w:r>
      <w:r>
        <w:rPr>
          <w:sz w:val="24"/>
        </w:rPr>
        <w:t>volume,</w:t>
      </w:r>
      <w:r>
        <w:rPr>
          <w:spacing w:val="5"/>
          <w:sz w:val="24"/>
        </w:rPr>
        <w:t xml:space="preserve"> </w:t>
      </w:r>
      <w:r>
        <w:rPr>
          <w:sz w:val="24"/>
        </w:rPr>
        <w:t>acuity,</w:t>
      </w:r>
      <w:r>
        <w:rPr>
          <w:spacing w:val="6"/>
          <w:sz w:val="24"/>
        </w:rPr>
        <w:t xml:space="preserve"> </w:t>
      </w:r>
      <w:r>
        <w:rPr>
          <w:sz w:val="24"/>
        </w:rPr>
        <w:t>emergency medical services</w:t>
      </w:r>
      <w:r>
        <w:rPr>
          <w:spacing w:val="1"/>
          <w:sz w:val="24"/>
        </w:rPr>
        <w:t xml:space="preserve"> </w:t>
      </w:r>
      <w:r>
        <w:rPr>
          <w:sz w:val="24"/>
        </w:rPr>
        <w:t>arrivals,</w:t>
      </w:r>
      <w:r>
        <w:rPr>
          <w:spacing w:val="5"/>
          <w:sz w:val="24"/>
        </w:rPr>
        <w:t xml:space="preserve"> </w:t>
      </w:r>
      <w:r>
        <w:rPr>
          <w:sz w:val="24"/>
        </w:rPr>
        <w:t>walk-ins),</w:t>
      </w:r>
      <w:r>
        <w:rPr>
          <w:spacing w:val="6"/>
          <w:sz w:val="24"/>
        </w:rPr>
        <w:t xml:space="preserve"> </w:t>
      </w:r>
      <w:r>
        <w:rPr>
          <w:i/>
          <w:spacing w:val="-2"/>
          <w:sz w:val="24"/>
        </w:rPr>
        <w:t>throughput</w:t>
      </w:r>
    </w:p>
    <w:p w14:paraId="3B949FC4" w14:textId="77777777" w:rsidR="007C5A61" w:rsidRDefault="00000000">
      <w:pPr>
        <w:pStyle w:val="ListParagraph"/>
        <w:numPr>
          <w:ilvl w:val="0"/>
          <w:numId w:val="6"/>
        </w:numPr>
        <w:tabs>
          <w:tab w:val="left" w:pos="669"/>
        </w:tabs>
        <w:spacing w:line="239" w:lineRule="exact"/>
        <w:ind w:left="669" w:hanging="419"/>
        <w:jc w:val="left"/>
        <w:rPr>
          <w:sz w:val="24"/>
        </w:rPr>
      </w:pPr>
      <w:r>
        <w:rPr>
          <w:sz w:val="24"/>
        </w:rPr>
        <w:t>factors</w:t>
      </w:r>
      <w:r>
        <w:rPr>
          <w:spacing w:val="3"/>
          <w:sz w:val="24"/>
        </w:rPr>
        <w:t xml:space="preserve"> </w:t>
      </w:r>
      <w:r>
        <w:rPr>
          <w:sz w:val="24"/>
        </w:rPr>
        <w:t>(triage</w:t>
      </w:r>
      <w:r>
        <w:rPr>
          <w:spacing w:val="3"/>
          <w:sz w:val="24"/>
        </w:rPr>
        <w:t xml:space="preserve"> </w:t>
      </w:r>
      <w:r>
        <w:rPr>
          <w:sz w:val="24"/>
        </w:rPr>
        <w:t>efficiency,</w:t>
      </w:r>
      <w:r>
        <w:rPr>
          <w:spacing w:val="10"/>
          <w:sz w:val="24"/>
        </w:rPr>
        <w:t xml:space="preserve"> </w:t>
      </w:r>
      <w:r>
        <w:rPr>
          <w:sz w:val="24"/>
        </w:rPr>
        <w:t>diagnostic</w:t>
      </w:r>
      <w:r>
        <w:rPr>
          <w:spacing w:val="3"/>
          <w:sz w:val="24"/>
        </w:rPr>
        <w:t xml:space="preserve"> </w:t>
      </w:r>
      <w:r>
        <w:rPr>
          <w:sz w:val="24"/>
        </w:rPr>
        <w:t>testing,</w:t>
      </w:r>
      <w:r>
        <w:rPr>
          <w:spacing w:val="10"/>
          <w:sz w:val="24"/>
        </w:rPr>
        <w:t xml:space="preserve"> </w:t>
      </w:r>
      <w:r>
        <w:rPr>
          <w:sz w:val="24"/>
        </w:rPr>
        <w:t>consultation</w:t>
      </w:r>
      <w:r>
        <w:rPr>
          <w:spacing w:val="3"/>
          <w:sz w:val="24"/>
        </w:rPr>
        <w:t xml:space="preserve"> </w:t>
      </w:r>
      <w:r>
        <w:rPr>
          <w:sz w:val="24"/>
        </w:rPr>
        <w:t>availability),</w:t>
      </w:r>
      <w:r>
        <w:rPr>
          <w:spacing w:val="10"/>
          <w:sz w:val="24"/>
        </w:rPr>
        <w:t xml:space="preserve"> </w:t>
      </w:r>
      <w:r>
        <w:rPr>
          <w:sz w:val="24"/>
        </w:rPr>
        <w:t>and</w:t>
      </w:r>
      <w:r>
        <w:rPr>
          <w:spacing w:val="3"/>
          <w:sz w:val="24"/>
        </w:rPr>
        <w:t xml:space="preserve"> </w:t>
      </w:r>
      <w:r>
        <w:rPr>
          <w:i/>
          <w:sz w:val="24"/>
        </w:rPr>
        <w:t>output</w:t>
      </w:r>
      <w:r>
        <w:rPr>
          <w:i/>
          <w:spacing w:val="7"/>
          <w:sz w:val="24"/>
        </w:rPr>
        <w:t xml:space="preserve"> </w:t>
      </w:r>
      <w:r>
        <w:rPr>
          <w:sz w:val="24"/>
        </w:rPr>
        <w:t>factors</w:t>
      </w:r>
      <w:r>
        <w:rPr>
          <w:spacing w:val="3"/>
          <w:sz w:val="24"/>
        </w:rPr>
        <w:t xml:space="preserve"> </w:t>
      </w:r>
      <w:r>
        <w:rPr>
          <w:sz w:val="24"/>
        </w:rPr>
        <w:t>(inpatient</w:t>
      </w:r>
      <w:r>
        <w:rPr>
          <w:spacing w:val="3"/>
          <w:sz w:val="24"/>
        </w:rPr>
        <w:t xml:space="preserve"> </w:t>
      </w:r>
      <w:r>
        <w:rPr>
          <w:spacing w:val="-5"/>
          <w:sz w:val="24"/>
        </w:rPr>
        <w:t>bed</w:t>
      </w:r>
    </w:p>
    <w:p w14:paraId="4FC20196" w14:textId="77777777" w:rsidR="007C5A61" w:rsidRDefault="00000000">
      <w:pPr>
        <w:pStyle w:val="ListParagraph"/>
        <w:numPr>
          <w:ilvl w:val="0"/>
          <w:numId w:val="6"/>
        </w:numPr>
        <w:tabs>
          <w:tab w:val="left" w:pos="669"/>
        </w:tabs>
        <w:spacing w:line="239" w:lineRule="exact"/>
        <w:ind w:left="669" w:hanging="419"/>
        <w:jc w:val="left"/>
        <w:rPr>
          <w:sz w:val="24"/>
        </w:rPr>
      </w:pPr>
      <w:r>
        <w:rPr>
          <w:spacing w:val="-2"/>
          <w:sz w:val="24"/>
        </w:rPr>
        <w:t>availability,</w:t>
      </w:r>
      <w:r>
        <w:rPr>
          <w:sz w:val="24"/>
        </w:rPr>
        <w:t xml:space="preserve"> </w:t>
      </w:r>
      <w:r>
        <w:rPr>
          <w:spacing w:val="-2"/>
          <w:sz w:val="24"/>
        </w:rPr>
        <w:t>discharge</w:t>
      </w:r>
      <w:r>
        <w:rPr>
          <w:spacing w:val="-1"/>
          <w:sz w:val="24"/>
        </w:rPr>
        <w:t xml:space="preserve"> </w:t>
      </w:r>
      <w:r>
        <w:rPr>
          <w:spacing w:val="-2"/>
          <w:sz w:val="24"/>
        </w:rPr>
        <w:t>planning,</w:t>
      </w:r>
      <w:r>
        <w:rPr>
          <w:spacing w:val="1"/>
          <w:sz w:val="24"/>
        </w:rPr>
        <w:t xml:space="preserve"> </w:t>
      </w:r>
      <w:r>
        <w:rPr>
          <w:spacing w:val="-2"/>
          <w:sz w:val="24"/>
        </w:rPr>
        <w:t>observation/transfer).</w:t>
      </w:r>
      <w:r>
        <w:rPr>
          <w:spacing w:val="1"/>
          <w:sz w:val="24"/>
        </w:rPr>
        <w:t xml:space="preserve"> </w:t>
      </w:r>
      <w:r>
        <w:rPr>
          <w:spacing w:val="-2"/>
          <w:sz w:val="24"/>
        </w:rPr>
        <w:t>The</w:t>
      </w:r>
      <w:r>
        <w:rPr>
          <w:spacing w:val="-1"/>
          <w:sz w:val="24"/>
        </w:rPr>
        <w:t xml:space="preserve"> </w:t>
      </w:r>
      <w:r>
        <w:rPr>
          <w:spacing w:val="-2"/>
          <w:sz w:val="24"/>
        </w:rPr>
        <w:t>model</w:t>
      </w:r>
      <w:r>
        <w:rPr>
          <w:spacing w:val="-1"/>
          <w:sz w:val="24"/>
        </w:rPr>
        <w:t xml:space="preserve"> </w:t>
      </w:r>
      <w:r>
        <w:rPr>
          <w:spacing w:val="-2"/>
          <w:sz w:val="24"/>
        </w:rPr>
        <w:t>highlights</w:t>
      </w:r>
      <w:r>
        <w:rPr>
          <w:spacing w:val="-1"/>
          <w:sz w:val="24"/>
        </w:rPr>
        <w:t xml:space="preserve"> </w:t>
      </w:r>
      <w:r>
        <w:rPr>
          <w:spacing w:val="-2"/>
          <w:sz w:val="24"/>
        </w:rPr>
        <w:t>that crowding</w:t>
      </w:r>
      <w:r>
        <w:rPr>
          <w:spacing w:val="-1"/>
          <w:sz w:val="24"/>
        </w:rPr>
        <w:t xml:space="preserve"> </w:t>
      </w:r>
      <w:r>
        <w:rPr>
          <w:spacing w:val="-2"/>
          <w:sz w:val="24"/>
        </w:rPr>
        <w:t>is</w:t>
      </w:r>
      <w:r>
        <w:rPr>
          <w:spacing w:val="-1"/>
          <w:sz w:val="24"/>
        </w:rPr>
        <w:t xml:space="preserve"> </w:t>
      </w:r>
      <w:r>
        <w:rPr>
          <w:spacing w:val="-2"/>
          <w:sz w:val="24"/>
        </w:rPr>
        <w:t>not</w:t>
      </w:r>
      <w:r>
        <w:rPr>
          <w:spacing w:val="-1"/>
          <w:sz w:val="24"/>
        </w:rPr>
        <w:t xml:space="preserve"> </w:t>
      </w:r>
      <w:r>
        <w:rPr>
          <w:spacing w:val="-2"/>
          <w:sz w:val="24"/>
        </w:rPr>
        <w:t>a</w:t>
      </w:r>
      <w:r>
        <w:rPr>
          <w:spacing w:val="-1"/>
          <w:sz w:val="24"/>
        </w:rPr>
        <w:t xml:space="preserve"> </w:t>
      </w:r>
      <w:r>
        <w:rPr>
          <w:spacing w:val="-2"/>
          <w:sz w:val="24"/>
        </w:rPr>
        <w:t>single-</w:t>
      </w:r>
    </w:p>
    <w:p w14:paraId="60C3BA19" w14:textId="77777777" w:rsidR="007C5A61" w:rsidRDefault="00000000">
      <w:pPr>
        <w:pStyle w:val="ListParagraph"/>
        <w:numPr>
          <w:ilvl w:val="0"/>
          <w:numId w:val="6"/>
        </w:numPr>
        <w:tabs>
          <w:tab w:val="left" w:pos="669"/>
        </w:tabs>
        <w:spacing w:line="239" w:lineRule="exact"/>
        <w:ind w:left="669" w:hanging="419"/>
        <w:jc w:val="left"/>
        <w:rPr>
          <w:sz w:val="24"/>
        </w:rPr>
      </w:pPr>
      <w:r>
        <w:rPr>
          <w:sz w:val="24"/>
        </w:rPr>
        <w:t>point</w:t>
      </w:r>
      <w:r>
        <w:rPr>
          <w:spacing w:val="17"/>
          <w:sz w:val="24"/>
        </w:rPr>
        <w:t xml:space="preserve"> </w:t>
      </w:r>
      <w:r>
        <w:rPr>
          <w:sz w:val="24"/>
        </w:rPr>
        <w:t>failure</w:t>
      </w:r>
      <w:r>
        <w:rPr>
          <w:spacing w:val="17"/>
          <w:sz w:val="24"/>
        </w:rPr>
        <w:t xml:space="preserve"> </w:t>
      </w:r>
      <w:r>
        <w:rPr>
          <w:sz w:val="24"/>
        </w:rPr>
        <w:t>but</w:t>
      </w:r>
      <w:r>
        <w:rPr>
          <w:spacing w:val="18"/>
          <w:sz w:val="24"/>
        </w:rPr>
        <w:t xml:space="preserve"> </w:t>
      </w:r>
      <w:r>
        <w:rPr>
          <w:sz w:val="24"/>
        </w:rPr>
        <w:t>a</w:t>
      </w:r>
      <w:r>
        <w:rPr>
          <w:spacing w:val="17"/>
          <w:sz w:val="24"/>
        </w:rPr>
        <w:t xml:space="preserve"> </w:t>
      </w:r>
      <w:r>
        <w:rPr>
          <w:sz w:val="24"/>
        </w:rPr>
        <w:t>systemic</w:t>
      </w:r>
      <w:r>
        <w:rPr>
          <w:spacing w:val="17"/>
          <w:sz w:val="24"/>
        </w:rPr>
        <w:t xml:space="preserve"> </w:t>
      </w:r>
      <w:r>
        <w:rPr>
          <w:sz w:val="24"/>
        </w:rPr>
        <w:t>problem</w:t>
      </w:r>
      <w:r>
        <w:rPr>
          <w:spacing w:val="18"/>
          <w:sz w:val="24"/>
        </w:rPr>
        <w:t xml:space="preserve"> </w:t>
      </w:r>
      <w:r>
        <w:rPr>
          <w:sz w:val="24"/>
        </w:rPr>
        <w:t>requiring</w:t>
      </w:r>
      <w:r>
        <w:rPr>
          <w:spacing w:val="17"/>
          <w:sz w:val="24"/>
        </w:rPr>
        <w:t xml:space="preserve"> </w:t>
      </w:r>
      <w:r>
        <w:rPr>
          <w:sz w:val="24"/>
        </w:rPr>
        <w:t>interventions</w:t>
      </w:r>
      <w:r>
        <w:rPr>
          <w:spacing w:val="18"/>
          <w:sz w:val="24"/>
        </w:rPr>
        <w:t xml:space="preserve"> </w:t>
      </w:r>
      <w:r>
        <w:rPr>
          <w:sz w:val="24"/>
        </w:rPr>
        <w:t>across</w:t>
      </w:r>
      <w:r>
        <w:rPr>
          <w:spacing w:val="17"/>
          <w:sz w:val="24"/>
        </w:rPr>
        <w:t xml:space="preserve"> </w:t>
      </w:r>
      <w:r>
        <w:rPr>
          <w:sz w:val="24"/>
        </w:rPr>
        <w:t>all</w:t>
      </w:r>
      <w:r>
        <w:rPr>
          <w:spacing w:val="17"/>
          <w:sz w:val="24"/>
        </w:rPr>
        <w:t xml:space="preserve"> </w:t>
      </w:r>
      <w:r>
        <w:rPr>
          <w:sz w:val="24"/>
        </w:rPr>
        <w:t>three</w:t>
      </w:r>
      <w:r>
        <w:rPr>
          <w:spacing w:val="18"/>
          <w:sz w:val="24"/>
        </w:rPr>
        <w:t xml:space="preserve"> </w:t>
      </w:r>
      <w:r>
        <w:rPr>
          <w:sz w:val="24"/>
        </w:rPr>
        <w:t>stages.</w:t>
      </w:r>
      <w:r>
        <w:rPr>
          <w:spacing w:val="29"/>
          <w:sz w:val="24"/>
        </w:rPr>
        <w:t xml:space="preserve"> </w:t>
      </w:r>
      <w:r>
        <w:rPr>
          <w:sz w:val="24"/>
        </w:rPr>
        <w:t>Our</w:t>
      </w:r>
      <w:r>
        <w:rPr>
          <w:spacing w:val="17"/>
          <w:sz w:val="24"/>
        </w:rPr>
        <w:t xml:space="preserve"> </w:t>
      </w:r>
      <w:r>
        <w:rPr>
          <w:sz w:val="24"/>
        </w:rPr>
        <w:t>study</w:t>
      </w:r>
      <w:r>
        <w:rPr>
          <w:spacing w:val="18"/>
          <w:sz w:val="24"/>
        </w:rPr>
        <w:t xml:space="preserve"> </w:t>
      </w:r>
      <w:r>
        <w:rPr>
          <w:spacing w:val="-2"/>
          <w:sz w:val="24"/>
        </w:rPr>
        <w:t>focuses</w:t>
      </w:r>
    </w:p>
    <w:p w14:paraId="4FC72C6B" w14:textId="77777777" w:rsidR="007C5A61" w:rsidRDefault="00000000">
      <w:pPr>
        <w:pStyle w:val="ListParagraph"/>
        <w:numPr>
          <w:ilvl w:val="0"/>
          <w:numId w:val="6"/>
        </w:numPr>
        <w:tabs>
          <w:tab w:val="left" w:pos="669"/>
        </w:tabs>
        <w:spacing w:line="239" w:lineRule="exact"/>
        <w:ind w:left="669" w:hanging="419"/>
        <w:jc w:val="left"/>
        <w:rPr>
          <w:sz w:val="24"/>
        </w:rPr>
      </w:pPr>
      <w:r>
        <w:rPr>
          <w:sz w:val="24"/>
        </w:rPr>
        <w:t>on</w:t>
      </w:r>
      <w:r>
        <w:rPr>
          <w:spacing w:val="16"/>
          <w:sz w:val="24"/>
        </w:rPr>
        <w:t xml:space="preserve"> </w:t>
      </w:r>
      <w:r>
        <w:rPr>
          <w:sz w:val="24"/>
        </w:rPr>
        <w:t>the</w:t>
      </w:r>
      <w:r>
        <w:rPr>
          <w:spacing w:val="17"/>
          <w:sz w:val="24"/>
        </w:rPr>
        <w:t xml:space="preserve"> </w:t>
      </w:r>
      <w:r>
        <w:rPr>
          <w:sz w:val="24"/>
        </w:rPr>
        <w:t>throughput</w:t>
      </w:r>
      <w:r>
        <w:rPr>
          <w:spacing w:val="17"/>
          <w:sz w:val="24"/>
        </w:rPr>
        <w:t xml:space="preserve"> </w:t>
      </w:r>
      <w:r>
        <w:rPr>
          <w:sz w:val="24"/>
        </w:rPr>
        <w:t>stage-specifically,</w:t>
      </w:r>
      <w:r>
        <w:rPr>
          <w:spacing w:val="29"/>
          <w:sz w:val="24"/>
        </w:rPr>
        <w:t xml:space="preserve"> </w:t>
      </w:r>
      <w:r>
        <w:rPr>
          <w:sz w:val="24"/>
        </w:rPr>
        <w:t>using</w:t>
      </w:r>
      <w:r>
        <w:rPr>
          <w:spacing w:val="16"/>
          <w:sz w:val="24"/>
        </w:rPr>
        <w:t xml:space="preserve"> </w:t>
      </w:r>
      <w:r>
        <w:rPr>
          <w:sz w:val="24"/>
        </w:rPr>
        <w:t>machine</w:t>
      </w:r>
      <w:r>
        <w:rPr>
          <w:spacing w:val="17"/>
          <w:sz w:val="24"/>
        </w:rPr>
        <w:t xml:space="preserve"> </w:t>
      </w:r>
      <w:r>
        <w:rPr>
          <w:sz w:val="24"/>
        </w:rPr>
        <w:t>learning</w:t>
      </w:r>
      <w:r>
        <w:rPr>
          <w:spacing w:val="17"/>
          <w:sz w:val="24"/>
        </w:rPr>
        <w:t xml:space="preserve"> </w:t>
      </w:r>
      <w:r>
        <w:rPr>
          <w:sz w:val="24"/>
        </w:rPr>
        <w:t>(ML)</w:t>
      </w:r>
      <w:r>
        <w:rPr>
          <w:spacing w:val="17"/>
          <w:sz w:val="24"/>
        </w:rPr>
        <w:t xml:space="preserve"> </w:t>
      </w:r>
      <w:r>
        <w:rPr>
          <w:sz w:val="24"/>
        </w:rPr>
        <w:t>to</w:t>
      </w:r>
      <w:r>
        <w:rPr>
          <w:spacing w:val="17"/>
          <w:sz w:val="24"/>
        </w:rPr>
        <w:t xml:space="preserve"> </w:t>
      </w:r>
      <w:r>
        <w:rPr>
          <w:sz w:val="24"/>
        </w:rPr>
        <w:t>accelerate</w:t>
      </w:r>
      <w:r>
        <w:rPr>
          <w:spacing w:val="17"/>
          <w:sz w:val="24"/>
        </w:rPr>
        <w:t xml:space="preserve"> </w:t>
      </w:r>
      <w:r>
        <w:rPr>
          <w:sz w:val="24"/>
        </w:rPr>
        <w:t>triage</w:t>
      </w:r>
      <w:r>
        <w:rPr>
          <w:spacing w:val="16"/>
          <w:sz w:val="24"/>
        </w:rPr>
        <w:t xml:space="preserve"> </w:t>
      </w:r>
      <w:r>
        <w:rPr>
          <w:sz w:val="24"/>
        </w:rPr>
        <w:t>and</w:t>
      </w:r>
      <w:r>
        <w:rPr>
          <w:spacing w:val="17"/>
          <w:sz w:val="24"/>
        </w:rPr>
        <w:t xml:space="preserve"> </w:t>
      </w:r>
      <w:r>
        <w:rPr>
          <w:spacing w:val="-2"/>
          <w:sz w:val="24"/>
        </w:rPr>
        <w:t>disposition</w:t>
      </w:r>
    </w:p>
    <w:p w14:paraId="26FFEED2" w14:textId="77777777" w:rsidR="007C5A61" w:rsidRDefault="00000000">
      <w:pPr>
        <w:pStyle w:val="ListParagraph"/>
        <w:numPr>
          <w:ilvl w:val="0"/>
          <w:numId w:val="6"/>
        </w:numPr>
        <w:tabs>
          <w:tab w:val="left" w:pos="669"/>
        </w:tabs>
        <w:spacing w:line="258" w:lineRule="exact"/>
        <w:ind w:left="669" w:hanging="419"/>
        <w:jc w:val="left"/>
        <w:rPr>
          <w:sz w:val="24"/>
        </w:rPr>
      </w:pPr>
      <w:r>
        <w:rPr>
          <w:spacing w:val="-2"/>
          <w:sz w:val="24"/>
        </w:rPr>
        <w:t>decisions.</w:t>
      </w:r>
    </w:p>
    <w:p w14:paraId="4379C1FC" w14:textId="77777777" w:rsidR="007C5A61" w:rsidRDefault="007C5A61">
      <w:pPr>
        <w:pStyle w:val="BodyText"/>
        <w:rPr>
          <w:sz w:val="20"/>
        </w:rPr>
      </w:pPr>
    </w:p>
    <w:p w14:paraId="3113B644" w14:textId="77777777" w:rsidR="007C5A61" w:rsidRDefault="007C5A61">
      <w:pPr>
        <w:pStyle w:val="BodyText"/>
        <w:rPr>
          <w:sz w:val="20"/>
        </w:rPr>
      </w:pPr>
    </w:p>
    <w:p w14:paraId="5C4420C0" w14:textId="77777777" w:rsidR="007C5A61" w:rsidRDefault="007C5A61">
      <w:pPr>
        <w:pStyle w:val="BodyText"/>
        <w:rPr>
          <w:sz w:val="20"/>
        </w:rPr>
      </w:pPr>
    </w:p>
    <w:p w14:paraId="3CA93B9E" w14:textId="77777777" w:rsidR="007C5A61" w:rsidRDefault="00000000">
      <w:pPr>
        <w:pStyle w:val="BodyText"/>
        <w:spacing w:before="139"/>
        <w:rPr>
          <w:sz w:val="20"/>
        </w:rPr>
      </w:pPr>
      <w:r>
        <w:rPr>
          <w:noProof/>
          <w:sz w:val="20"/>
        </w:rPr>
        <w:drawing>
          <wp:anchor distT="0" distB="0" distL="0" distR="0" simplePos="0" relativeHeight="487587840" behindDoc="1" locked="0" layoutInCell="1" allowOverlap="1" wp14:anchorId="2CDAD11B" wp14:editId="6194BCC4">
            <wp:simplePos x="0" y="0"/>
            <wp:positionH relativeFrom="page">
              <wp:posOffset>1156515</wp:posOffset>
            </wp:positionH>
            <wp:positionV relativeFrom="paragraph">
              <wp:posOffset>250026</wp:posOffset>
            </wp:positionV>
            <wp:extent cx="5274373" cy="2005393"/>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274373" cy="2005393"/>
                    </a:xfrm>
                    <a:prstGeom prst="rect">
                      <a:avLst/>
                    </a:prstGeom>
                  </pic:spPr>
                </pic:pic>
              </a:graphicData>
            </a:graphic>
          </wp:anchor>
        </w:drawing>
      </w:r>
    </w:p>
    <w:p w14:paraId="4360FC62" w14:textId="77777777" w:rsidR="007C5A61" w:rsidRDefault="007C5A61">
      <w:pPr>
        <w:pStyle w:val="BodyText"/>
      </w:pPr>
    </w:p>
    <w:p w14:paraId="7ABF0939" w14:textId="77777777" w:rsidR="007C5A61" w:rsidRDefault="007C5A61">
      <w:pPr>
        <w:pStyle w:val="BodyText"/>
        <w:spacing w:before="170"/>
      </w:pPr>
    </w:p>
    <w:p w14:paraId="0DD1D6CE" w14:textId="77777777" w:rsidR="007C5A61" w:rsidRDefault="00000000">
      <w:pPr>
        <w:pStyle w:val="BodyText"/>
        <w:spacing w:line="208" w:lineRule="auto"/>
        <w:ind w:left="671" w:right="906"/>
        <w:jc w:val="both"/>
      </w:pPr>
      <w:r>
        <w:rPr>
          <w:b/>
        </w:rPr>
        <w:t>Figure 1.</w:t>
      </w:r>
      <w:r>
        <w:rPr>
          <w:b/>
          <w:spacing w:val="40"/>
        </w:rPr>
        <w:t xml:space="preserve"> </w:t>
      </w:r>
      <w:commentRangeStart w:id="9"/>
      <w:r>
        <w:t xml:space="preserve">The Input-Throughput-Output Model of Emergency Department Crowding. This framework illustrates how factors at three stages-input, throughput, and output-interact to create emergency department crowding. Interventions targeting any single stage are insufficient; systemic solutions are required. Adapted from Asplin et al. </w:t>
      </w:r>
      <w:commentRangeEnd w:id="9"/>
      <w:r w:rsidR="0059747C">
        <w:rPr>
          <w:rStyle w:val="CommentReference"/>
          <w:sz w:val="24"/>
          <w:szCs w:val="24"/>
        </w:rPr>
        <w:commentReference w:id="9"/>
      </w:r>
      <w:r>
        <w:t>[3].</w:t>
      </w:r>
    </w:p>
    <w:p w14:paraId="462A637E" w14:textId="77777777" w:rsidR="007C5A61" w:rsidRDefault="007C5A61">
      <w:pPr>
        <w:pStyle w:val="BodyText"/>
      </w:pPr>
    </w:p>
    <w:p w14:paraId="6337BDA0" w14:textId="77777777" w:rsidR="007C5A61" w:rsidRDefault="007C5A61">
      <w:pPr>
        <w:pStyle w:val="BodyText"/>
      </w:pPr>
    </w:p>
    <w:p w14:paraId="6C728FB2" w14:textId="77777777" w:rsidR="007C5A61" w:rsidRDefault="007C5A61">
      <w:pPr>
        <w:pStyle w:val="BodyText"/>
      </w:pPr>
    </w:p>
    <w:p w14:paraId="01FF8113" w14:textId="77777777" w:rsidR="007C5A61" w:rsidRDefault="007C5A61">
      <w:pPr>
        <w:pStyle w:val="BodyText"/>
      </w:pPr>
    </w:p>
    <w:p w14:paraId="42076E79" w14:textId="77777777" w:rsidR="007C5A61" w:rsidRDefault="007C5A61">
      <w:pPr>
        <w:pStyle w:val="BodyText"/>
        <w:spacing w:before="192"/>
      </w:pPr>
    </w:p>
    <w:p w14:paraId="3225F71F" w14:textId="77777777" w:rsidR="007C5A61" w:rsidRDefault="00000000">
      <w:pPr>
        <w:pStyle w:val="ListParagraph"/>
        <w:numPr>
          <w:ilvl w:val="0"/>
          <w:numId w:val="6"/>
        </w:numPr>
        <w:tabs>
          <w:tab w:val="left" w:pos="841"/>
        </w:tabs>
        <w:spacing w:line="258" w:lineRule="exact"/>
        <w:ind w:left="841" w:hanging="591"/>
        <w:jc w:val="left"/>
        <w:rPr>
          <w:sz w:val="24"/>
        </w:rPr>
      </w:pPr>
      <w:r>
        <w:rPr>
          <w:sz w:val="24"/>
        </w:rPr>
        <w:t>Machine</w:t>
      </w:r>
      <w:r>
        <w:rPr>
          <w:spacing w:val="-1"/>
          <w:sz w:val="24"/>
        </w:rPr>
        <w:t xml:space="preserve"> </w:t>
      </w:r>
      <w:r>
        <w:rPr>
          <w:sz w:val="24"/>
        </w:rPr>
        <w:t>learning</w:t>
      </w:r>
      <w:r>
        <w:rPr>
          <w:spacing w:val="-1"/>
          <w:sz w:val="24"/>
        </w:rPr>
        <w:t xml:space="preserve"> </w:t>
      </w:r>
      <w:r>
        <w:rPr>
          <w:sz w:val="24"/>
        </w:rPr>
        <w:t>has</w:t>
      </w:r>
      <w:r>
        <w:rPr>
          <w:spacing w:val="-1"/>
          <w:sz w:val="24"/>
        </w:rPr>
        <w:t xml:space="preserve"> </w:t>
      </w:r>
      <w:r>
        <w:rPr>
          <w:sz w:val="24"/>
        </w:rPr>
        <w:t>emerged as</w:t>
      </w:r>
      <w:r>
        <w:rPr>
          <w:spacing w:val="-1"/>
          <w:sz w:val="24"/>
        </w:rPr>
        <w:t xml:space="preserve"> </w:t>
      </w:r>
      <w:r>
        <w:rPr>
          <w:sz w:val="24"/>
        </w:rPr>
        <w:t>a</w:t>
      </w:r>
      <w:r>
        <w:rPr>
          <w:spacing w:val="-1"/>
          <w:sz w:val="24"/>
        </w:rPr>
        <w:t xml:space="preserve"> </w:t>
      </w:r>
      <w:r>
        <w:rPr>
          <w:sz w:val="24"/>
        </w:rPr>
        <w:t>promising approach</w:t>
      </w:r>
      <w:r>
        <w:rPr>
          <w:spacing w:val="-1"/>
          <w:sz w:val="24"/>
        </w:rPr>
        <w:t xml:space="preserve"> </w:t>
      </w:r>
      <w:r>
        <w:rPr>
          <w:sz w:val="24"/>
        </w:rPr>
        <w:t>for</w:t>
      </w:r>
      <w:r>
        <w:rPr>
          <w:spacing w:val="-1"/>
          <w:sz w:val="24"/>
        </w:rPr>
        <w:t xml:space="preserve"> </w:t>
      </w:r>
      <w:r>
        <w:rPr>
          <w:sz w:val="24"/>
        </w:rPr>
        <w:t>clinical trajectory</w:t>
      </w:r>
      <w:r>
        <w:rPr>
          <w:spacing w:val="-1"/>
          <w:sz w:val="24"/>
        </w:rPr>
        <w:t xml:space="preserve"> </w:t>
      </w:r>
      <w:r>
        <w:rPr>
          <w:sz w:val="24"/>
        </w:rPr>
        <w:t>prediction</w:t>
      </w:r>
      <w:r>
        <w:rPr>
          <w:spacing w:val="-1"/>
          <w:sz w:val="24"/>
        </w:rPr>
        <w:t xml:space="preserve"> </w:t>
      </w:r>
      <w:r>
        <w:rPr>
          <w:sz w:val="24"/>
        </w:rPr>
        <w:t xml:space="preserve">in </w:t>
      </w:r>
      <w:r>
        <w:rPr>
          <w:spacing w:val="-2"/>
          <w:sz w:val="24"/>
        </w:rPr>
        <w:t>emergency</w:t>
      </w:r>
    </w:p>
    <w:p w14:paraId="75861E99" w14:textId="77777777" w:rsidR="007C5A61" w:rsidRDefault="00000000">
      <w:pPr>
        <w:pStyle w:val="ListParagraph"/>
        <w:numPr>
          <w:ilvl w:val="0"/>
          <w:numId w:val="6"/>
        </w:numPr>
        <w:tabs>
          <w:tab w:val="left" w:pos="669"/>
        </w:tabs>
        <w:spacing w:line="239" w:lineRule="exact"/>
        <w:ind w:left="669" w:hanging="419"/>
        <w:jc w:val="left"/>
        <w:rPr>
          <w:sz w:val="24"/>
        </w:rPr>
      </w:pPr>
      <w:r>
        <w:rPr>
          <w:sz w:val="24"/>
        </w:rPr>
        <w:t>care.</w:t>
      </w:r>
      <w:r>
        <w:rPr>
          <w:spacing w:val="32"/>
          <w:sz w:val="24"/>
        </w:rPr>
        <w:t xml:space="preserve"> </w:t>
      </w:r>
      <w:r>
        <w:rPr>
          <w:sz w:val="24"/>
        </w:rPr>
        <w:t>Recent</w:t>
      </w:r>
      <w:r>
        <w:rPr>
          <w:spacing w:val="20"/>
          <w:sz w:val="24"/>
        </w:rPr>
        <w:t xml:space="preserve"> </w:t>
      </w:r>
      <w:r>
        <w:rPr>
          <w:sz w:val="24"/>
        </w:rPr>
        <w:t>studies</w:t>
      </w:r>
      <w:r>
        <w:rPr>
          <w:spacing w:val="19"/>
          <w:sz w:val="24"/>
        </w:rPr>
        <w:t xml:space="preserve"> </w:t>
      </w:r>
      <w:r>
        <w:rPr>
          <w:sz w:val="24"/>
        </w:rPr>
        <w:t>demonstrate</w:t>
      </w:r>
      <w:r>
        <w:rPr>
          <w:spacing w:val="19"/>
          <w:sz w:val="24"/>
        </w:rPr>
        <w:t xml:space="preserve"> </w:t>
      </w:r>
      <w:r>
        <w:rPr>
          <w:sz w:val="24"/>
        </w:rPr>
        <w:t>ML’s</w:t>
      </w:r>
      <w:r>
        <w:rPr>
          <w:spacing w:val="20"/>
          <w:sz w:val="24"/>
        </w:rPr>
        <w:t xml:space="preserve"> </w:t>
      </w:r>
      <w:r>
        <w:rPr>
          <w:sz w:val="24"/>
        </w:rPr>
        <w:t>potential</w:t>
      </w:r>
      <w:r>
        <w:rPr>
          <w:spacing w:val="19"/>
          <w:sz w:val="24"/>
        </w:rPr>
        <w:t xml:space="preserve"> </w:t>
      </w:r>
      <w:r>
        <w:rPr>
          <w:sz w:val="24"/>
        </w:rPr>
        <w:t>to</w:t>
      </w:r>
      <w:r>
        <w:rPr>
          <w:spacing w:val="20"/>
          <w:sz w:val="24"/>
        </w:rPr>
        <w:t xml:space="preserve"> </w:t>
      </w:r>
      <w:r>
        <w:rPr>
          <w:sz w:val="24"/>
        </w:rPr>
        <w:t>predict</w:t>
      </w:r>
      <w:r>
        <w:rPr>
          <w:spacing w:val="19"/>
          <w:sz w:val="24"/>
        </w:rPr>
        <w:t xml:space="preserve"> </w:t>
      </w:r>
      <w:r>
        <w:rPr>
          <w:sz w:val="24"/>
        </w:rPr>
        <w:t>ED-LOS,</w:t>
      </w:r>
      <w:r>
        <w:rPr>
          <w:spacing w:val="19"/>
          <w:sz w:val="24"/>
        </w:rPr>
        <w:t xml:space="preserve"> </w:t>
      </w:r>
      <w:r>
        <w:rPr>
          <w:sz w:val="24"/>
        </w:rPr>
        <w:t>hospital</w:t>
      </w:r>
      <w:r>
        <w:rPr>
          <w:spacing w:val="20"/>
          <w:sz w:val="24"/>
        </w:rPr>
        <w:t xml:space="preserve"> </w:t>
      </w:r>
      <w:r>
        <w:rPr>
          <w:sz w:val="24"/>
        </w:rPr>
        <w:t>admission,</w:t>
      </w:r>
      <w:r>
        <w:rPr>
          <w:spacing w:val="33"/>
          <w:sz w:val="24"/>
        </w:rPr>
        <w:t xml:space="preserve"> </w:t>
      </w:r>
      <w:r>
        <w:rPr>
          <w:sz w:val="24"/>
        </w:rPr>
        <w:t>and</w:t>
      </w:r>
      <w:r>
        <w:rPr>
          <w:spacing w:val="19"/>
          <w:sz w:val="24"/>
        </w:rPr>
        <w:t xml:space="preserve"> </w:t>
      </w:r>
      <w:r>
        <w:rPr>
          <w:spacing w:val="-2"/>
          <w:sz w:val="24"/>
        </w:rPr>
        <w:t>hospital</w:t>
      </w:r>
    </w:p>
    <w:p w14:paraId="3550D895" w14:textId="77777777" w:rsidR="007C5A61" w:rsidRDefault="00000000">
      <w:pPr>
        <w:pStyle w:val="ListParagraph"/>
        <w:numPr>
          <w:ilvl w:val="0"/>
          <w:numId w:val="6"/>
        </w:numPr>
        <w:tabs>
          <w:tab w:val="left" w:pos="669"/>
        </w:tabs>
        <w:spacing w:line="258" w:lineRule="exact"/>
        <w:ind w:left="669" w:hanging="419"/>
        <w:jc w:val="left"/>
        <w:rPr>
          <w:sz w:val="24"/>
        </w:rPr>
      </w:pPr>
      <w:r>
        <w:rPr>
          <w:sz w:val="24"/>
        </w:rPr>
        <w:t>length</w:t>
      </w:r>
      <w:r>
        <w:rPr>
          <w:spacing w:val="-9"/>
          <w:sz w:val="24"/>
        </w:rPr>
        <w:t xml:space="preserve"> </w:t>
      </w:r>
      <w:r>
        <w:rPr>
          <w:sz w:val="24"/>
        </w:rPr>
        <w:t>of</w:t>
      </w:r>
      <w:r>
        <w:rPr>
          <w:spacing w:val="-9"/>
          <w:sz w:val="24"/>
        </w:rPr>
        <w:t xml:space="preserve"> </w:t>
      </w:r>
      <w:r>
        <w:rPr>
          <w:sz w:val="24"/>
        </w:rPr>
        <w:t>stay</w:t>
      </w:r>
      <w:r>
        <w:rPr>
          <w:spacing w:val="-8"/>
          <w:sz w:val="24"/>
        </w:rPr>
        <w:t xml:space="preserve"> </w:t>
      </w:r>
      <w:r>
        <w:rPr>
          <w:sz w:val="24"/>
        </w:rPr>
        <w:t>(Hosp-LOS)</w:t>
      </w:r>
      <w:r>
        <w:rPr>
          <w:spacing w:val="-9"/>
          <w:sz w:val="24"/>
        </w:rPr>
        <w:t xml:space="preserve"> </w:t>
      </w:r>
      <w:r>
        <w:rPr>
          <w:sz w:val="24"/>
        </w:rPr>
        <w:t>[7,</w:t>
      </w:r>
      <w:r>
        <w:rPr>
          <w:spacing w:val="-8"/>
          <w:sz w:val="24"/>
        </w:rPr>
        <w:t xml:space="preserve"> </w:t>
      </w:r>
      <w:r>
        <w:rPr>
          <w:sz w:val="24"/>
        </w:rPr>
        <w:t>8,</w:t>
      </w:r>
      <w:r>
        <w:rPr>
          <w:spacing w:val="-9"/>
          <w:sz w:val="24"/>
        </w:rPr>
        <w:t xml:space="preserve"> </w:t>
      </w:r>
      <w:r>
        <w:rPr>
          <w:sz w:val="24"/>
        </w:rPr>
        <w:t>15].</w:t>
      </w:r>
      <w:r>
        <w:rPr>
          <w:spacing w:val="-8"/>
          <w:sz w:val="24"/>
        </w:rPr>
        <w:t xml:space="preserve"> </w:t>
      </w:r>
      <w:r>
        <w:rPr>
          <w:sz w:val="24"/>
        </w:rPr>
        <w:t>However,</w:t>
      </w:r>
      <w:r>
        <w:rPr>
          <w:spacing w:val="-9"/>
          <w:sz w:val="24"/>
        </w:rPr>
        <w:t xml:space="preserve"> </w:t>
      </w:r>
      <w:r>
        <w:rPr>
          <w:sz w:val="24"/>
        </w:rPr>
        <w:t>the</w:t>
      </w:r>
      <w:r>
        <w:rPr>
          <w:spacing w:val="-8"/>
          <w:sz w:val="24"/>
        </w:rPr>
        <w:t xml:space="preserve"> </w:t>
      </w:r>
      <w:r>
        <w:rPr>
          <w:sz w:val="24"/>
        </w:rPr>
        <w:t>existing</w:t>
      </w:r>
      <w:r>
        <w:rPr>
          <w:spacing w:val="-9"/>
          <w:sz w:val="24"/>
        </w:rPr>
        <w:t xml:space="preserve"> </w:t>
      </w:r>
      <w:r>
        <w:rPr>
          <w:sz w:val="24"/>
        </w:rPr>
        <w:t>literature</w:t>
      </w:r>
      <w:r>
        <w:rPr>
          <w:spacing w:val="-8"/>
          <w:sz w:val="24"/>
        </w:rPr>
        <w:t xml:space="preserve"> </w:t>
      </w:r>
      <w:r>
        <w:rPr>
          <w:sz w:val="24"/>
        </w:rPr>
        <w:t>has</w:t>
      </w:r>
      <w:r>
        <w:rPr>
          <w:spacing w:val="-9"/>
          <w:sz w:val="24"/>
        </w:rPr>
        <w:t xml:space="preserve"> </w:t>
      </w:r>
      <w:r>
        <w:rPr>
          <w:sz w:val="24"/>
        </w:rPr>
        <w:t>three</w:t>
      </w:r>
      <w:r>
        <w:rPr>
          <w:spacing w:val="-8"/>
          <w:sz w:val="24"/>
        </w:rPr>
        <w:t xml:space="preserve"> </w:t>
      </w:r>
      <w:r>
        <w:rPr>
          <w:sz w:val="24"/>
        </w:rPr>
        <w:t>critical</w:t>
      </w:r>
      <w:r>
        <w:rPr>
          <w:spacing w:val="-9"/>
          <w:sz w:val="24"/>
        </w:rPr>
        <w:t xml:space="preserve"> </w:t>
      </w:r>
      <w:r>
        <w:rPr>
          <w:spacing w:val="-2"/>
          <w:sz w:val="24"/>
        </w:rPr>
        <w:t>limitations.</w:t>
      </w:r>
    </w:p>
    <w:p w14:paraId="79918F7C" w14:textId="77777777" w:rsidR="007C5A61" w:rsidRDefault="007C5A61">
      <w:pPr>
        <w:pStyle w:val="BodyText"/>
      </w:pPr>
    </w:p>
    <w:p w14:paraId="603A9390" w14:textId="77777777" w:rsidR="007C5A61" w:rsidRDefault="007C5A61">
      <w:pPr>
        <w:pStyle w:val="BodyText"/>
        <w:spacing w:before="68"/>
      </w:pPr>
    </w:p>
    <w:p w14:paraId="423BDD8B" w14:textId="77777777" w:rsidR="007C5A61" w:rsidRDefault="00000000">
      <w:pPr>
        <w:pStyle w:val="ListParagraph"/>
        <w:numPr>
          <w:ilvl w:val="0"/>
          <w:numId w:val="6"/>
        </w:numPr>
        <w:tabs>
          <w:tab w:val="left" w:pos="841"/>
        </w:tabs>
        <w:spacing w:line="258" w:lineRule="exact"/>
        <w:ind w:left="841" w:hanging="591"/>
        <w:jc w:val="left"/>
        <w:rPr>
          <w:sz w:val="24"/>
        </w:rPr>
      </w:pPr>
      <w:r>
        <w:rPr>
          <w:sz w:val="24"/>
        </w:rPr>
        <w:t>First,</w:t>
      </w:r>
      <w:r>
        <w:rPr>
          <w:spacing w:val="68"/>
          <w:sz w:val="24"/>
        </w:rPr>
        <w:t xml:space="preserve"> </w:t>
      </w:r>
      <w:r>
        <w:rPr>
          <w:sz w:val="24"/>
        </w:rPr>
        <w:t>most</w:t>
      </w:r>
      <w:r>
        <w:rPr>
          <w:spacing w:val="45"/>
          <w:sz w:val="24"/>
        </w:rPr>
        <w:t xml:space="preserve"> </w:t>
      </w:r>
      <w:r>
        <w:rPr>
          <w:sz w:val="24"/>
        </w:rPr>
        <w:t>studies</w:t>
      </w:r>
      <w:r>
        <w:rPr>
          <w:spacing w:val="44"/>
          <w:sz w:val="24"/>
        </w:rPr>
        <w:t xml:space="preserve"> </w:t>
      </w:r>
      <w:r>
        <w:rPr>
          <w:sz w:val="24"/>
        </w:rPr>
        <w:t>examine</w:t>
      </w:r>
      <w:r>
        <w:rPr>
          <w:spacing w:val="44"/>
          <w:sz w:val="24"/>
        </w:rPr>
        <w:t xml:space="preserve"> </w:t>
      </w:r>
      <w:r>
        <w:rPr>
          <w:sz w:val="24"/>
        </w:rPr>
        <w:t>outcomes</w:t>
      </w:r>
      <w:r>
        <w:rPr>
          <w:spacing w:val="45"/>
          <w:sz w:val="24"/>
        </w:rPr>
        <w:t xml:space="preserve"> </w:t>
      </w:r>
      <w:r>
        <w:rPr>
          <w:sz w:val="24"/>
        </w:rPr>
        <w:t>in</w:t>
      </w:r>
      <w:r>
        <w:rPr>
          <w:spacing w:val="44"/>
          <w:sz w:val="24"/>
        </w:rPr>
        <w:t xml:space="preserve"> </w:t>
      </w:r>
      <w:r>
        <w:rPr>
          <w:sz w:val="24"/>
        </w:rPr>
        <w:t>isolation</w:t>
      </w:r>
      <w:r>
        <w:rPr>
          <w:spacing w:val="44"/>
          <w:sz w:val="24"/>
        </w:rPr>
        <w:t xml:space="preserve"> </w:t>
      </w:r>
      <w:r>
        <w:rPr>
          <w:sz w:val="24"/>
        </w:rPr>
        <w:t>rather</w:t>
      </w:r>
      <w:r>
        <w:rPr>
          <w:spacing w:val="45"/>
          <w:sz w:val="24"/>
        </w:rPr>
        <w:t xml:space="preserve"> </w:t>
      </w:r>
      <w:r>
        <w:rPr>
          <w:sz w:val="24"/>
        </w:rPr>
        <w:t>than</w:t>
      </w:r>
      <w:r>
        <w:rPr>
          <w:spacing w:val="44"/>
          <w:sz w:val="24"/>
        </w:rPr>
        <w:t xml:space="preserve"> </w:t>
      </w:r>
      <w:r>
        <w:rPr>
          <w:sz w:val="24"/>
        </w:rPr>
        <w:t>as</w:t>
      </w:r>
      <w:r>
        <w:rPr>
          <w:spacing w:val="44"/>
          <w:sz w:val="24"/>
        </w:rPr>
        <w:t xml:space="preserve"> </w:t>
      </w:r>
      <w:r>
        <w:rPr>
          <w:sz w:val="24"/>
        </w:rPr>
        <w:t>interconnected</w:t>
      </w:r>
      <w:r>
        <w:rPr>
          <w:spacing w:val="45"/>
          <w:sz w:val="24"/>
        </w:rPr>
        <w:t xml:space="preserve"> </w:t>
      </w:r>
      <w:r>
        <w:rPr>
          <w:sz w:val="24"/>
        </w:rPr>
        <w:t>components</w:t>
      </w:r>
      <w:r>
        <w:rPr>
          <w:spacing w:val="44"/>
          <w:sz w:val="24"/>
        </w:rPr>
        <w:t xml:space="preserve"> </w:t>
      </w:r>
      <w:r>
        <w:rPr>
          <w:sz w:val="24"/>
        </w:rPr>
        <w:t>of</w:t>
      </w:r>
      <w:r>
        <w:rPr>
          <w:spacing w:val="44"/>
          <w:sz w:val="24"/>
        </w:rPr>
        <w:t xml:space="preserve"> </w:t>
      </w:r>
      <w:r>
        <w:rPr>
          <w:spacing w:val="-10"/>
          <w:sz w:val="24"/>
        </w:rPr>
        <w:t>a</w:t>
      </w:r>
    </w:p>
    <w:p w14:paraId="0DAEFC5C" w14:textId="77777777" w:rsidR="007C5A61" w:rsidRDefault="00000000">
      <w:pPr>
        <w:pStyle w:val="ListParagraph"/>
        <w:numPr>
          <w:ilvl w:val="0"/>
          <w:numId w:val="6"/>
        </w:numPr>
        <w:tabs>
          <w:tab w:val="left" w:pos="669"/>
        </w:tabs>
        <w:spacing w:line="239" w:lineRule="exact"/>
        <w:ind w:left="669" w:hanging="419"/>
        <w:jc w:val="left"/>
        <w:rPr>
          <w:sz w:val="24"/>
        </w:rPr>
      </w:pPr>
      <w:r>
        <w:rPr>
          <w:sz w:val="24"/>
        </w:rPr>
        <w:t>clinical</w:t>
      </w:r>
      <w:r>
        <w:rPr>
          <w:spacing w:val="7"/>
          <w:sz w:val="24"/>
        </w:rPr>
        <w:t xml:space="preserve"> </w:t>
      </w:r>
      <w:r>
        <w:rPr>
          <w:sz w:val="24"/>
        </w:rPr>
        <w:t>continuum</w:t>
      </w:r>
      <w:r>
        <w:rPr>
          <w:spacing w:val="8"/>
          <w:sz w:val="24"/>
        </w:rPr>
        <w:t xml:space="preserve"> </w:t>
      </w:r>
      <w:r>
        <w:rPr>
          <w:sz w:val="24"/>
        </w:rPr>
        <w:t>[7].</w:t>
      </w:r>
      <w:r>
        <w:rPr>
          <w:spacing w:val="15"/>
          <w:sz w:val="24"/>
        </w:rPr>
        <w:t xml:space="preserve"> </w:t>
      </w:r>
      <w:r>
        <w:rPr>
          <w:sz w:val="24"/>
        </w:rPr>
        <w:t>This</w:t>
      </w:r>
      <w:r>
        <w:rPr>
          <w:spacing w:val="8"/>
          <w:sz w:val="24"/>
        </w:rPr>
        <w:t xml:space="preserve"> </w:t>
      </w:r>
      <w:r>
        <w:rPr>
          <w:sz w:val="24"/>
        </w:rPr>
        <w:t>fragmented</w:t>
      </w:r>
      <w:r>
        <w:rPr>
          <w:spacing w:val="8"/>
          <w:sz w:val="24"/>
        </w:rPr>
        <w:t xml:space="preserve"> </w:t>
      </w:r>
      <w:r>
        <w:rPr>
          <w:sz w:val="24"/>
        </w:rPr>
        <w:t>approach</w:t>
      </w:r>
      <w:r>
        <w:rPr>
          <w:spacing w:val="7"/>
          <w:sz w:val="24"/>
        </w:rPr>
        <w:t xml:space="preserve"> </w:t>
      </w:r>
      <w:r>
        <w:rPr>
          <w:sz w:val="24"/>
        </w:rPr>
        <w:t>fails</w:t>
      </w:r>
      <w:r>
        <w:rPr>
          <w:spacing w:val="8"/>
          <w:sz w:val="24"/>
        </w:rPr>
        <w:t xml:space="preserve"> </w:t>
      </w:r>
      <w:r>
        <w:rPr>
          <w:sz w:val="24"/>
        </w:rPr>
        <w:t>to</w:t>
      </w:r>
      <w:r>
        <w:rPr>
          <w:spacing w:val="8"/>
          <w:sz w:val="24"/>
        </w:rPr>
        <w:t xml:space="preserve"> </w:t>
      </w:r>
      <w:r>
        <w:rPr>
          <w:sz w:val="24"/>
        </w:rPr>
        <w:t>reflect</w:t>
      </w:r>
      <w:r>
        <w:rPr>
          <w:spacing w:val="8"/>
          <w:sz w:val="24"/>
        </w:rPr>
        <w:t xml:space="preserve"> </w:t>
      </w:r>
      <w:r>
        <w:rPr>
          <w:sz w:val="24"/>
        </w:rPr>
        <w:t>clinical</w:t>
      </w:r>
      <w:r>
        <w:rPr>
          <w:spacing w:val="7"/>
          <w:sz w:val="24"/>
        </w:rPr>
        <w:t xml:space="preserve"> </w:t>
      </w:r>
      <w:r>
        <w:rPr>
          <w:sz w:val="24"/>
        </w:rPr>
        <w:t>reality.</w:t>
      </w:r>
      <w:r>
        <w:rPr>
          <w:spacing w:val="15"/>
          <w:sz w:val="24"/>
        </w:rPr>
        <w:t xml:space="preserve"> </w:t>
      </w:r>
      <w:r>
        <w:rPr>
          <w:sz w:val="24"/>
        </w:rPr>
        <w:t>As</w:t>
      </w:r>
      <w:r>
        <w:rPr>
          <w:spacing w:val="8"/>
          <w:sz w:val="24"/>
        </w:rPr>
        <w:t xml:space="preserve"> </w:t>
      </w:r>
      <w:r>
        <w:rPr>
          <w:sz w:val="24"/>
        </w:rPr>
        <w:t>shown</w:t>
      </w:r>
      <w:r>
        <w:rPr>
          <w:spacing w:val="8"/>
          <w:sz w:val="24"/>
        </w:rPr>
        <w:t xml:space="preserve"> </w:t>
      </w:r>
      <w:r>
        <w:rPr>
          <w:sz w:val="24"/>
        </w:rPr>
        <w:t>in</w:t>
      </w:r>
      <w:r>
        <w:rPr>
          <w:spacing w:val="8"/>
          <w:sz w:val="24"/>
        </w:rPr>
        <w:t xml:space="preserve"> </w:t>
      </w:r>
      <w:r>
        <w:rPr>
          <w:sz w:val="24"/>
        </w:rPr>
        <w:t>Figure</w:t>
      </w:r>
      <w:r>
        <w:rPr>
          <w:spacing w:val="8"/>
          <w:sz w:val="24"/>
        </w:rPr>
        <w:t xml:space="preserve"> </w:t>
      </w:r>
      <w:r>
        <w:rPr>
          <w:spacing w:val="-5"/>
          <w:sz w:val="24"/>
        </w:rPr>
        <w:t>2,</w:t>
      </w:r>
    </w:p>
    <w:p w14:paraId="0D140741" w14:textId="77777777" w:rsidR="007C5A61" w:rsidRDefault="00000000">
      <w:pPr>
        <w:pStyle w:val="ListParagraph"/>
        <w:numPr>
          <w:ilvl w:val="0"/>
          <w:numId w:val="6"/>
        </w:numPr>
        <w:tabs>
          <w:tab w:val="left" w:pos="669"/>
        </w:tabs>
        <w:spacing w:line="239" w:lineRule="exact"/>
        <w:ind w:left="669" w:hanging="419"/>
        <w:jc w:val="left"/>
        <w:rPr>
          <w:sz w:val="24"/>
        </w:rPr>
      </w:pPr>
      <w:r>
        <w:rPr>
          <w:sz w:val="24"/>
        </w:rPr>
        <w:t>conventional</w:t>
      </w:r>
      <w:r>
        <w:rPr>
          <w:spacing w:val="40"/>
          <w:sz w:val="24"/>
        </w:rPr>
        <w:t xml:space="preserve"> </w:t>
      </w:r>
      <w:r>
        <w:rPr>
          <w:sz w:val="24"/>
        </w:rPr>
        <w:t>studies</w:t>
      </w:r>
      <w:r>
        <w:rPr>
          <w:spacing w:val="40"/>
          <w:sz w:val="24"/>
        </w:rPr>
        <w:t xml:space="preserve"> </w:t>
      </w:r>
      <w:r>
        <w:rPr>
          <w:sz w:val="24"/>
        </w:rPr>
        <w:t>(Panel</w:t>
      </w:r>
      <w:r>
        <w:rPr>
          <w:spacing w:val="40"/>
          <w:sz w:val="24"/>
        </w:rPr>
        <w:t xml:space="preserve"> </w:t>
      </w:r>
      <w:r>
        <w:rPr>
          <w:sz w:val="24"/>
        </w:rPr>
        <w:t>A)</w:t>
      </w:r>
      <w:r>
        <w:rPr>
          <w:spacing w:val="40"/>
          <w:sz w:val="24"/>
        </w:rPr>
        <w:t xml:space="preserve"> </w:t>
      </w:r>
      <w:r>
        <w:rPr>
          <w:sz w:val="24"/>
        </w:rPr>
        <w:t>build</w:t>
      </w:r>
      <w:r>
        <w:rPr>
          <w:spacing w:val="40"/>
          <w:sz w:val="24"/>
        </w:rPr>
        <w:t xml:space="preserve"> </w:t>
      </w:r>
      <w:r>
        <w:rPr>
          <w:sz w:val="24"/>
        </w:rPr>
        <w:t>separate</w:t>
      </w:r>
      <w:r>
        <w:rPr>
          <w:spacing w:val="40"/>
          <w:sz w:val="24"/>
        </w:rPr>
        <w:t xml:space="preserve"> </w:t>
      </w:r>
      <w:r>
        <w:rPr>
          <w:sz w:val="24"/>
        </w:rPr>
        <w:t>models</w:t>
      </w:r>
      <w:r>
        <w:rPr>
          <w:spacing w:val="41"/>
          <w:sz w:val="24"/>
        </w:rPr>
        <w:t xml:space="preserve"> </w:t>
      </w:r>
      <w:r>
        <w:rPr>
          <w:sz w:val="24"/>
        </w:rPr>
        <w:t>for</w:t>
      </w:r>
      <w:r>
        <w:rPr>
          <w:spacing w:val="40"/>
          <w:sz w:val="24"/>
        </w:rPr>
        <w:t xml:space="preserve"> </w:t>
      </w:r>
      <w:r>
        <w:rPr>
          <w:sz w:val="24"/>
        </w:rPr>
        <w:t>each</w:t>
      </w:r>
      <w:r>
        <w:rPr>
          <w:spacing w:val="40"/>
          <w:sz w:val="24"/>
        </w:rPr>
        <w:t xml:space="preserve"> </w:t>
      </w:r>
      <w:r>
        <w:rPr>
          <w:sz w:val="24"/>
        </w:rPr>
        <w:t>outcome,</w:t>
      </w:r>
      <w:r>
        <w:rPr>
          <w:spacing w:val="63"/>
          <w:sz w:val="24"/>
        </w:rPr>
        <w:t xml:space="preserve"> </w:t>
      </w:r>
      <w:r>
        <w:rPr>
          <w:sz w:val="24"/>
        </w:rPr>
        <w:t>ignoring</w:t>
      </w:r>
      <w:r>
        <w:rPr>
          <w:spacing w:val="40"/>
          <w:sz w:val="24"/>
        </w:rPr>
        <w:t xml:space="preserve"> </w:t>
      </w:r>
      <w:r>
        <w:rPr>
          <w:sz w:val="24"/>
        </w:rPr>
        <w:t>that</w:t>
      </w:r>
      <w:r>
        <w:rPr>
          <w:spacing w:val="41"/>
          <w:sz w:val="24"/>
        </w:rPr>
        <w:t xml:space="preserve"> </w:t>
      </w:r>
      <w:r>
        <w:rPr>
          <w:sz w:val="24"/>
        </w:rPr>
        <w:t>triage</w:t>
      </w:r>
      <w:r>
        <w:rPr>
          <w:spacing w:val="40"/>
          <w:sz w:val="24"/>
        </w:rPr>
        <w:t xml:space="preserve"> </w:t>
      </w:r>
      <w:r>
        <w:rPr>
          <w:spacing w:val="-2"/>
          <w:sz w:val="24"/>
        </w:rPr>
        <w:t>acuity</w:t>
      </w:r>
    </w:p>
    <w:p w14:paraId="5466F412" w14:textId="77777777" w:rsidR="007C5A61" w:rsidRDefault="00000000">
      <w:pPr>
        <w:pStyle w:val="ListParagraph"/>
        <w:numPr>
          <w:ilvl w:val="0"/>
          <w:numId w:val="6"/>
        </w:numPr>
        <w:tabs>
          <w:tab w:val="left" w:pos="669"/>
        </w:tabs>
        <w:spacing w:line="239" w:lineRule="exact"/>
        <w:ind w:left="669" w:hanging="419"/>
        <w:jc w:val="left"/>
        <w:rPr>
          <w:sz w:val="24"/>
        </w:rPr>
      </w:pPr>
      <w:r>
        <w:rPr>
          <w:sz w:val="24"/>
        </w:rPr>
        <w:t>influences</w:t>
      </w:r>
      <w:r>
        <w:rPr>
          <w:spacing w:val="1"/>
          <w:sz w:val="24"/>
        </w:rPr>
        <w:t xml:space="preserve"> </w:t>
      </w:r>
      <w:r>
        <w:rPr>
          <w:sz w:val="24"/>
        </w:rPr>
        <w:t>admission</w:t>
      </w:r>
      <w:r>
        <w:rPr>
          <w:spacing w:val="2"/>
          <w:sz w:val="24"/>
        </w:rPr>
        <w:t xml:space="preserve"> </w:t>
      </w:r>
      <w:r>
        <w:rPr>
          <w:sz w:val="24"/>
        </w:rPr>
        <w:t>likelihood,</w:t>
      </w:r>
      <w:r>
        <w:rPr>
          <w:spacing w:val="6"/>
          <w:sz w:val="24"/>
        </w:rPr>
        <w:t xml:space="preserve"> </w:t>
      </w:r>
      <w:r>
        <w:rPr>
          <w:sz w:val="24"/>
        </w:rPr>
        <w:t>which</w:t>
      </w:r>
      <w:r>
        <w:rPr>
          <w:spacing w:val="2"/>
          <w:sz w:val="24"/>
        </w:rPr>
        <w:t xml:space="preserve"> </w:t>
      </w:r>
      <w:r>
        <w:rPr>
          <w:sz w:val="24"/>
        </w:rPr>
        <w:t>in</w:t>
      </w:r>
      <w:r>
        <w:rPr>
          <w:spacing w:val="1"/>
          <w:sz w:val="24"/>
        </w:rPr>
        <w:t xml:space="preserve"> </w:t>
      </w:r>
      <w:r>
        <w:rPr>
          <w:sz w:val="24"/>
        </w:rPr>
        <w:t>turn</w:t>
      </w:r>
      <w:r>
        <w:rPr>
          <w:spacing w:val="2"/>
          <w:sz w:val="24"/>
        </w:rPr>
        <w:t xml:space="preserve"> </w:t>
      </w:r>
      <w:r>
        <w:rPr>
          <w:sz w:val="24"/>
        </w:rPr>
        <w:t>determines</w:t>
      </w:r>
      <w:r>
        <w:rPr>
          <w:spacing w:val="1"/>
          <w:sz w:val="24"/>
        </w:rPr>
        <w:t xml:space="preserve"> </w:t>
      </w:r>
      <w:r>
        <w:rPr>
          <w:sz w:val="24"/>
        </w:rPr>
        <w:t>inpatient</w:t>
      </w:r>
      <w:r>
        <w:rPr>
          <w:spacing w:val="2"/>
          <w:sz w:val="24"/>
        </w:rPr>
        <w:t xml:space="preserve"> </w:t>
      </w:r>
      <w:r>
        <w:rPr>
          <w:sz w:val="24"/>
        </w:rPr>
        <w:t>resource</w:t>
      </w:r>
      <w:r>
        <w:rPr>
          <w:spacing w:val="2"/>
          <w:sz w:val="24"/>
        </w:rPr>
        <w:t xml:space="preserve"> </w:t>
      </w:r>
      <w:r>
        <w:rPr>
          <w:sz w:val="24"/>
        </w:rPr>
        <w:t>utilization.</w:t>
      </w:r>
      <w:r>
        <w:rPr>
          <w:spacing w:val="6"/>
          <w:sz w:val="24"/>
        </w:rPr>
        <w:t xml:space="preserve"> </w:t>
      </w:r>
      <w:r>
        <w:rPr>
          <w:sz w:val="24"/>
        </w:rPr>
        <w:t>In</w:t>
      </w:r>
      <w:r>
        <w:rPr>
          <w:spacing w:val="1"/>
          <w:sz w:val="24"/>
        </w:rPr>
        <w:t xml:space="preserve"> </w:t>
      </w:r>
      <w:r>
        <w:rPr>
          <w:sz w:val="24"/>
        </w:rPr>
        <w:t>contrast,</w:t>
      </w:r>
      <w:r>
        <w:rPr>
          <w:spacing w:val="7"/>
          <w:sz w:val="24"/>
        </w:rPr>
        <w:t xml:space="preserve"> </w:t>
      </w:r>
      <w:r>
        <w:rPr>
          <w:spacing w:val="-5"/>
          <w:sz w:val="24"/>
        </w:rPr>
        <w:t>our</w:t>
      </w:r>
    </w:p>
    <w:p w14:paraId="0CAE3DDE" w14:textId="77777777" w:rsidR="007C5A61" w:rsidRDefault="00000000">
      <w:pPr>
        <w:pStyle w:val="ListParagraph"/>
        <w:numPr>
          <w:ilvl w:val="0"/>
          <w:numId w:val="6"/>
        </w:numPr>
        <w:tabs>
          <w:tab w:val="left" w:pos="669"/>
        </w:tabs>
        <w:spacing w:line="239" w:lineRule="exact"/>
        <w:ind w:left="669" w:hanging="419"/>
        <w:jc w:val="left"/>
        <w:rPr>
          <w:sz w:val="24"/>
        </w:rPr>
      </w:pPr>
      <w:r>
        <w:rPr>
          <w:sz w:val="24"/>
        </w:rPr>
        <w:t>continuum</w:t>
      </w:r>
      <w:r>
        <w:rPr>
          <w:spacing w:val="21"/>
          <w:sz w:val="24"/>
        </w:rPr>
        <w:t xml:space="preserve"> </w:t>
      </w:r>
      <w:r>
        <w:rPr>
          <w:sz w:val="24"/>
        </w:rPr>
        <w:t>approach</w:t>
      </w:r>
      <w:r>
        <w:rPr>
          <w:spacing w:val="21"/>
          <w:sz w:val="24"/>
        </w:rPr>
        <w:t xml:space="preserve"> </w:t>
      </w:r>
      <w:r>
        <w:rPr>
          <w:sz w:val="24"/>
        </w:rPr>
        <w:t>(Panel</w:t>
      </w:r>
      <w:r>
        <w:rPr>
          <w:spacing w:val="21"/>
          <w:sz w:val="24"/>
        </w:rPr>
        <w:t xml:space="preserve"> </w:t>
      </w:r>
      <w:r>
        <w:rPr>
          <w:sz w:val="24"/>
        </w:rPr>
        <w:t>B)</w:t>
      </w:r>
      <w:r>
        <w:rPr>
          <w:spacing w:val="21"/>
          <w:sz w:val="24"/>
        </w:rPr>
        <w:t xml:space="preserve"> </w:t>
      </w:r>
      <w:r>
        <w:rPr>
          <w:sz w:val="24"/>
        </w:rPr>
        <w:t>uses</w:t>
      </w:r>
      <w:r>
        <w:rPr>
          <w:spacing w:val="21"/>
          <w:sz w:val="24"/>
        </w:rPr>
        <w:t xml:space="preserve"> </w:t>
      </w:r>
      <w:r>
        <w:rPr>
          <w:sz w:val="24"/>
        </w:rPr>
        <w:t>a</w:t>
      </w:r>
      <w:r>
        <w:rPr>
          <w:spacing w:val="21"/>
          <w:sz w:val="24"/>
        </w:rPr>
        <w:t xml:space="preserve"> </w:t>
      </w:r>
      <w:r>
        <w:rPr>
          <w:sz w:val="24"/>
        </w:rPr>
        <w:t>single</w:t>
      </w:r>
      <w:r>
        <w:rPr>
          <w:spacing w:val="21"/>
          <w:sz w:val="24"/>
        </w:rPr>
        <w:t xml:space="preserve"> </w:t>
      </w:r>
      <w:r>
        <w:rPr>
          <w:sz w:val="24"/>
        </w:rPr>
        <w:t>integrated</w:t>
      </w:r>
      <w:r>
        <w:rPr>
          <w:spacing w:val="21"/>
          <w:sz w:val="24"/>
        </w:rPr>
        <w:t xml:space="preserve"> </w:t>
      </w:r>
      <w:r>
        <w:rPr>
          <w:sz w:val="24"/>
        </w:rPr>
        <w:t>framework</w:t>
      </w:r>
      <w:r>
        <w:rPr>
          <w:spacing w:val="21"/>
          <w:sz w:val="24"/>
        </w:rPr>
        <w:t xml:space="preserve"> </w:t>
      </w:r>
      <w:r>
        <w:rPr>
          <w:sz w:val="24"/>
        </w:rPr>
        <w:t>to</w:t>
      </w:r>
      <w:r>
        <w:rPr>
          <w:spacing w:val="21"/>
          <w:sz w:val="24"/>
        </w:rPr>
        <w:t xml:space="preserve"> </w:t>
      </w:r>
      <w:r>
        <w:rPr>
          <w:sz w:val="24"/>
        </w:rPr>
        <w:t>predict</w:t>
      </w:r>
      <w:r>
        <w:rPr>
          <w:spacing w:val="21"/>
          <w:sz w:val="24"/>
        </w:rPr>
        <w:t xml:space="preserve"> </w:t>
      </w:r>
      <w:r>
        <w:rPr>
          <w:sz w:val="24"/>
        </w:rPr>
        <w:t>the</w:t>
      </w:r>
      <w:r>
        <w:rPr>
          <w:spacing w:val="21"/>
          <w:sz w:val="24"/>
        </w:rPr>
        <w:t xml:space="preserve"> </w:t>
      </w:r>
      <w:r>
        <w:rPr>
          <w:sz w:val="24"/>
        </w:rPr>
        <w:t>full</w:t>
      </w:r>
      <w:r>
        <w:rPr>
          <w:spacing w:val="21"/>
          <w:sz w:val="24"/>
        </w:rPr>
        <w:t xml:space="preserve"> </w:t>
      </w:r>
      <w:r>
        <w:rPr>
          <w:sz w:val="24"/>
        </w:rPr>
        <w:t>clinical</w:t>
      </w:r>
      <w:r>
        <w:rPr>
          <w:spacing w:val="21"/>
          <w:sz w:val="24"/>
        </w:rPr>
        <w:t xml:space="preserve"> </w:t>
      </w:r>
      <w:r>
        <w:rPr>
          <w:spacing w:val="-2"/>
          <w:sz w:val="24"/>
        </w:rPr>
        <w:t>cascade,</w:t>
      </w:r>
    </w:p>
    <w:p w14:paraId="138833A2" w14:textId="77777777" w:rsidR="007C5A61" w:rsidRDefault="00000000">
      <w:pPr>
        <w:pStyle w:val="ListParagraph"/>
        <w:numPr>
          <w:ilvl w:val="0"/>
          <w:numId w:val="6"/>
        </w:numPr>
        <w:tabs>
          <w:tab w:val="left" w:pos="670"/>
        </w:tabs>
        <w:spacing w:line="258" w:lineRule="exact"/>
        <w:ind w:left="670" w:hanging="420"/>
        <w:jc w:val="left"/>
        <w:rPr>
          <w:sz w:val="24"/>
        </w:rPr>
      </w:pPr>
      <w:r>
        <w:rPr>
          <w:sz w:val="24"/>
        </w:rPr>
        <w:t>preserving</w:t>
      </w:r>
      <w:r>
        <w:rPr>
          <w:spacing w:val="-11"/>
          <w:sz w:val="24"/>
        </w:rPr>
        <w:t xml:space="preserve"> </w:t>
      </w:r>
      <w:r>
        <w:rPr>
          <w:sz w:val="24"/>
        </w:rPr>
        <w:t>the</w:t>
      </w:r>
      <w:r>
        <w:rPr>
          <w:spacing w:val="-11"/>
          <w:sz w:val="24"/>
        </w:rPr>
        <w:t xml:space="preserve"> </w:t>
      </w:r>
      <w:r>
        <w:rPr>
          <w:sz w:val="24"/>
        </w:rPr>
        <w:t>interdependencies</w:t>
      </w:r>
      <w:r>
        <w:rPr>
          <w:spacing w:val="-10"/>
          <w:sz w:val="24"/>
        </w:rPr>
        <w:t xml:space="preserve"> </w:t>
      </w:r>
      <w:r>
        <w:rPr>
          <w:sz w:val="24"/>
        </w:rPr>
        <w:t>between</w:t>
      </w:r>
      <w:r>
        <w:rPr>
          <w:spacing w:val="-11"/>
          <w:sz w:val="24"/>
        </w:rPr>
        <w:t xml:space="preserve"> </w:t>
      </w:r>
      <w:r>
        <w:rPr>
          <w:spacing w:val="-2"/>
          <w:sz w:val="24"/>
        </w:rPr>
        <w:t>outcomes.</w:t>
      </w:r>
    </w:p>
    <w:p w14:paraId="6B319A5A" w14:textId="77777777" w:rsidR="007C5A61" w:rsidRDefault="007C5A61">
      <w:pPr>
        <w:pStyle w:val="ListParagraph"/>
        <w:spacing w:line="258" w:lineRule="exact"/>
        <w:rPr>
          <w:sz w:val="24"/>
        </w:rPr>
        <w:sectPr w:rsidR="007C5A61">
          <w:headerReference w:type="default" r:id="rId14"/>
          <w:footerReference w:type="default" r:id="rId15"/>
          <w:pgSz w:w="11910" w:h="16840"/>
          <w:pgMar w:top="1160" w:right="0" w:bottom="1220" w:left="283" w:header="763" w:footer="1033" w:gutter="0"/>
          <w:cols w:space="720"/>
        </w:sectPr>
      </w:pPr>
    </w:p>
    <w:p w14:paraId="68FB59FE" w14:textId="77777777" w:rsidR="007C5A61" w:rsidRDefault="007C5A61">
      <w:pPr>
        <w:pStyle w:val="BodyText"/>
        <w:rPr>
          <w:sz w:val="20"/>
        </w:rPr>
      </w:pPr>
    </w:p>
    <w:p w14:paraId="0DB84350" w14:textId="77777777" w:rsidR="007C5A61" w:rsidRDefault="007C5A61">
      <w:pPr>
        <w:pStyle w:val="BodyText"/>
        <w:spacing w:before="195"/>
        <w:rPr>
          <w:sz w:val="20"/>
        </w:rPr>
      </w:pPr>
    </w:p>
    <w:p w14:paraId="70FB05F6" w14:textId="77777777" w:rsidR="007C5A61" w:rsidRDefault="00000000">
      <w:pPr>
        <w:pStyle w:val="BodyText"/>
        <w:ind w:left="1766"/>
        <w:rPr>
          <w:sz w:val="20"/>
        </w:rPr>
      </w:pPr>
      <w:r>
        <w:rPr>
          <w:noProof/>
          <w:sz w:val="20"/>
        </w:rPr>
        <w:drawing>
          <wp:inline distT="0" distB="0" distL="0" distR="0" wp14:anchorId="221AA1BE" wp14:editId="72BBB722">
            <wp:extent cx="4896612" cy="2272283"/>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4896612" cy="2272283"/>
                    </a:xfrm>
                    <a:prstGeom prst="rect">
                      <a:avLst/>
                    </a:prstGeom>
                  </pic:spPr>
                </pic:pic>
              </a:graphicData>
            </a:graphic>
          </wp:inline>
        </w:drawing>
      </w:r>
    </w:p>
    <w:p w14:paraId="6920AD85" w14:textId="77777777" w:rsidR="007C5A61" w:rsidRDefault="007C5A61">
      <w:pPr>
        <w:pStyle w:val="BodyText"/>
      </w:pPr>
    </w:p>
    <w:p w14:paraId="25ADAA99" w14:textId="77777777" w:rsidR="007C5A61" w:rsidRDefault="007C5A61">
      <w:pPr>
        <w:pStyle w:val="BodyText"/>
        <w:spacing w:before="77"/>
      </w:pPr>
    </w:p>
    <w:p w14:paraId="12767CE9" w14:textId="77777777" w:rsidR="007C5A61" w:rsidRDefault="00000000">
      <w:pPr>
        <w:pStyle w:val="BodyText"/>
        <w:spacing w:line="208" w:lineRule="auto"/>
        <w:ind w:left="625" w:right="952"/>
        <w:jc w:val="both"/>
      </w:pPr>
      <w:r>
        <w:rPr>
          <w:b/>
        </w:rPr>
        <w:t xml:space="preserve">Figure 2. </w:t>
      </w:r>
      <w:r>
        <w:t>Comparison of prediction strategies. (A) The fragmented approach prevalent in existing literature, where isolated models predict single outcomes independently. This ignores clinical reality where</w:t>
      </w:r>
      <w:r>
        <w:rPr>
          <w:spacing w:val="7"/>
        </w:rPr>
        <w:t xml:space="preserve"> </w:t>
      </w:r>
      <w:r>
        <w:t>emergency</w:t>
      </w:r>
      <w:r>
        <w:rPr>
          <w:spacing w:val="7"/>
        </w:rPr>
        <w:t xml:space="preserve"> </w:t>
      </w:r>
      <w:r>
        <w:t>department</w:t>
      </w:r>
      <w:r>
        <w:rPr>
          <w:spacing w:val="8"/>
        </w:rPr>
        <w:t xml:space="preserve"> </w:t>
      </w:r>
      <w:r>
        <w:t>length</w:t>
      </w:r>
      <w:r>
        <w:rPr>
          <w:spacing w:val="7"/>
        </w:rPr>
        <w:t xml:space="preserve"> </w:t>
      </w:r>
      <w:r>
        <w:t>of</w:t>
      </w:r>
      <w:r>
        <w:rPr>
          <w:spacing w:val="7"/>
        </w:rPr>
        <w:t xml:space="preserve"> </w:t>
      </w:r>
      <w:r>
        <w:t>stay,</w:t>
      </w:r>
      <w:r>
        <w:rPr>
          <w:spacing w:val="15"/>
        </w:rPr>
        <w:t xml:space="preserve"> </w:t>
      </w:r>
      <w:r>
        <w:t>admission,</w:t>
      </w:r>
      <w:r>
        <w:rPr>
          <w:spacing w:val="14"/>
        </w:rPr>
        <w:t xml:space="preserve"> </w:t>
      </w:r>
      <w:r>
        <w:t>and</w:t>
      </w:r>
      <w:r>
        <w:rPr>
          <w:spacing w:val="8"/>
        </w:rPr>
        <w:t xml:space="preserve"> </w:t>
      </w:r>
      <w:r>
        <w:t>hospital</w:t>
      </w:r>
      <w:r>
        <w:rPr>
          <w:spacing w:val="7"/>
        </w:rPr>
        <w:t xml:space="preserve"> </w:t>
      </w:r>
      <w:r>
        <w:t>length</w:t>
      </w:r>
      <w:r>
        <w:rPr>
          <w:spacing w:val="7"/>
        </w:rPr>
        <w:t xml:space="preserve"> </w:t>
      </w:r>
      <w:r>
        <w:t>of</w:t>
      </w:r>
      <w:r>
        <w:rPr>
          <w:spacing w:val="8"/>
        </w:rPr>
        <w:t xml:space="preserve"> </w:t>
      </w:r>
      <w:r>
        <w:t>stay</w:t>
      </w:r>
      <w:r>
        <w:rPr>
          <w:spacing w:val="7"/>
        </w:rPr>
        <w:t xml:space="preserve"> </w:t>
      </w:r>
      <w:r>
        <w:t>are</w:t>
      </w:r>
      <w:r>
        <w:rPr>
          <w:spacing w:val="7"/>
        </w:rPr>
        <w:t xml:space="preserve"> </w:t>
      </w:r>
      <w:r>
        <w:t>causally</w:t>
      </w:r>
      <w:r>
        <w:rPr>
          <w:spacing w:val="8"/>
        </w:rPr>
        <w:t xml:space="preserve"> </w:t>
      </w:r>
      <w:r>
        <w:rPr>
          <w:spacing w:val="-2"/>
        </w:rPr>
        <w:t>linked.</w:t>
      </w:r>
    </w:p>
    <w:p w14:paraId="66A2BB80" w14:textId="77777777" w:rsidR="007C5A61" w:rsidRDefault="00000000">
      <w:pPr>
        <w:pStyle w:val="BodyText"/>
        <w:spacing w:line="208" w:lineRule="auto"/>
        <w:ind w:left="625" w:right="952"/>
        <w:jc w:val="both"/>
      </w:pPr>
      <w:r>
        <w:t>(B)</w:t>
      </w:r>
      <w:r>
        <w:rPr>
          <w:spacing w:val="-10"/>
        </w:rPr>
        <w:t xml:space="preserve"> </w:t>
      </w:r>
      <w:r>
        <w:t>The</w:t>
      </w:r>
      <w:r>
        <w:rPr>
          <w:spacing w:val="-10"/>
        </w:rPr>
        <w:t xml:space="preserve"> </w:t>
      </w:r>
      <w:r>
        <w:t>continuum</w:t>
      </w:r>
      <w:r>
        <w:rPr>
          <w:spacing w:val="-10"/>
        </w:rPr>
        <w:t xml:space="preserve"> </w:t>
      </w:r>
      <w:r>
        <w:t>modeling</w:t>
      </w:r>
      <w:r>
        <w:rPr>
          <w:spacing w:val="-10"/>
        </w:rPr>
        <w:t xml:space="preserve"> </w:t>
      </w:r>
      <w:r>
        <w:t>approach</w:t>
      </w:r>
      <w:r>
        <w:rPr>
          <w:spacing w:val="-10"/>
        </w:rPr>
        <w:t xml:space="preserve"> </w:t>
      </w:r>
      <w:r>
        <w:t>of</w:t>
      </w:r>
      <w:r>
        <w:rPr>
          <w:spacing w:val="-10"/>
        </w:rPr>
        <w:t xml:space="preserve"> </w:t>
      </w:r>
      <w:r>
        <w:t>this</w:t>
      </w:r>
      <w:r>
        <w:rPr>
          <w:spacing w:val="-10"/>
        </w:rPr>
        <w:t xml:space="preserve"> </w:t>
      </w:r>
      <w:r>
        <w:t>study,</w:t>
      </w:r>
      <w:r>
        <w:rPr>
          <w:spacing w:val="-9"/>
        </w:rPr>
        <w:t xml:space="preserve"> </w:t>
      </w:r>
      <w:r>
        <w:t>which</w:t>
      </w:r>
      <w:r>
        <w:rPr>
          <w:spacing w:val="-10"/>
        </w:rPr>
        <w:t xml:space="preserve"> </w:t>
      </w:r>
      <w:r>
        <w:t>predicts</w:t>
      </w:r>
      <w:r>
        <w:rPr>
          <w:spacing w:val="-10"/>
        </w:rPr>
        <w:t xml:space="preserve"> </w:t>
      </w:r>
      <w:r>
        <w:t>the</w:t>
      </w:r>
      <w:r>
        <w:rPr>
          <w:spacing w:val="-10"/>
        </w:rPr>
        <w:t xml:space="preserve"> </w:t>
      </w:r>
      <w:r>
        <w:t>full</w:t>
      </w:r>
      <w:r>
        <w:rPr>
          <w:spacing w:val="-10"/>
        </w:rPr>
        <w:t xml:space="preserve"> </w:t>
      </w:r>
      <w:r>
        <w:t>clinical</w:t>
      </w:r>
      <w:r>
        <w:rPr>
          <w:spacing w:val="-10"/>
        </w:rPr>
        <w:t xml:space="preserve"> </w:t>
      </w:r>
      <w:r>
        <w:t>cascade</w:t>
      </w:r>
      <w:r>
        <w:rPr>
          <w:spacing w:val="-10"/>
        </w:rPr>
        <w:t xml:space="preserve"> </w:t>
      </w:r>
      <w:r>
        <w:t>from</w:t>
      </w:r>
      <w:r>
        <w:rPr>
          <w:spacing w:val="-10"/>
        </w:rPr>
        <w:t xml:space="preserve"> </w:t>
      </w:r>
      <w:r>
        <w:t>a</w:t>
      </w:r>
      <w:r>
        <w:rPr>
          <w:spacing w:val="-10"/>
        </w:rPr>
        <w:t xml:space="preserve"> </w:t>
      </w:r>
      <w:r>
        <w:t xml:space="preserve">single integrated model, preserving interdependencies between </w:t>
      </w:r>
      <w:commentRangeStart w:id="10"/>
      <w:r>
        <w:t>outcomes</w:t>
      </w:r>
      <w:commentRangeEnd w:id="10"/>
      <w:r w:rsidR="00C831F9">
        <w:rPr>
          <w:rStyle w:val="CommentReference"/>
          <w:sz w:val="24"/>
          <w:szCs w:val="24"/>
        </w:rPr>
        <w:commentReference w:id="10"/>
      </w:r>
      <w:r>
        <w:t>.</w:t>
      </w:r>
    </w:p>
    <w:p w14:paraId="0C001AEF" w14:textId="77777777" w:rsidR="007C5A61" w:rsidRDefault="007C5A61">
      <w:pPr>
        <w:pStyle w:val="BodyText"/>
      </w:pPr>
    </w:p>
    <w:p w14:paraId="7B15F8D8" w14:textId="77777777" w:rsidR="007C5A61" w:rsidRDefault="007C5A61">
      <w:pPr>
        <w:pStyle w:val="BodyText"/>
      </w:pPr>
    </w:p>
    <w:p w14:paraId="14F87540" w14:textId="77777777" w:rsidR="007C5A61" w:rsidRDefault="007C5A61">
      <w:pPr>
        <w:pStyle w:val="BodyText"/>
      </w:pPr>
    </w:p>
    <w:p w14:paraId="1AB6D89E" w14:textId="77777777" w:rsidR="007C5A61" w:rsidRDefault="007C5A61">
      <w:pPr>
        <w:pStyle w:val="BodyText"/>
      </w:pPr>
    </w:p>
    <w:p w14:paraId="73A0D9FF" w14:textId="77777777" w:rsidR="007C5A61" w:rsidRDefault="007C5A61">
      <w:pPr>
        <w:pStyle w:val="BodyText"/>
      </w:pPr>
    </w:p>
    <w:p w14:paraId="7CD7F91B" w14:textId="77777777" w:rsidR="007C5A61" w:rsidRDefault="007C5A61">
      <w:pPr>
        <w:pStyle w:val="BodyText"/>
      </w:pPr>
    </w:p>
    <w:p w14:paraId="047C6930" w14:textId="77777777" w:rsidR="007C5A61" w:rsidRDefault="007C5A61">
      <w:pPr>
        <w:pStyle w:val="BodyText"/>
      </w:pPr>
    </w:p>
    <w:p w14:paraId="33DC0AF7" w14:textId="77777777" w:rsidR="007C5A61" w:rsidRDefault="007C5A61">
      <w:pPr>
        <w:pStyle w:val="BodyText"/>
      </w:pPr>
    </w:p>
    <w:p w14:paraId="1B9D65DF" w14:textId="77777777" w:rsidR="007C5A61" w:rsidRDefault="007C5A61">
      <w:pPr>
        <w:pStyle w:val="BodyText"/>
      </w:pPr>
    </w:p>
    <w:p w14:paraId="0059E213" w14:textId="77777777" w:rsidR="007C5A61" w:rsidRDefault="007C5A61">
      <w:pPr>
        <w:pStyle w:val="BodyText"/>
      </w:pPr>
    </w:p>
    <w:p w14:paraId="1342A003" w14:textId="77777777" w:rsidR="007C5A61" w:rsidRDefault="007C5A61">
      <w:pPr>
        <w:pStyle w:val="BodyText"/>
      </w:pPr>
    </w:p>
    <w:p w14:paraId="7E0153E7" w14:textId="77777777" w:rsidR="007C5A61" w:rsidRDefault="007C5A61">
      <w:pPr>
        <w:pStyle w:val="BodyText"/>
      </w:pPr>
    </w:p>
    <w:p w14:paraId="13FCB1B3" w14:textId="77777777" w:rsidR="007C5A61" w:rsidRDefault="007C5A61">
      <w:pPr>
        <w:pStyle w:val="BodyText"/>
        <w:spacing w:before="154"/>
      </w:pPr>
    </w:p>
    <w:p w14:paraId="6039D18E" w14:textId="77777777" w:rsidR="007C5A61" w:rsidRDefault="00000000">
      <w:pPr>
        <w:pStyle w:val="ListParagraph"/>
        <w:numPr>
          <w:ilvl w:val="0"/>
          <w:numId w:val="6"/>
        </w:numPr>
        <w:tabs>
          <w:tab w:val="left" w:pos="795"/>
        </w:tabs>
        <w:spacing w:line="258" w:lineRule="exact"/>
        <w:ind w:hanging="591"/>
        <w:jc w:val="left"/>
        <w:rPr>
          <w:sz w:val="24"/>
        </w:rPr>
      </w:pPr>
      <w:r>
        <w:rPr>
          <w:sz w:val="24"/>
        </w:rPr>
        <w:t>Second,</w:t>
      </w:r>
      <w:r>
        <w:rPr>
          <w:spacing w:val="70"/>
          <w:w w:val="150"/>
          <w:sz w:val="24"/>
        </w:rPr>
        <w:t xml:space="preserve"> </w:t>
      </w:r>
      <w:r>
        <w:rPr>
          <w:sz w:val="24"/>
        </w:rPr>
        <w:t>many</w:t>
      </w:r>
      <w:r>
        <w:rPr>
          <w:spacing w:val="66"/>
          <w:sz w:val="24"/>
        </w:rPr>
        <w:t xml:space="preserve"> </w:t>
      </w:r>
      <w:r>
        <w:rPr>
          <w:sz w:val="24"/>
        </w:rPr>
        <w:t>existing</w:t>
      </w:r>
      <w:r>
        <w:rPr>
          <w:spacing w:val="66"/>
          <w:sz w:val="24"/>
        </w:rPr>
        <w:t xml:space="preserve"> </w:t>
      </w:r>
      <w:r>
        <w:rPr>
          <w:sz w:val="24"/>
        </w:rPr>
        <w:t>models</w:t>
      </w:r>
      <w:r>
        <w:rPr>
          <w:spacing w:val="65"/>
          <w:sz w:val="24"/>
        </w:rPr>
        <w:t xml:space="preserve"> </w:t>
      </w:r>
      <w:r>
        <w:rPr>
          <w:sz w:val="24"/>
        </w:rPr>
        <w:t>incorporate</w:t>
      </w:r>
      <w:r>
        <w:rPr>
          <w:spacing w:val="66"/>
          <w:sz w:val="24"/>
        </w:rPr>
        <w:t xml:space="preserve"> </w:t>
      </w:r>
      <w:r>
        <w:rPr>
          <w:sz w:val="24"/>
        </w:rPr>
        <w:t>late-feature</w:t>
      </w:r>
      <w:r>
        <w:rPr>
          <w:spacing w:val="66"/>
          <w:sz w:val="24"/>
        </w:rPr>
        <w:t xml:space="preserve"> </w:t>
      </w:r>
      <w:r>
        <w:rPr>
          <w:sz w:val="24"/>
        </w:rPr>
        <w:t>dependency,</w:t>
      </w:r>
      <w:r>
        <w:rPr>
          <w:spacing w:val="71"/>
          <w:w w:val="150"/>
          <w:sz w:val="24"/>
        </w:rPr>
        <w:t xml:space="preserve"> </w:t>
      </w:r>
      <w:r>
        <w:rPr>
          <w:sz w:val="24"/>
        </w:rPr>
        <w:t>utilizing</w:t>
      </w:r>
      <w:r>
        <w:rPr>
          <w:spacing w:val="65"/>
          <w:sz w:val="24"/>
        </w:rPr>
        <w:t xml:space="preserve"> </w:t>
      </w:r>
      <w:r>
        <w:rPr>
          <w:sz w:val="24"/>
        </w:rPr>
        <w:t>laboratory</w:t>
      </w:r>
      <w:r>
        <w:rPr>
          <w:spacing w:val="66"/>
          <w:sz w:val="24"/>
        </w:rPr>
        <w:t xml:space="preserve"> </w:t>
      </w:r>
      <w:r>
        <w:rPr>
          <w:spacing w:val="-2"/>
          <w:sz w:val="24"/>
        </w:rPr>
        <w:t>results,</w:t>
      </w:r>
    </w:p>
    <w:p w14:paraId="252910E6" w14:textId="77777777" w:rsidR="007C5A61" w:rsidRDefault="00000000">
      <w:pPr>
        <w:pStyle w:val="ListParagraph"/>
        <w:numPr>
          <w:ilvl w:val="0"/>
          <w:numId w:val="6"/>
        </w:numPr>
        <w:tabs>
          <w:tab w:val="left" w:pos="623"/>
        </w:tabs>
        <w:spacing w:line="239" w:lineRule="exact"/>
        <w:ind w:left="623" w:hanging="419"/>
        <w:jc w:val="left"/>
        <w:rPr>
          <w:sz w:val="24"/>
        </w:rPr>
      </w:pPr>
      <w:r>
        <w:rPr>
          <w:sz w:val="24"/>
        </w:rPr>
        <w:t>specialist</w:t>
      </w:r>
      <w:r>
        <w:rPr>
          <w:spacing w:val="62"/>
          <w:sz w:val="24"/>
        </w:rPr>
        <w:t xml:space="preserve"> </w:t>
      </w:r>
      <w:r>
        <w:rPr>
          <w:sz w:val="24"/>
        </w:rPr>
        <w:t>consultations,</w:t>
      </w:r>
      <w:r>
        <w:rPr>
          <w:spacing w:val="68"/>
          <w:w w:val="150"/>
          <w:sz w:val="24"/>
        </w:rPr>
        <w:t xml:space="preserve"> </w:t>
      </w:r>
      <w:r>
        <w:rPr>
          <w:sz w:val="24"/>
        </w:rPr>
        <w:t>or</w:t>
      </w:r>
      <w:r>
        <w:rPr>
          <w:spacing w:val="64"/>
          <w:sz w:val="24"/>
        </w:rPr>
        <w:t xml:space="preserve"> </w:t>
      </w:r>
      <w:r>
        <w:rPr>
          <w:sz w:val="24"/>
        </w:rPr>
        <w:t>disposition</w:t>
      </w:r>
      <w:r>
        <w:rPr>
          <w:spacing w:val="63"/>
          <w:sz w:val="24"/>
        </w:rPr>
        <w:t xml:space="preserve"> </w:t>
      </w:r>
      <w:r>
        <w:rPr>
          <w:sz w:val="24"/>
        </w:rPr>
        <w:t>plans</w:t>
      </w:r>
      <w:r>
        <w:rPr>
          <w:spacing w:val="63"/>
          <w:sz w:val="24"/>
        </w:rPr>
        <w:t xml:space="preserve"> </w:t>
      </w:r>
      <w:r>
        <w:rPr>
          <w:sz w:val="24"/>
        </w:rPr>
        <w:t>unavailable</w:t>
      </w:r>
      <w:r>
        <w:rPr>
          <w:spacing w:val="62"/>
          <w:sz w:val="24"/>
        </w:rPr>
        <w:t xml:space="preserve"> </w:t>
      </w:r>
      <w:r>
        <w:rPr>
          <w:sz w:val="24"/>
        </w:rPr>
        <w:t>at</w:t>
      </w:r>
      <w:r>
        <w:rPr>
          <w:spacing w:val="63"/>
          <w:sz w:val="24"/>
        </w:rPr>
        <w:t xml:space="preserve"> </w:t>
      </w:r>
      <w:r>
        <w:rPr>
          <w:sz w:val="24"/>
        </w:rPr>
        <w:t>triage,</w:t>
      </w:r>
      <w:r>
        <w:rPr>
          <w:spacing w:val="68"/>
          <w:w w:val="150"/>
          <w:sz w:val="24"/>
        </w:rPr>
        <w:t xml:space="preserve"> </w:t>
      </w:r>
      <w:r>
        <w:rPr>
          <w:sz w:val="24"/>
        </w:rPr>
        <w:t>limiting</w:t>
      </w:r>
      <w:r>
        <w:rPr>
          <w:spacing w:val="63"/>
          <w:sz w:val="24"/>
        </w:rPr>
        <w:t xml:space="preserve"> </w:t>
      </w:r>
      <w:r>
        <w:rPr>
          <w:sz w:val="24"/>
        </w:rPr>
        <w:t>real-time</w:t>
      </w:r>
      <w:r>
        <w:rPr>
          <w:spacing w:val="63"/>
          <w:sz w:val="24"/>
        </w:rPr>
        <w:t xml:space="preserve"> </w:t>
      </w:r>
      <w:r>
        <w:rPr>
          <w:spacing w:val="-2"/>
          <w:sz w:val="24"/>
        </w:rPr>
        <w:t>applicability</w:t>
      </w:r>
    </w:p>
    <w:p w14:paraId="337A1901" w14:textId="77777777" w:rsidR="007C5A61" w:rsidRDefault="00000000">
      <w:pPr>
        <w:pStyle w:val="ListParagraph"/>
        <w:numPr>
          <w:ilvl w:val="0"/>
          <w:numId w:val="6"/>
        </w:numPr>
        <w:tabs>
          <w:tab w:val="left" w:pos="623"/>
        </w:tabs>
        <w:spacing w:line="239" w:lineRule="exact"/>
        <w:ind w:left="623" w:hanging="419"/>
        <w:jc w:val="left"/>
        <w:rPr>
          <w:sz w:val="24"/>
        </w:rPr>
      </w:pPr>
      <w:r>
        <w:rPr>
          <w:sz w:val="24"/>
        </w:rPr>
        <w:t>[10].</w:t>
      </w:r>
      <w:r>
        <w:rPr>
          <w:spacing w:val="-10"/>
          <w:sz w:val="24"/>
        </w:rPr>
        <w:t xml:space="preserve"> </w:t>
      </w:r>
      <w:r>
        <w:rPr>
          <w:sz w:val="24"/>
        </w:rPr>
        <w:t>Third,</w:t>
      </w:r>
      <w:r>
        <w:rPr>
          <w:spacing w:val="-10"/>
          <w:sz w:val="24"/>
        </w:rPr>
        <w:t xml:space="preserve"> </w:t>
      </w:r>
      <w:r>
        <w:rPr>
          <w:sz w:val="24"/>
        </w:rPr>
        <w:t>insufficient</w:t>
      </w:r>
      <w:r>
        <w:rPr>
          <w:spacing w:val="-11"/>
          <w:sz w:val="24"/>
        </w:rPr>
        <w:t xml:space="preserve"> </w:t>
      </w:r>
      <w:r>
        <w:rPr>
          <w:sz w:val="24"/>
        </w:rPr>
        <w:t>interpretability</w:t>
      </w:r>
      <w:r>
        <w:rPr>
          <w:spacing w:val="-11"/>
          <w:sz w:val="24"/>
        </w:rPr>
        <w:t xml:space="preserve"> </w:t>
      </w:r>
      <w:r>
        <w:rPr>
          <w:sz w:val="24"/>
        </w:rPr>
        <w:t>validation-typically</w:t>
      </w:r>
      <w:r>
        <w:rPr>
          <w:spacing w:val="-11"/>
          <w:sz w:val="24"/>
        </w:rPr>
        <w:t xml:space="preserve"> </w:t>
      </w:r>
      <w:r>
        <w:rPr>
          <w:sz w:val="24"/>
        </w:rPr>
        <w:t>single-model</w:t>
      </w:r>
      <w:r>
        <w:rPr>
          <w:spacing w:val="-11"/>
          <w:sz w:val="24"/>
        </w:rPr>
        <w:t xml:space="preserve"> </w:t>
      </w:r>
      <w:r>
        <w:rPr>
          <w:sz w:val="24"/>
        </w:rPr>
        <w:t>SHapley</w:t>
      </w:r>
      <w:r>
        <w:rPr>
          <w:spacing w:val="-11"/>
          <w:sz w:val="24"/>
        </w:rPr>
        <w:t xml:space="preserve"> </w:t>
      </w:r>
      <w:r>
        <w:rPr>
          <w:sz w:val="24"/>
        </w:rPr>
        <w:t>Additive</w:t>
      </w:r>
      <w:r>
        <w:rPr>
          <w:spacing w:val="-11"/>
          <w:sz w:val="24"/>
        </w:rPr>
        <w:t xml:space="preserve"> </w:t>
      </w:r>
      <w:r>
        <w:rPr>
          <w:spacing w:val="-2"/>
          <w:sz w:val="24"/>
        </w:rPr>
        <w:t>exPlanations</w:t>
      </w:r>
    </w:p>
    <w:p w14:paraId="6E1DFFD8" w14:textId="77777777" w:rsidR="007C5A61" w:rsidRDefault="00000000">
      <w:pPr>
        <w:pStyle w:val="ListParagraph"/>
        <w:numPr>
          <w:ilvl w:val="0"/>
          <w:numId w:val="6"/>
        </w:numPr>
        <w:tabs>
          <w:tab w:val="left" w:pos="623"/>
        </w:tabs>
        <w:spacing w:line="258" w:lineRule="exact"/>
        <w:ind w:left="623" w:hanging="419"/>
        <w:jc w:val="left"/>
        <w:rPr>
          <w:sz w:val="24"/>
        </w:rPr>
      </w:pPr>
      <w:r>
        <w:rPr>
          <w:sz w:val="24"/>
        </w:rPr>
        <w:t>(SHAP)</w:t>
      </w:r>
      <w:r>
        <w:rPr>
          <w:spacing w:val="-12"/>
          <w:sz w:val="24"/>
        </w:rPr>
        <w:t xml:space="preserve"> </w:t>
      </w:r>
      <w:r>
        <w:rPr>
          <w:sz w:val="24"/>
        </w:rPr>
        <w:t>analysis-raises</w:t>
      </w:r>
      <w:r>
        <w:rPr>
          <w:spacing w:val="-11"/>
          <w:sz w:val="24"/>
        </w:rPr>
        <w:t xml:space="preserve"> </w:t>
      </w:r>
      <w:r>
        <w:rPr>
          <w:sz w:val="24"/>
        </w:rPr>
        <w:t>concerns</w:t>
      </w:r>
      <w:r>
        <w:rPr>
          <w:spacing w:val="-12"/>
          <w:sz w:val="24"/>
        </w:rPr>
        <w:t xml:space="preserve"> </w:t>
      </w:r>
      <w:r>
        <w:rPr>
          <w:sz w:val="24"/>
        </w:rPr>
        <w:t>about</w:t>
      </w:r>
      <w:r>
        <w:rPr>
          <w:spacing w:val="-11"/>
          <w:sz w:val="24"/>
        </w:rPr>
        <w:t xml:space="preserve"> </w:t>
      </w:r>
      <w:r>
        <w:rPr>
          <w:sz w:val="24"/>
        </w:rPr>
        <w:t>algorithm-specific</w:t>
      </w:r>
      <w:r>
        <w:rPr>
          <w:spacing w:val="-11"/>
          <w:sz w:val="24"/>
        </w:rPr>
        <w:t xml:space="preserve"> </w:t>
      </w:r>
      <w:r>
        <w:rPr>
          <w:sz w:val="24"/>
        </w:rPr>
        <w:t>artifacts</w:t>
      </w:r>
      <w:r>
        <w:rPr>
          <w:spacing w:val="-12"/>
          <w:sz w:val="24"/>
        </w:rPr>
        <w:t xml:space="preserve"> </w:t>
      </w:r>
      <w:r>
        <w:rPr>
          <w:sz w:val="24"/>
        </w:rPr>
        <w:t>versus</w:t>
      </w:r>
      <w:r>
        <w:rPr>
          <w:spacing w:val="-11"/>
          <w:sz w:val="24"/>
        </w:rPr>
        <w:t xml:space="preserve"> </w:t>
      </w:r>
      <w:r>
        <w:rPr>
          <w:sz w:val="24"/>
        </w:rPr>
        <w:t>true</w:t>
      </w:r>
      <w:r>
        <w:rPr>
          <w:spacing w:val="-11"/>
          <w:sz w:val="24"/>
        </w:rPr>
        <w:t xml:space="preserve"> </w:t>
      </w:r>
      <w:r>
        <w:rPr>
          <w:sz w:val="24"/>
        </w:rPr>
        <w:t>clinical</w:t>
      </w:r>
      <w:r>
        <w:rPr>
          <w:spacing w:val="-12"/>
          <w:sz w:val="24"/>
        </w:rPr>
        <w:t xml:space="preserve"> </w:t>
      </w:r>
      <w:r>
        <w:rPr>
          <w:sz w:val="24"/>
        </w:rPr>
        <w:t>signals</w:t>
      </w:r>
      <w:r>
        <w:rPr>
          <w:spacing w:val="-11"/>
          <w:sz w:val="24"/>
        </w:rPr>
        <w:t xml:space="preserve"> </w:t>
      </w:r>
      <w:r>
        <w:rPr>
          <w:sz w:val="24"/>
        </w:rPr>
        <w:t>[11,</w:t>
      </w:r>
      <w:r>
        <w:rPr>
          <w:spacing w:val="-11"/>
          <w:sz w:val="24"/>
        </w:rPr>
        <w:t xml:space="preserve"> </w:t>
      </w:r>
      <w:r>
        <w:rPr>
          <w:spacing w:val="-4"/>
          <w:sz w:val="24"/>
        </w:rPr>
        <w:t>12].</w:t>
      </w:r>
    </w:p>
    <w:p w14:paraId="0FED026C" w14:textId="77777777" w:rsidR="007C5A61" w:rsidRDefault="007C5A61">
      <w:pPr>
        <w:pStyle w:val="BodyText"/>
      </w:pPr>
    </w:p>
    <w:p w14:paraId="1282B3F1" w14:textId="77777777" w:rsidR="007C5A61" w:rsidRDefault="007C5A61">
      <w:pPr>
        <w:pStyle w:val="BodyText"/>
      </w:pPr>
    </w:p>
    <w:p w14:paraId="3B3DDBB3" w14:textId="77777777" w:rsidR="007C5A61" w:rsidRDefault="007C5A61">
      <w:pPr>
        <w:pStyle w:val="BodyText"/>
      </w:pPr>
    </w:p>
    <w:p w14:paraId="4F222FE1" w14:textId="77777777" w:rsidR="007C5A61" w:rsidRDefault="007C5A61">
      <w:pPr>
        <w:pStyle w:val="BodyText"/>
      </w:pPr>
    </w:p>
    <w:p w14:paraId="6D939A03" w14:textId="77777777" w:rsidR="007C5A61" w:rsidRDefault="007C5A61">
      <w:pPr>
        <w:pStyle w:val="BodyText"/>
      </w:pPr>
    </w:p>
    <w:p w14:paraId="528845AC" w14:textId="77777777" w:rsidR="007C5A61" w:rsidRDefault="007C5A61">
      <w:pPr>
        <w:pStyle w:val="BodyText"/>
        <w:spacing w:before="50"/>
      </w:pPr>
    </w:p>
    <w:p w14:paraId="50E5B691" w14:textId="77777777" w:rsidR="007C5A61" w:rsidRDefault="00000000">
      <w:pPr>
        <w:pStyle w:val="ListParagraph"/>
        <w:numPr>
          <w:ilvl w:val="0"/>
          <w:numId w:val="6"/>
        </w:numPr>
        <w:tabs>
          <w:tab w:val="left" w:pos="795"/>
        </w:tabs>
        <w:spacing w:line="258" w:lineRule="exact"/>
        <w:ind w:hanging="591"/>
        <w:jc w:val="left"/>
        <w:rPr>
          <w:sz w:val="24"/>
        </w:rPr>
      </w:pPr>
      <w:r>
        <w:rPr>
          <w:sz w:val="24"/>
        </w:rPr>
        <w:t>This</w:t>
      </w:r>
      <w:r>
        <w:rPr>
          <w:spacing w:val="36"/>
          <w:sz w:val="24"/>
        </w:rPr>
        <w:t xml:space="preserve"> </w:t>
      </w:r>
      <w:r>
        <w:rPr>
          <w:sz w:val="24"/>
        </w:rPr>
        <w:t>study</w:t>
      </w:r>
      <w:r>
        <w:rPr>
          <w:spacing w:val="36"/>
          <w:sz w:val="24"/>
        </w:rPr>
        <w:t xml:space="preserve"> </w:t>
      </w:r>
      <w:r>
        <w:rPr>
          <w:sz w:val="24"/>
        </w:rPr>
        <w:t>addresses</w:t>
      </w:r>
      <w:r>
        <w:rPr>
          <w:spacing w:val="37"/>
          <w:sz w:val="24"/>
        </w:rPr>
        <w:t xml:space="preserve"> </w:t>
      </w:r>
      <w:r>
        <w:rPr>
          <w:sz w:val="24"/>
        </w:rPr>
        <w:t>these</w:t>
      </w:r>
      <w:r>
        <w:rPr>
          <w:spacing w:val="36"/>
          <w:sz w:val="24"/>
        </w:rPr>
        <w:t xml:space="preserve"> </w:t>
      </w:r>
      <w:r>
        <w:rPr>
          <w:sz w:val="24"/>
        </w:rPr>
        <w:t>gaps</w:t>
      </w:r>
      <w:r>
        <w:rPr>
          <w:spacing w:val="37"/>
          <w:sz w:val="24"/>
        </w:rPr>
        <w:t xml:space="preserve"> </w:t>
      </w:r>
      <w:r>
        <w:rPr>
          <w:sz w:val="24"/>
        </w:rPr>
        <w:t>through</w:t>
      </w:r>
      <w:r>
        <w:rPr>
          <w:spacing w:val="36"/>
          <w:sz w:val="24"/>
        </w:rPr>
        <w:t xml:space="preserve"> </w:t>
      </w:r>
      <w:r>
        <w:rPr>
          <w:sz w:val="24"/>
        </w:rPr>
        <w:t>a</w:t>
      </w:r>
      <w:r>
        <w:rPr>
          <w:spacing w:val="37"/>
          <w:sz w:val="24"/>
        </w:rPr>
        <w:t xml:space="preserve"> </w:t>
      </w:r>
      <w:r>
        <w:rPr>
          <w:sz w:val="24"/>
        </w:rPr>
        <w:t>comprehensive</w:t>
      </w:r>
      <w:r>
        <w:rPr>
          <w:spacing w:val="36"/>
          <w:sz w:val="24"/>
        </w:rPr>
        <w:t xml:space="preserve"> </w:t>
      </w:r>
      <w:r>
        <w:rPr>
          <w:sz w:val="24"/>
        </w:rPr>
        <w:t>evaluation</w:t>
      </w:r>
      <w:r>
        <w:rPr>
          <w:spacing w:val="37"/>
          <w:sz w:val="24"/>
        </w:rPr>
        <w:t xml:space="preserve"> </w:t>
      </w:r>
      <w:r>
        <w:rPr>
          <w:sz w:val="24"/>
        </w:rPr>
        <w:t>of</w:t>
      </w:r>
      <w:r>
        <w:rPr>
          <w:spacing w:val="36"/>
          <w:sz w:val="24"/>
        </w:rPr>
        <w:t xml:space="preserve"> </w:t>
      </w:r>
      <w:r>
        <w:rPr>
          <w:sz w:val="24"/>
        </w:rPr>
        <w:t>12</w:t>
      </w:r>
      <w:r>
        <w:rPr>
          <w:spacing w:val="36"/>
          <w:sz w:val="24"/>
        </w:rPr>
        <w:t xml:space="preserve"> </w:t>
      </w:r>
      <w:r>
        <w:rPr>
          <w:sz w:val="24"/>
        </w:rPr>
        <w:t>ML</w:t>
      </w:r>
      <w:r>
        <w:rPr>
          <w:spacing w:val="37"/>
          <w:sz w:val="24"/>
        </w:rPr>
        <w:t xml:space="preserve"> </w:t>
      </w:r>
      <w:r>
        <w:rPr>
          <w:sz w:val="24"/>
        </w:rPr>
        <w:t>algorithms</w:t>
      </w:r>
      <w:r>
        <w:rPr>
          <w:spacing w:val="36"/>
          <w:sz w:val="24"/>
        </w:rPr>
        <w:t xml:space="preserve"> </w:t>
      </w:r>
      <w:r>
        <w:rPr>
          <w:sz w:val="24"/>
        </w:rPr>
        <w:t>on</w:t>
      </w:r>
      <w:r>
        <w:rPr>
          <w:spacing w:val="37"/>
          <w:sz w:val="24"/>
        </w:rPr>
        <w:t xml:space="preserve"> </w:t>
      </w:r>
      <w:r>
        <w:rPr>
          <w:spacing w:val="-5"/>
          <w:sz w:val="24"/>
        </w:rPr>
        <w:t>the</w:t>
      </w:r>
    </w:p>
    <w:p w14:paraId="1799C5C6" w14:textId="77777777" w:rsidR="007C5A61" w:rsidRDefault="00000000">
      <w:pPr>
        <w:pStyle w:val="ListParagraph"/>
        <w:numPr>
          <w:ilvl w:val="0"/>
          <w:numId w:val="6"/>
        </w:numPr>
        <w:tabs>
          <w:tab w:val="left" w:pos="623"/>
        </w:tabs>
        <w:spacing w:line="239" w:lineRule="exact"/>
        <w:ind w:left="623" w:hanging="419"/>
        <w:jc w:val="left"/>
        <w:rPr>
          <w:sz w:val="24"/>
        </w:rPr>
      </w:pPr>
      <w:r>
        <w:rPr>
          <w:sz w:val="24"/>
        </w:rPr>
        <w:t>MC-MED</w:t>
      </w:r>
      <w:r>
        <w:rPr>
          <w:spacing w:val="26"/>
          <w:sz w:val="24"/>
        </w:rPr>
        <w:t xml:space="preserve"> </w:t>
      </w:r>
      <w:r>
        <w:rPr>
          <w:sz w:val="24"/>
        </w:rPr>
        <w:t>dataset</w:t>
      </w:r>
      <w:r>
        <w:rPr>
          <w:spacing w:val="26"/>
          <w:sz w:val="24"/>
        </w:rPr>
        <w:t xml:space="preserve"> </w:t>
      </w:r>
      <w:r>
        <w:rPr>
          <w:sz w:val="24"/>
        </w:rPr>
        <w:t>(118,385</w:t>
      </w:r>
      <w:r>
        <w:rPr>
          <w:spacing w:val="26"/>
          <w:sz w:val="24"/>
        </w:rPr>
        <w:t xml:space="preserve"> </w:t>
      </w:r>
      <w:r>
        <w:rPr>
          <w:sz w:val="24"/>
        </w:rPr>
        <w:t>adult</w:t>
      </w:r>
      <w:r>
        <w:rPr>
          <w:spacing w:val="26"/>
          <w:sz w:val="24"/>
        </w:rPr>
        <w:t xml:space="preserve"> </w:t>
      </w:r>
      <w:r>
        <w:rPr>
          <w:sz w:val="24"/>
        </w:rPr>
        <w:t>ED</w:t>
      </w:r>
      <w:r>
        <w:rPr>
          <w:spacing w:val="26"/>
          <w:sz w:val="24"/>
        </w:rPr>
        <w:t xml:space="preserve"> </w:t>
      </w:r>
      <w:r>
        <w:rPr>
          <w:sz w:val="24"/>
        </w:rPr>
        <w:t>visits,</w:t>
      </w:r>
      <w:r>
        <w:rPr>
          <w:spacing w:val="41"/>
          <w:sz w:val="24"/>
        </w:rPr>
        <w:t xml:space="preserve"> </w:t>
      </w:r>
      <w:r>
        <w:rPr>
          <w:sz w:val="24"/>
        </w:rPr>
        <w:t>Stanford</w:t>
      </w:r>
      <w:r>
        <w:rPr>
          <w:spacing w:val="26"/>
          <w:sz w:val="24"/>
        </w:rPr>
        <w:t xml:space="preserve"> </w:t>
      </w:r>
      <w:r>
        <w:rPr>
          <w:sz w:val="24"/>
        </w:rPr>
        <w:t>Health</w:t>
      </w:r>
      <w:r>
        <w:rPr>
          <w:spacing w:val="26"/>
          <w:sz w:val="24"/>
        </w:rPr>
        <w:t xml:space="preserve"> </w:t>
      </w:r>
      <w:r>
        <w:rPr>
          <w:sz w:val="24"/>
        </w:rPr>
        <w:t>Care,</w:t>
      </w:r>
      <w:r>
        <w:rPr>
          <w:spacing w:val="41"/>
          <w:sz w:val="24"/>
        </w:rPr>
        <w:t xml:space="preserve"> </w:t>
      </w:r>
      <w:r>
        <w:rPr>
          <w:sz w:val="24"/>
        </w:rPr>
        <w:t>2020-2022)</w:t>
      </w:r>
      <w:r>
        <w:rPr>
          <w:spacing w:val="26"/>
          <w:sz w:val="24"/>
        </w:rPr>
        <w:t xml:space="preserve"> </w:t>
      </w:r>
      <w:r>
        <w:rPr>
          <w:sz w:val="24"/>
        </w:rPr>
        <w:t>[5].</w:t>
      </w:r>
      <w:r>
        <w:rPr>
          <w:spacing w:val="41"/>
          <w:sz w:val="24"/>
        </w:rPr>
        <w:t xml:space="preserve"> </w:t>
      </w:r>
      <w:r>
        <w:rPr>
          <w:sz w:val="24"/>
        </w:rPr>
        <w:t>Figure</w:t>
      </w:r>
      <w:r>
        <w:rPr>
          <w:spacing w:val="26"/>
          <w:sz w:val="24"/>
        </w:rPr>
        <w:t xml:space="preserve"> </w:t>
      </w:r>
      <w:r>
        <w:rPr>
          <w:sz w:val="24"/>
        </w:rPr>
        <w:t>3</w:t>
      </w:r>
      <w:r>
        <w:rPr>
          <w:spacing w:val="26"/>
          <w:sz w:val="24"/>
        </w:rPr>
        <w:t xml:space="preserve"> </w:t>
      </w:r>
      <w:r>
        <w:rPr>
          <w:spacing w:val="-2"/>
          <w:sz w:val="24"/>
        </w:rPr>
        <w:t>outlines</w:t>
      </w:r>
    </w:p>
    <w:p w14:paraId="01450264" w14:textId="77777777" w:rsidR="007C5A61" w:rsidRDefault="00000000">
      <w:pPr>
        <w:pStyle w:val="ListParagraph"/>
        <w:numPr>
          <w:ilvl w:val="0"/>
          <w:numId w:val="6"/>
        </w:numPr>
        <w:tabs>
          <w:tab w:val="left" w:pos="623"/>
        </w:tabs>
        <w:spacing w:line="239" w:lineRule="exact"/>
        <w:ind w:left="623" w:hanging="419"/>
        <w:jc w:val="left"/>
        <w:rPr>
          <w:sz w:val="24"/>
        </w:rPr>
      </w:pPr>
      <w:r>
        <w:rPr>
          <w:sz w:val="24"/>
        </w:rPr>
        <w:t>our</w:t>
      </w:r>
      <w:r>
        <w:rPr>
          <w:spacing w:val="20"/>
          <w:sz w:val="24"/>
        </w:rPr>
        <w:t xml:space="preserve"> </w:t>
      </w:r>
      <w:r>
        <w:rPr>
          <w:sz w:val="24"/>
        </w:rPr>
        <w:t>research</w:t>
      </w:r>
      <w:r>
        <w:rPr>
          <w:spacing w:val="20"/>
          <w:sz w:val="24"/>
        </w:rPr>
        <w:t xml:space="preserve"> </w:t>
      </w:r>
      <w:r>
        <w:rPr>
          <w:sz w:val="24"/>
        </w:rPr>
        <w:t>framework.</w:t>
      </w:r>
      <w:r>
        <w:rPr>
          <w:spacing w:val="33"/>
          <w:sz w:val="24"/>
        </w:rPr>
        <w:t xml:space="preserve"> </w:t>
      </w:r>
      <w:r>
        <w:rPr>
          <w:sz w:val="24"/>
        </w:rPr>
        <w:t>The</w:t>
      </w:r>
      <w:r>
        <w:rPr>
          <w:spacing w:val="20"/>
          <w:sz w:val="24"/>
        </w:rPr>
        <w:t xml:space="preserve"> </w:t>
      </w:r>
      <w:r>
        <w:rPr>
          <w:sz w:val="24"/>
        </w:rPr>
        <w:t>primary</w:t>
      </w:r>
      <w:r>
        <w:rPr>
          <w:spacing w:val="21"/>
          <w:sz w:val="24"/>
        </w:rPr>
        <w:t xml:space="preserve"> </w:t>
      </w:r>
      <w:r>
        <w:rPr>
          <w:sz w:val="24"/>
        </w:rPr>
        <w:t>objective-continuum</w:t>
      </w:r>
      <w:r>
        <w:rPr>
          <w:spacing w:val="20"/>
          <w:sz w:val="24"/>
        </w:rPr>
        <w:t xml:space="preserve"> </w:t>
      </w:r>
      <w:r>
        <w:rPr>
          <w:sz w:val="24"/>
        </w:rPr>
        <w:t>modeling</w:t>
      </w:r>
      <w:r>
        <w:rPr>
          <w:spacing w:val="20"/>
          <w:sz w:val="24"/>
        </w:rPr>
        <w:t xml:space="preserve"> </w:t>
      </w:r>
      <w:r>
        <w:rPr>
          <w:sz w:val="24"/>
        </w:rPr>
        <w:t>of</w:t>
      </w:r>
      <w:r>
        <w:rPr>
          <w:spacing w:val="20"/>
          <w:sz w:val="24"/>
        </w:rPr>
        <w:t xml:space="preserve"> </w:t>
      </w:r>
      <w:r>
        <w:rPr>
          <w:sz w:val="24"/>
        </w:rPr>
        <w:t>three</w:t>
      </w:r>
      <w:r>
        <w:rPr>
          <w:spacing w:val="20"/>
          <w:sz w:val="24"/>
        </w:rPr>
        <w:t xml:space="preserve"> </w:t>
      </w:r>
      <w:r>
        <w:rPr>
          <w:sz w:val="24"/>
        </w:rPr>
        <w:t>interrelated</w:t>
      </w:r>
      <w:r>
        <w:rPr>
          <w:spacing w:val="20"/>
          <w:sz w:val="24"/>
        </w:rPr>
        <w:t xml:space="preserve"> </w:t>
      </w:r>
      <w:r>
        <w:rPr>
          <w:spacing w:val="-2"/>
          <w:sz w:val="24"/>
        </w:rPr>
        <w:t>trajectories-</w:t>
      </w:r>
    </w:p>
    <w:p w14:paraId="4F79786A" w14:textId="77777777" w:rsidR="007C5A61" w:rsidRDefault="00000000">
      <w:pPr>
        <w:pStyle w:val="ListParagraph"/>
        <w:numPr>
          <w:ilvl w:val="0"/>
          <w:numId w:val="6"/>
        </w:numPr>
        <w:tabs>
          <w:tab w:val="left" w:pos="623"/>
        </w:tabs>
        <w:spacing w:line="239" w:lineRule="exact"/>
        <w:ind w:left="623" w:hanging="419"/>
        <w:jc w:val="left"/>
        <w:rPr>
          <w:sz w:val="24"/>
        </w:rPr>
      </w:pPr>
      <w:r>
        <w:rPr>
          <w:spacing w:val="-2"/>
          <w:sz w:val="24"/>
        </w:rPr>
        <w:t>directly</w:t>
      </w:r>
      <w:r>
        <w:rPr>
          <w:spacing w:val="-7"/>
          <w:sz w:val="24"/>
        </w:rPr>
        <w:t xml:space="preserve"> </w:t>
      </w:r>
      <w:r>
        <w:rPr>
          <w:spacing w:val="-2"/>
          <w:sz w:val="24"/>
        </w:rPr>
        <w:t>addresses</w:t>
      </w:r>
      <w:r>
        <w:rPr>
          <w:spacing w:val="-6"/>
          <w:sz w:val="24"/>
        </w:rPr>
        <w:t xml:space="preserve"> </w:t>
      </w:r>
      <w:r>
        <w:rPr>
          <w:spacing w:val="-2"/>
          <w:sz w:val="24"/>
        </w:rPr>
        <w:t>the</w:t>
      </w:r>
      <w:r>
        <w:rPr>
          <w:spacing w:val="-8"/>
          <w:sz w:val="24"/>
        </w:rPr>
        <w:t xml:space="preserve"> </w:t>
      </w:r>
      <w:r>
        <w:rPr>
          <w:spacing w:val="-2"/>
          <w:sz w:val="24"/>
        </w:rPr>
        <w:t>fragmented-outcome</w:t>
      </w:r>
      <w:r>
        <w:rPr>
          <w:spacing w:val="-6"/>
          <w:sz w:val="24"/>
        </w:rPr>
        <w:t xml:space="preserve"> </w:t>
      </w:r>
      <w:r>
        <w:rPr>
          <w:spacing w:val="-2"/>
          <w:sz w:val="24"/>
        </w:rPr>
        <w:t>gap. Three</w:t>
      </w:r>
      <w:r>
        <w:rPr>
          <w:spacing w:val="-7"/>
          <w:sz w:val="24"/>
        </w:rPr>
        <w:t xml:space="preserve"> </w:t>
      </w:r>
      <w:r>
        <w:rPr>
          <w:spacing w:val="-2"/>
          <w:sz w:val="24"/>
        </w:rPr>
        <w:t>secondary</w:t>
      </w:r>
      <w:r>
        <w:rPr>
          <w:spacing w:val="-6"/>
          <w:sz w:val="24"/>
        </w:rPr>
        <w:t xml:space="preserve"> </w:t>
      </w:r>
      <w:r>
        <w:rPr>
          <w:spacing w:val="-2"/>
          <w:sz w:val="24"/>
        </w:rPr>
        <w:t>objectives</w:t>
      </w:r>
      <w:r>
        <w:rPr>
          <w:spacing w:val="-6"/>
          <w:sz w:val="24"/>
        </w:rPr>
        <w:t xml:space="preserve"> </w:t>
      </w:r>
      <w:r>
        <w:rPr>
          <w:spacing w:val="-2"/>
          <w:sz w:val="24"/>
        </w:rPr>
        <w:t>provide</w:t>
      </w:r>
      <w:r>
        <w:rPr>
          <w:spacing w:val="-7"/>
          <w:sz w:val="24"/>
        </w:rPr>
        <w:t xml:space="preserve"> </w:t>
      </w:r>
      <w:r>
        <w:rPr>
          <w:spacing w:val="-2"/>
          <w:sz w:val="24"/>
        </w:rPr>
        <w:t>methodological</w:t>
      </w:r>
      <w:r>
        <w:rPr>
          <w:spacing w:val="-6"/>
          <w:sz w:val="24"/>
        </w:rPr>
        <w:t xml:space="preserve"> </w:t>
      </w:r>
      <w:r>
        <w:rPr>
          <w:spacing w:val="-2"/>
          <w:sz w:val="24"/>
        </w:rPr>
        <w:t>rigor:</w:t>
      </w:r>
    </w:p>
    <w:p w14:paraId="020D5C4B" w14:textId="77777777" w:rsidR="007C5A61" w:rsidRDefault="00000000">
      <w:pPr>
        <w:pStyle w:val="ListParagraph"/>
        <w:numPr>
          <w:ilvl w:val="0"/>
          <w:numId w:val="6"/>
        </w:numPr>
        <w:tabs>
          <w:tab w:val="left" w:pos="623"/>
        </w:tabs>
        <w:spacing w:line="239" w:lineRule="exact"/>
        <w:ind w:left="623" w:hanging="419"/>
        <w:jc w:val="left"/>
        <w:rPr>
          <w:sz w:val="24"/>
        </w:rPr>
      </w:pPr>
      <w:r>
        <w:rPr>
          <w:sz w:val="24"/>
        </w:rPr>
        <w:t>(1)</w:t>
      </w:r>
      <w:r>
        <w:rPr>
          <w:spacing w:val="25"/>
          <w:sz w:val="24"/>
        </w:rPr>
        <w:t xml:space="preserve"> </w:t>
      </w:r>
      <w:r>
        <w:rPr>
          <w:sz w:val="24"/>
        </w:rPr>
        <w:t>architecture-agnostic</w:t>
      </w:r>
      <w:r>
        <w:rPr>
          <w:spacing w:val="25"/>
          <w:sz w:val="24"/>
        </w:rPr>
        <w:t xml:space="preserve"> </w:t>
      </w:r>
      <w:r>
        <w:rPr>
          <w:sz w:val="24"/>
        </w:rPr>
        <w:t>interpretability</w:t>
      </w:r>
      <w:r>
        <w:rPr>
          <w:spacing w:val="25"/>
          <w:sz w:val="24"/>
        </w:rPr>
        <w:t xml:space="preserve"> </w:t>
      </w:r>
      <w:r>
        <w:rPr>
          <w:sz w:val="24"/>
        </w:rPr>
        <w:t>validation,</w:t>
      </w:r>
      <w:r>
        <w:rPr>
          <w:spacing w:val="41"/>
          <w:sz w:val="24"/>
        </w:rPr>
        <w:t xml:space="preserve"> </w:t>
      </w:r>
      <w:r>
        <w:rPr>
          <w:sz w:val="24"/>
        </w:rPr>
        <w:t>(2)</w:t>
      </w:r>
      <w:r>
        <w:rPr>
          <w:spacing w:val="26"/>
          <w:sz w:val="24"/>
        </w:rPr>
        <w:t xml:space="preserve"> </w:t>
      </w:r>
      <w:r>
        <w:rPr>
          <w:sz w:val="24"/>
        </w:rPr>
        <w:t>demographic</w:t>
      </w:r>
      <w:r>
        <w:rPr>
          <w:spacing w:val="25"/>
          <w:sz w:val="24"/>
        </w:rPr>
        <w:t xml:space="preserve"> </w:t>
      </w:r>
      <w:r>
        <w:rPr>
          <w:sz w:val="24"/>
        </w:rPr>
        <w:t>disparity</w:t>
      </w:r>
      <w:r>
        <w:rPr>
          <w:spacing w:val="25"/>
          <w:sz w:val="24"/>
        </w:rPr>
        <w:t xml:space="preserve"> </w:t>
      </w:r>
      <w:r>
        <w:rPr>
          <w:sz w:val="24"/>
        </w:rPr>
        <w:t>analysis</w:t>
      </w:r>
      <w:r>
        <w:rPr>
          <w:spacing w:val="25"/>
          <w:sz w:val="24"/>
        </w:rPr>
        <w:t xml:space="preserve"> </w:t>
      </w:r>
      <w:r>
        <w:rPr>
          <w:sz w:val="24"/>
        </w:rPr>
        <w:t>with</w:t>
      </w:r>
      <w:r>
        <w:rPr>
          <w:spacing w:val="25"/>
          <w:sz w:val="24"/>
        </w:rPr>
        <w:t xml:space="preserve"> </w:t>
      </w:r>
      <w:r>
        <w:rPr>
          <w:spacing w:val="-2"/>
          <w:sz w:val="24"/>
        </w:rPr>
        <w:t>threshold</w:t>
      </w:r>
    </w:p>
    <w:p w14:paraId="559A69C2" w14:textId="77777777" w:rsidR="007C5A61" w:rsidRDefault="00000000">
      <w:pPr>
        <w:pStyle w:val="ListParagraph"/>
        <w:numPr>
          <w:ilvl w:val="0"/>
          <w:numId w:val="6"/>
        </w:numPr>
        <w:tabs>
          <w:tab w:val="left" w:pos="623"/>
        </w:tabs>
        <w:spacing w:line="258" w:lineRule="exact"/>
        <w:ind w:left="623" w:hanging="419"/>
        <w:jc w:val="left"/>
        <w:rPr>
          <w:sz w:val="24"/>
        </w:rPr>
      </w:pPr>
      <w:r>
        <w:rPr>
          <w:sz w:val="24"/>
        </w:rPr>
        <w:t>adjustment,</w:t>
      </w:r>
      <w:r>
        <w:rPr>
          <w:spacing w:val="-13"/>
          <w:sz w:val="24"/>
        </w:rPr>
        <w:t xml:space="preserve"> </w:t>
      </w:r>
      <w:r>
        <w:rPr>
          <w:sz w:val="24"/>
        </w:rPr>
        <w:t>and</w:t>
      </w:r>
      <w:r>
        <w:rPr>
          <w:spacing w:val="-13"/>
          <w:sz w:val="24"/>
        </w:rPr>
        <w:t xml:space="preserve"> </w:t>
      </w:r>
      <w:r>
        <w:rPr>
          <w:sz w:val="24"/>
        </w:rPr>
        <w:t>(3)</w:t>
      </w:r>
      <w:r>
        <w:rPr>
          <w:spacing w:val="-13"/>
          <w:sz w:val="24"/>
        </w:rPr>
        <w:t xml:space="preserve"> </w:t>
      </w:r>
      <w:r>
        <w:rPr>
          <w:sz w:val="24"/>
        </w:rPr>
        <w:t>severity-stratified</w:t>
      </w:r>
      <w:r>
        <w:rPr>
          <w:spacing w:val="-13"/>
          <w:sz w:val="24"/>
        </w:rPr>
        <w:t xml:space="preserve"> </w:t>
      </w:r>
      <w:r>
        <w:rPr>
          <w:sz w:val="24"/>
        </w:rPr>
        <w:t>clinical</w:t>
      </w:r>
      <w:r>
        <w:rPr>
          <w:spacing w:val="-13"/>
          <w:sz w:val="24"/>
        </w:rPr>
        <w:t xml:space="preserve"> </w:t>
      </w:r>
      <w:r>
        <w:rPr>
          <w:sz w:val="24"/>
        </w:rPr>
        <w:t>utility</w:t>
      </w:r>
      <w:r>
        <w:rPr>
          <w:spacing w:val="-12"/>
          <w:sz w:val="24"/>
        </w:rPr>
        <w:t xml:space="preserve"> </w:t>
      </w:r>
      <w:r>
        <w:rPr>
          <w:spacing w:val="-2"/>
          <w:sz w:val="24"/>
        </w:rPr>
        <w:t>assessment.</w:t>
      </w:r>
    </w:p>
    <w:p w14:paraId="1FD82061" w14:textId="77777777" w:rsidR="007C5A61" w:rsidRDefault="007C5A61">
      <w:pPr>
        <w:pStyle w:val="ListParagraph"/>
        <w:spacing w:line="258" w:lineRule="exact"/>
        <w:rPr>
          <w:sz w:val="24"/>
        </w:rPr>
        <w:sectPr w:rsidR="007C5A61">
          <w:pgSz w:w="11910" w:h="16840"/>
          <w:pgMar w:top="1160" w:right="0" w:bottom="1220" w:left="283" w:header="763" w:footer="1033" w:gutter="0"/>
          <w:cols w:space="720"/>
        </w:sectPr>
      </w:pPr>
    </w:p>
    <w:p w14:paraId="415EFF1B" w14:textId="77777777" w:rsidR="007C5A61" w:rsidRDefault="007C5A61">
      <w:pPr>
        <w:pStyle w:val="BodyText"/>
        <w:rPr>
          <w:sz w:val="20"/>
        </w:rPr>
      </w:pPr>
    </w:p>
    <w:p w14:paraId="746D8ECA" w14:textId="77777777" w:rsidR="007C5A61" w:rsidRDefault="007C5A61">
      <w:pPr>
        <w:pStyle w:val="BodyText"/>
        <w:rPr>
          <w:sz w:val="20"/>
        </w:rPr>
      </w:pPr>
    </w:p>
    <w:p w14:paraId="2A0BCF60" w14:textId="77777777" w:rsidR="007C5A61" w:rsidRDefault="007C5A61">
      <w:pPr>
        <w:pStyle w:val="BodyText"/>
        <w:spacing w:before="54"/>
        <w:rPr>
          <w:sz w:val="20"/>
        </w:rPr>
      </w:pPr>
    </w:p>
    <w:p w14:paraId="221F503F" w14:textId="77777777" w:rsidR="007C5A61" w:rsidRDefault="00000000">
      <w:pPr>
        <w:pStyle w:val="BodyText"/>
        <w:ind w:left="1909"/>
        <w:rPr>
          <w:sz w:val="20"/>
        </w:rPr>
      </w:pPr>
      <w:r>
        <w:rPr>
          <w:noProof/>
          <w:sz w:val="20"/>
        </w:rPr>
        <w:drawing>
          <wp:inline distT="0" distB="0" distL="0" distR="0" wp14:anchorId="266D8DA3" wp14:editId="53DF6A79">
            <wp:extent cx="4728591" cy="3090386"/>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4728591" cy="3090386"/>
                    </a:xfrm>
                    <a:prstGeom prst="rect">
                      <a:avLst/>
                    </a:prstGeom>
                  </pic:spPr>
                </pic:pic>
              </a:graphicData>
            </a:graphic>
          </wp:inline>
        </w:drawing>
      </w:r>
    </w:p>
    <w:p w14:paraId="26564779" w14:textId="77777777" w:rsidR="007C5A61" w:rsidRDefault="007C5A61">
      <w:pPr>
        <w:pStyle w:val="BodyText"/>
      </w:pPr>
    </w:p>
    <w:p w14:paraId="5700A47A" w14:textId="77777777" w:rsidR="007C5A61" w:rsidRDefault="007C5A61">
      <w:pPr>
        <w:pStyle w:val="BodyText"/>
        <w:spacing w:before="128"/>
      </w:pPr>
    </w:p>
    <w:p w14:paraId="4EB2CD03" w14:textId="77777777" w:rsidR="007C5A61" w:rsidRDefault="00000000">
      <w:pPr>
        <w:pStyle w:val="BodyText"/>
        <w:spacing w:line="208" w:lineRule="auto"/>
        <w:ind w:left="671" w:right="906"/>
        <w:jc w:val="both"/>
      </w:pPr>
      <w:r>
        <w:rPr>
          <w:b/>
        </w:rPr>
        <w:t>Figure</w:t>
      </w:r>
      <w:r>
        <w:rPr>
          <w:b/>
          <w:spacing w:val="-5"/>
        </w:rPr>
        <w:t xml:space="preserve"> </w:t>
      </w:r>
      <w:r>
        <w:rPr>
          <w:b/>
        </w:rPr>
        <w:t>3.</w:t>
      </w:r>
      <w:r>
        <w:rPr>
          <w:b/>
          <w:spacing w:val="40"/>
        </w:rPr>
        <w:t xml:space="preserve"> </w:t>
      </w:r>
      <w:r>
        <w:t>Research</w:t>
      </w:r>
      <w:r>
        <w:rPr>
          <w:spacing w:val="-5"/>
        </w:rPr>
        <w:t xml:space="preserve"> </w:t>
      </w:r>
      <w:r>
        <w:t>framework</w:t>
      </w:r>
      <w:r>
        <w:rPr>
          <w:spacing w:val="-4"/>
        </w:rPr>
        <w:t xml:space="preserve"> </w:t>
      </w:r>
      <w:r>
        <w:t>of</w:t>
      </w:r>
      <w:r>
        <w:rPr>
          <w:spacing w:val="-5"/>
        </w:rPr>
        <w:t xml:space="preserve"> </w:t>
      </w:r>
      <w:r>
        <w:t>this</w:t>
      </w:r>
      <w:r>
        <w:rPr>
          <w:spacing w:val="-5"/>
        </w:rPr>
        <w:t xml:space="preserve"> </w:t>
      </w:r>
      <w:r>
        <w:t>study.</w:t>
      </w:r>
      <w:r>
        <w:rPr>
          <w:spacing w:val="-3"/>
        </w:rPr>
        <w:t xml:space="preserve"> </w:t>
      </w:r>
      <w:r>
        <w:t>The</w:t>
      </w:r>
      <w:r>
        <w:rPr>
          <w:spacing w:val="-5"/>
        </w:rPr>
        <w:t xml:space="preserve"> </w:t>
      </w:r>
      <w:r>
        <w:t>primary</w:t>
      </w:r>
      <w:r>
        <w:rPr>
          <w:spacing w:val="-5"/>
        </w:rPr>
        <w:t xml:space="preserve"> </w:t>
      </w:r>
      <w:r>
        <w:t>objective</w:t>
      </w:r>
      <w:r>
        <w:rPr>
          <w:spacing w:val="-5"/>
        </w:rPr>
        <w:t xml:space="preserve"> </w:t>
      </w:r>
      <w:r>
        <w:t>(continuum</w:t>
      </w:r>
      <w:r>
        <w:rPr>
          <w:spacing w:val="-4"/>
        </w:rPr>
        <w:t xml:space="preserve"> </w:t>
      </w:r>
      <w:r>
        <w:t>modeling)</w:t>
      </w:r>
      <w:r>
        <w:rPr>
          <w:spacing w:val="-5"/>
        </w:rPr>
        <w:t xml:space="preserve"> </w:t>
      </w:r>
      <w:r>
        <w:t>addresses</w:t>
      </w:r>
      <w:r>
        <w:rPr>
          <w:spacing w:val="-5"/>
        </w:rPr>
        <w:t xml:space="preserve"> </w:t>
      </w:r>
      <w:r>
        <w:t>the fragmented-outcome gap identified in the literature. Three secondary objectives provide methodological rigor: interpretability validation, fairness assessment, and clinical utility evaluation.</w:t>
      </w:r>
    </w:p>
    <w:p w14:paraId="3C6FCD1F" w14:textId="77777777" w:rsidR="007C5A61" w:rsidRDefault="007C5A61">
      <w:pPr>
        <w:pStyle w:val="BodyText"/>
      </w:pPr>
    </w:p>
    <w:p w14:paraId="281D00B8" w14:textId="77777777" w:rsidR="007C5A61" w:rsidRDefault="007C5A61">
      <w:pPr>
        <w:pStyle w:val="BodyText"/>
      </w:pPr>
    </w:p>
    <w:p w14:paraId="7BB1603E" w14:textId="77777777" w:rsidR="007C5A61" w:rsidRDefault="007C5A61">
      <w:pPr>
        <w:pStyle w:val="BodyText"/>
      </w:pPr>
    </w:p>
    <w:p w14:paraId="5EC61CB6" w14:textId="77777777" w:rsidR="007C5A61" w:rsidRDefault="007C5A61">
      <w:pPr>
        <w:pStyle w:val="BodyText"/>
      </w:pPr>
    </w:p>
    <w:p w14:paraId="71486B6C" w14:textId="77777777" w:rsidR="007C5A61" w:rsidRDefault="007C5A61">
      <w:pPr>
        <w:pStyle w:val="BodyText"/>
      </w:pPr>
    </w:p>
    <w:p w14:paraId="024E115D" w14:textId="77777777" w:rsidR="007C5A61" w:rsidRDefault="007C5A61">
      <w:pPr>
        <w:pStyle w:val="BodyText"/>
      </w:pPr>
    </w:p>
    <w:p w14:paraId="07FCCB78" w14:textId="77777777" w:rsidR="007C5A61" w:rsidRDefault="007C5A61">
      <w:pPr>
        <w:pStyle w:val="BodyText"/>
      </w:pPr>
    </w:p>
    <w:p w14:paraId="0816744B" w14:textId="77777777" w:rsidR="007C5A61" w:rsidRDefault="007C5A61">
      <w:pPr>
        <w:pStyle w:val="BodyText"/>
      </w:pPr>
    </w:p>
    <w:p w14:paraId="60782678" w14:textId="77777777" w:rsidR="007C5A61" w:rsidRDefault="007C5A61">
      <w:pPr>
        <w:pStyle w:val="BodyText"/>
      </w:pPr>
    </w:p>
    <w:p w14:paraId="7C68B43E" w14:textId="77777777" w:rsidR="007C5A61" w:rsidRDefault="007C5A61">
      <w:pPr>
        <w:pStyle w:val="BodyText"/>
      </w:pPr>
    </w:p>
    <w:p w14:paraId="57D7A1FD" w14:textId="77777777" w:rsidR="007C5A61" w:rsidRDefault="007C5A61">
      <w:pPr>
        <w:pStyle w:val="BodyText"/>
      </w:pPr>
    </w:p>
    <w:p w14:paraId="066E3D4E" w14:textId="77777777" w:rsidR="007C5A61" w:rsidRDefault="007C5A61">
      <w:pPr>
        <w:pStyle w:val="BodyText"/>
      </w:pPr>
    </w:p>
    <w:p w14:paraId="4E329D5F" w14:textId="77777777" w:rsidR="007C5A61" w:rsidRDefault="007C5A61">
      <w:pPr>
        <w:pStyle w:val="BodyText"/>
      </w:pPr>
    </w:p>
    <w:p w14:paraId="06CC1CA8" w14:textId="77777777" w:rsidR="007C5A61" w:rsidRDefault="007C5A61">
      <w:pPr>
        <w:pStyle w:val="BodyText"/>
      </w:pPr>
    </w:p>
    <w:p w14:paraId="5F741605" w14:textId="77777777" w:rsidR="007C5A61" w:rsidRDefault="007C5A61">
      <w:pPr>
        <w:pStyle w:val="BodyText"/>
      </w:pPr>
    </w:p>
    <w:p w14:paraId="037DB87A" w14:textId="77777777" w:rsidR="007C5A61" w:rsidRDefault="007C5A61">
      <w:pPr>
        <w:pStyle w:val="BodyText"/>
      </w:pPr>
    </w:p>
    <w:p w14:paraId="091AE110" w14:textId="77777777" w:rsidR="007C5A61" w:rsidRDefault="007C5A61">
      <w:pPr>
        <w:pStyle w:val="BodyText"/>
      </w:pPr>
    </w:p>
    <w:p w14:paraId="6738D3E3" w14:textId="77777777" w:rsidR="007C5A61" w:rsidRDefault="007C5A61">
      <w:pPr>
        <w:pStyle w:val="BodyText"/>
      </w:pPr>
    </w:p>
    <w:p w14:paraId="0A25AAB2" w14:textId="77777777" w:rsidR="007C5A61" w:rsidRDefault="007C5A61">
      <w:pPr>
        <w:pStyle w:val="BodyText"/>
      </w:pPr>
    </w:p>
    <w:p w14:paraId="62123279" w14:textId="77777777" w:rsidR="007C5A61" w:rsidRDefault="007C5A61">
      <w:pPr>
        <w:pStyle w:val="BodyText"/>
        <w:spacing w:before="213"/>
      </w:pPr>
    </w:p>
    <w:p w14:paraId="6F27348E" w14:textId="77777777" w:rsidR="007C5A61" w:rsidRDefault="00000000">
      <w:pPr>
        <w:pStyle w:val="ListParagraph"/>
        <w:numPr>
          <w:ilvl w:val="0"/>
          <w:numId w:val="6"/>
        </w:numPr>
        <w:tabs>
          <w:tab w:val="left" w:pos="841"/>
        </w:tabs>
        <w:spacing w:line="258" w:lineRule="exact"/>
        <w:ind w:left="841" w:hanging="591"/>
        <w:jc w:val="left"/>
        <w:rPr>
          <w:sz w:val="24"/>
        </w:rPr>
      </w:pPr>
      <w:r>
        <w:rPr>
          <w:sz w:val="24"/>
        </w:rPr>
        <w:t>Finally,</w:t>
      </w:r>
      <w:r>
        <w:rPr>
          <w:spacing w:val="32"/>
          <w:sz w:val="24"/>
        </w:rPr>
        <w:t xml:space="preserve"> </w:t>
      </w:r>
      <w:r>
        <w:rPr>
          <w:sz w:val="24"/>
        </w:rPr>
        <w:t>Figure</w:t>
      </w:r>
      <w:r>
        <w:rPr>
          <w:spacing w:val="19"/>
          <w:sz w:val="24"/>
        </w:rPr>
        <w:t xml:space="preserve"> </w:t>
      </w:r>
      <w:r>
        <w:rPr>
          <w:sz w:val="24"/>
        </w:rPr>
        <w:t>4</w:t>
      </w:r>
      <w:r>
        <w:rPr>
          <w:spacing w:val="20"/>
          <w:sz w:val="24"/>
        </w:rPr>
        <w:t xml:space="preserve"> </w:t>
      </w:r>
      <w:r>
        <w:rPr>
          <w:sz w:val="24"/>
        </w:rPr>
        <w:t>presents</w:t>
      </w:r>
      <w:r>
        <w:rPr>
          <w:spacing w:val="20"/>
          <w:sz w:val="24"/>
        </w:rPr>
        <w:t xml:space="preserve"> </w:t>
      </w:r>
      <w:r>
        <w:rPr>
          <w:sz w:val="24"/>
        </w:rPr>
        <w:t>the</w:t>
      </w:r>
      <w:r>
        <w:rPr>
          <w:spacing w:val="19"/>
          <w:sz w:val="24"/>
        </w:rPr>
        <w:t xml:space="preserve"> </w:t>
      </w:r>
      <w:r>
        <w:rPr>
          <w:sz w:val="24"/>
        </w:rPr>
        <w:t>complete</w:t>
      </w:r>
      <w:r>
        <w:rPr>
          <w:spacing w:val="20"/>
          <w:sz w:val="24"/>
        </w:rPr>
        <w:t xml:space="preserve"> </w:t>
      </w:r>
      <w:r>
        <w:rPr>
          <w:sz w:val="24"/>
        </w:rPr>
        <w:t>conceptual</w:t>
      </w:r>
      <w:r>
        <w:rPr>
          <w:spacing w:val="20"/>
          <w:sz w:val="24"/>
        </w:rPr>
        <w:t xml:space="preserve"> </w:t>
      </w:r>
      <w:r>
        <w:rPr>
          <w:sz w:val="24"/>
        </w:rPr>
        <w:t>framework</w:t>
      </w:r>
      <w:r>
        <w:rPr>
          <w:spacing w:val="19"/>
          <w:sz w:val="24"/>
        </w:rPr>
        <w:t xml:space="preserve"> </w:t>
      </w:r>
      <w:r>
        <w:rPr>
          <w:sz w:val="24"/>
        </w:rPr>
        <w:t>guiding</w:t>
      </w:r>
      <w:r>
        <w:rPr>
          <w:spacing w:val="20"/>
          <w:sz w:val="24"/>
        </w:rPr>
        <w:t xml:space="preserve"> </w:t>
      </w:r>
      <w:r>
        <w:rPr>
          <w:sz w:val="24"/>
        </w:rPr>
        <w:t>our</w:t>
      </w:r>
      <w:r>
        <w:rPr>
          <w:spacing w:val="20"/>
          <w:sz w:val="24"/>
        </w:rPr>
        <w:t xml:space="preserve"> </w:t>
      </w:r>
      <w:r>
        <w:rPr>
          <w:sz w:val="24"/>
        </w:rPr>
        <w:t>analysis.</w:t>
      </w:r>
      <w:r>
        <w:rPr>
          <w:spacing w:val="32"/>
          <w:sz w:val="24"/>
        </w:rPr>
        <w:t xml:space="preserve"> </w:t>
      </w:r>
      <w:r>
        <w:rPr>
          <w:sz w:val="24"/>
        </w:rPr>
        <w:t>The</w:t>
      </w:r>
      <w:r>
        <w:rPr>
          <w:spacing w:val="20"/>
          <w:sz w:val="24"/>
        </w:rPr>
        <w:t xml:space="preserve"> </w:t>
      </w:r>
      <w:r>
        <w:rPr>
          <w:spacing w:val="-2"/>
          <w:sz w:val="24"/>
        </w:rPr>
        <w:t>framework</w:t>
      </w:r>
    </w:p>
    <w:p w14:paraId="4E181B4E" w14:textId="77777777" w:rsidR="007C5A61" w:rsidRDefault="00000000">
      <w:pPr>
        <w:pStyle w:val="ListParagraph"/>
        <w:numPr>
          <w:ilvl w:val="0"/>
          <w:numId w:val="6"/>
        </w:numPr>
        <w:tabs>
          <w:tab w:val="left" w:pos="669"/>
        </w:tabs>
        <w:spacing w:line="239" w:lineRule="exact"/>
        <w:ind w:left="669" w:hanging="419"/>
        <w:jc w:val="left"/>
        <w:rPr>
          <w:sz w:val="24"/>
        </w:rPr>
      </w:pPr>
      <w:r>
        <w:rPr>
          <w:sz w:val="24"/>
        </w:rPr>
        <w:t>flows</w:t>
      </w:r>
      <w:r>
        <w:rPr>
          <w:spacing w:val="18"/>
          <w:sz w:val="24"/>
        </w:rPr>
        <w:t xml:space="preserve"> </w:t>
      </w:r>
      <w:r>
        <w:rPr>
          <w:sz w:val="24"/>
        </w:rPr>
        <w:t>from</w:t>
      </w:r>
      <w:r>
        <w:rPr>
          <w:spacing w:val="18"/>
          <w:sz w:val="24"/>
        </w:rPr>
        <w:t xml:space="preserve"> </w:t>
      </w:r>
      <w:r>
        <w:rPr>
          <w:sz w:val="24"/>
        </w:rPr>
        <w:t>the</w:t>
      </w:r>
      <w:r>
        <w:rPr>
          <w:spacing w:val="18"/>
          <w:sz w:val="24"/>
        </w:rPr>
        <w:t xml:space="preserve"> </w:t>
      </w:r>
      <w:r>
        <w:rPr>
          <w:sz w:val="24"/>
        </w:rPr>
        <w:t>MC-MED</w:t>
      </w:r>
      <w:r>
        <w:rPr>
          <w:spacing w:val="18"/>
          <w:sz w:val="24"/>
        </w:rPr>
        <w:t xml:space="preserve"> </w:t>
      </w:r>
      <w:r>
        <w:rPr>
          <w:sz w:val="24"/>
        </w:rPr>
        <w:t>dataset</w:t>
      </w:r>
      <w:r>
        <w:rPr>
          <w:spacing w:val="18"/>
          <w:sz w:val="24"/>
        </w:rPr>
        <w:t xml:space="preserve"> </w:t>
      </w:r>
      <w:r>
        <w:rPr>
          <w:sz w:val="24"/>
        </w:rPr>
        <w:t>through</w:t>
      </w:r>
      <w:r>
        <w:rPr>
          <w:spacing w:val="19"/>
          <w:sz w:val="24"/>
        </w:rPr>
        <w:t xml:space="preserve"> </w:t>
      </w:r>
      <w:r>
        <w:rPr>
          <w:sz w:val="24"/>
        </w:rPr>
        <w:t>admission-available</w:t>
      </w:r>
      <w:r>
        <w:rPr>
          <w:spacing w:val="18"/>
          <w:sz w:val="24"/>
        </w:rPr>
        <w:t xml:space="preserve"> </w:t>
      </w:r>
      <w:r>
        <w:rPr>
          <w:sz w:val="24"/>
        </w:rPr>
        <w:t>variables</w:t>
      </w:r>
      <w:r>
        <w:rPr>
          <w:spacing w:val="18"/>
          <w:sz w:val="24"/>
        </w:rPr>
        <w:t xml:space="preserve"> </w:t>
      </w:r>
      <w:r>
        <w:rPr>
          <w:sz w:val="24"/>
        </w:rPr>
        <w:t>and</w:t>
      </w:r>
      <w:r>
        <w:rPr>
          <w:spacing w:val="18"/>
          <w:sz w:val="24"/>
        </w:rPr>
        <w:t xml:space="preserve"> </w:t>
      </w:r>
      <w:r>
        <w:rPr>
          <w:sz w:val="24"/>
        </w:rPr>
        <w:t>twelve</w:t>
      </w:r>
      <w:r>
        <w:rPr>
          <w:spacing w:val="18"/>
          <w:sz w:val="24"/>
        </w:rPr>
        <w:t xml:space="preserve"> </w:t>
      </w:r>
      <w:r>
        <w:rPr>
          <w:sz w:val="24"/>
        </w:rPr>
        <w:t>ML</w:t>
      </w:r>
      <w:r>
        <w:rPr>
          <w:spacing w:val="18"/>
          <w:sz w:val="24"/>
        </w:rPr>
        <w:t xml:space="preserve"> </w:t>
      </w:r>
      <w:r>
        <w:rPr>
          <w:sz w:val="24"/>
        </w:rPr>
        <w:t>algorithms</w:t>
      </w:r>
      <w:r>
        <w:rPr>
          <w:spacing w:val="19"/>
          <w:sz w:val="24"/>
        </w:rPr>
        <w:t xml:space="preserve"> </w:t>
      </w:r>
      <w:r>
        <w:rPr>
          <w:spacing w:val="-5"/>
          <w:sz w:val="24"/>
        </w:rPr>
        <w:t>to</w:t>
      </w:r>
    </w:p>
    <w:p w14:paraId="0DDC5296" w14:textId="77777777" w:rsidR="007C5A61" w:rsidRDefault="00000000">
      <w:pPr>
        <w:pStyle w:val="ListParagraph"/>
        <w:numPr>
          <w:ilvl w:val="0"/>
          <w:numId w:val="6"/>
        </w:numPr>
        <w:tabs>
          <w:tab w:val="left" w:pos="669"/>
        </w:tabs>
        <w:spacing w:line="239" w:lineRule="exact"/>
        <w:ind w:left="669" w:hanging="419"/>
        <w:jc w:val="left"/>
        <w:rPr>
          <w:sz w:val="24"/>
        </w:rPr>
      </w:pPr>
      <w:r>
        <w:rPr>
          <w:sz w:val="24"/>
        </w:rPr>
        <w:t>three</w:t>
      </w:r>
      <w:r>
        <w:rPr>
          <w:spacing w:val="-4"/>
          <w:sz w:val="24"/>
        </w:rPr>
        <w:t xml:space="preserve"> </w:t>
      </w:r>
      <w:r>
        <w:rPr>
          <w:sz w:val="24"/>
        </w:rPr>
        <w:t>interrelated</w:t>
      </w:r>
      <w:r>
        <w:rPr>
          <w:spacing w:val="-3"/>
          <w:sz w:val="24"/>
        </w:rPr>
        <w:t xml:space="preserve"> </w:t>
      </w:r>
      <w:r>
        <w:rPr>
          <w:sz w:val="24"/>
        </w:rPr>
        <w:t>prediction</w:t>
      </w:r>
      <w:r>
        <w:rPr>
          <w:spacing w:val="-4"/>
          <w:sz w:val="24"/>
        </w:rPr>
        <w:t xml:space="preserve"> </w:t>
      </w:r>
      <w:r>
        <w:rPr>
          <w:sz w:val="24"/>
        </w:rPr>
        <w:t>tasks, culminating</w:t>
      </w:r>
      <w:r>
        <w:rPr>
          <w:spacing w:val="-3"/>
          <w:sz w:val="24"/>
        </w:rPr>
        <w:t xml:space="preserve"> </w:t>
      </w:r>
      <w:r>
        <w:rPr>
          <w:sz w:val="24"/>
        </w:rPr>
        <w:t>in</w:t>
      </w:r>
      <w:r>
        <w:rPr>
          <w:spacing w:val="-4"/>
          <w:sz w:val="24"/>
        </w:rPr>
        <w:t xml:space="preserve"> </w:t>
      </w:r>
      <w:r>
        <w:rPr>
          <w:sz w:val="24"/>
        </w:rPr>
        <w:t>a</w:t>
      </w:r>
      <w:r>
        <w:rPr>
          <w:spacing w:val="-3"/>
          <w:sz w:val="24"/>
        </w:rPr>
        <w:t xml:space="preserve"> </w:t>
      </w:r>
      <w:r>
        <w:rPr>
          <w:sz w:val="24"/>
        </w:rPr>
        <w:t>comprehensive</w:t>
      </w:r>
      <w:r>
        <w:rPr>
          <w:spacing w:val="-4"/>
          <w:sz w:val="24"/>
        </w:rPr>
        <w:t xml:space="preserve"> </w:t>
      </w:r>
      <w:r>
        <w:rPr>
          <w:sz w:val="24"/>
        </w:rPr>
        <w:t>evaluation</w:t>
      </w:r>
      <w:r>
        <w:rPr>
          <w:spacing w:val="-3"/>
          <w:sz w:val="24"/>
        </w:rPr>
        <w:t xml:space="preserve"> </w:t>
      </w:r>
      <w:r>
        <w:rPr>
          <w:sz w:val="24"/>
        </w:rPr>
        <w:t>framework. This</w:t>
      </w:r>
      <w:r>
        <w:rPr>
          <w:spacing w:val="-4"/>
          <w:sz w:val="24"/>
        </w:rPr>
        <w:t xml:space="preserve"> </w:t>
      </w:r>
      <w:r>
        <w:rPr>
          <w:spacing w:val="-2"/>
          <w:sz w:val="24"/>
        </w:rPr>
        <w:t>structure</w:t>
      </w:r>
    </w:p>
    <w:p w14:paraId="5858F066" w14:textId="77777777" w:rsidR="007C5A61" w:rsidRDefault="00000000">
      <w:pPr>
        <w:pStyle w:val="ListParagraph"/>
        <w:numPr>
          <w:ilvl w:val="0"/>
          <w:numId w:val="6"/>
        </w:numPr>
        <w:tabs>
          <w:tab w:val="left" w:pos="669"/>
        </w:tabs>
        <w:spacing w:line="239" w:lineRule="exact"/>
        <w:ind w:left="669" w:hanging="419"/>
        <w:jc w:val="left"/>
        <w:rPr>
          <w:sz w:val="24"/>
        </w:rPr>
      </w:pPr>
      <w:r>
        <w:rPr>
          <w:sz w:val="24"/>
        </w:rPr>
        <w:t>positions</w:t>
      </w:r>
      <w:r>
        <w:rPr>
          <w:spacing w:val="2"/>
          <w:sz w:val="24"/>
        </w:rPr>
        <w:t xml:space="preserve"> </w:t>
      </w:r>
      <w:r>
        <w:rPr>
          <w:sz w:val="24"/>
        </w:rPr>
        <w:t>the</w:t>
      </w:r>
      <w:r>
        <w:rPr>
          <w:spacing w:val="2"/>
          <w:sz w:val="24"/>
        </w:rPr>
        <w:t xml:space="preserve"> </w:t>
      </w:r>
      <w:r>
        <w:rPr>
          <w:sz w:val="24"/>
        </w:rPr>
        <w:t>interrelated</w:t>
      </w:r>
      <w:r>
        <w:rPr>
          <w:spacing w:val="2"/>
          <w:sz w:val="24"/>
        </w:rPr>
        <w:t xml:space="preserve"> </w:t>
      </w:r>
      <w:r>
        <w:rPr>
          <w:sz w:val="24"/>
        </w:rPr>
        <w:t>clinical</w:t>
      </w:r>
      <w:r>
        <w:rPr>
          <w:spacing w:val="2"/>
          <w:sz w:val="24"/>
        </w:rPr>
        <w:t xml:space="preserve"> </w:t>
      </w:r>
      <w:r>
        <w:rPr>
          <w:sz w:val="24"/>
        </w:rPr>
        <w:t>trajectories</w:t>
      </w:r>
      <w:r>
        <w:rPr>
          <w:spacing w:val="3"/>
          <w:sz w:val="24"/>
        </w:rPr>
        <w:t xml:space="preserve"> </w:t>
      </w:r>
      <w:r>
        <w:rPr>
          <w:sz w:val="24"/>
        </w:rPr>
        <w:t>within</w:t>
      </w:r>
      <w:r>
        <w:rPr>
          <w:spacing w:val="2"/>
          <w:sz w:val="24"/>
        </w:rPr>
        <w:t xml:space="preserve"> </w:t>
      </w:r>
      <w:r>
        <w:rPr>
          <w:sz w:val="24"/>
        </w:rPr>
        <w:t>the</w:t>
      </w:r>
      <w:r>
        <w:rPr>
          <w:spacing w:val="2"/>
          <w:sz w:val="24"/>
        </w:rPr>
        <w:t xml:space="preserve"> </w:t>
      </w:r>
      <w:r>
        <w:rPr>
          <w:sz w:val="24"/>
        </w:rPr>
        <w:t>emergency</w:t>
      </w:r>
      <w:r>
        <w:rPr>
          <w:spacing w:val="2"/>
          <w:sz w:val="24"/>
        </w:rPr>
        <w:t xml:space="preserve"> </w:t>
      </w:r>
      <w:r>
        <w:rPr>
          <w:sz w:val="24"/>
        </w:rPr>
        <w:t>care</w:t>
      </w:r>
      <w:r>
        <w:rPr>
          <w:spacing w:val="3"/>
          <w:sz w:val="24"/>
        </w:rPr>
        <w:t xml:space="preserve"> </w:t>
      </w:r>
      <w:r>
        <w:rPr>
          <w:sz w:val="24"/>
        </w:rPr>
        <w:t>continuum,</w:t>
      </w:r>
      <w:r>
        <w:rPr>
          <w:spacing w:val="7"/>
          <w:sz w:val="24"/>
        </w:rPr>
        <w:t xml:space="preserve"> </w:t>
      </w:r>
      <w:r>
        <w:rPr>
          <w:sz w:val="24"/>
        </w:rPr>
        <w:t>from</w:t>
      </w:r>
      <w:r>
        <w:rPr>
          <w:spacing w:val="2"/>
          <w:sz w:val="24"/>
        </w:rPr>
        <w:t xml:space="preserve"> </w:t>
      </w:r>
      <w:r>
        <w:rPr>
          <w:sz w:val="24"/>
        </w:rPr>
        <w:t>triage</w:t>
      </w:r>
      <w:r>
        <w:rPr>
          <w:spacing w:val="3"/>
          <w:sz w:val="24"/>
        </w:rPr>
        <w:t xml:space="preserve"> </w:t>
      </w:r>
      <w:r>
        <w:rPr>
          <w:spacing w:val="-2"/>
          <w:sz w:val="24"/>
        </w:rPr>
        <w:t>through</w:t>
      </w:r>
    </w:p>
    <w:p w14:paraId="670B63D3" w14:textId="77777777" w:rsidR="007C5A61" w:rsidRDefault="00000000">
      <w:pPr>
        <w:pStyle w:val="ListParagraph"/>
        <w:numPr>
          <w:ilvl w:val="0"/>
          <w:numId w:val="6"/>
        </w:numPr>
        <w:tabs>
          <w:tab w:val="left" w:pos="670"/>
        </w:tabs>
        <w:spacing w:line="258" w:lineRule="exact"/>
        <w:ind w:left="670" w:hanging="420"/>
        <w:jc w:val="left"/>
        <w:rPr>
          <w:sz w:val="24"/>
        </w:rPr>
      </w:pPr>
      <w:r>
        <w:rPr>
          <w:sz w:val="24"/>
        </w:rPr>
        <w:t>disposition</w:t>
      </w:r>
      <w:r>
        <w:rPr>
          <w:spacing w:val="-8"/>
          <w:sz w:val="24"/>
        </w:rPr>
        <w:t xml:space="preserve"> </w:t>
      </w:r>
      <w:r>
        <w:rPr>
          <w:sz w:val="24"/>
        </w:rPr>
        <w:t>to</w:t>
      </w:r>
      <w:r>
        <w:rPr>
          <w:spacing w:val="-8"/>
          <w:sz w:val="24"/>
        </w:rPr>
        <w:t xml:space="preserve"> </w:t>
      </w:r>
      <w:r>
        <w:rPr>
          <w:sz w:val="24"/>
        </w:rPr>
        <w:t>inpatient</w:t>
      </w:r>
      <w:r>
        <w:rPr>
          <w:spacing w:val="-8"/>
          <w:sz w:val="24"/>
        </w:rPr>
        <w:t xml:space="preserve"> </w:t>
      </w:r>
      <w:r>
        <w:rPr>
          <w:spacing w:val="-2"/>
          <w:sz w:val="24"/>
        </w:rPr>
        <w:t>care.</w:t>
      </w:r>
    </w:p>
    <w:p w14:paraId="3B018FA3" w14:textId="77777777" w:rsidR="007C5A61" w:rsidRDefault="007C5A61">
      <w:pPr>
        <w:pStyle w:val="ListParagraph"/>
        <w:spacing w:line="258" w:lineRule="exact"/>
        <w:rPr>
          <w:sz w:val="24"/>
        </w:rPr>
        <w:sectPr w:rsidR="007C5A61">
          <w:pgSz w:w="11910" w:h="16840"/>
          <w:pgMar w:top="1160" w:right="0" w:bottom="1220" w:left="283" w:header="763" w:footer="1033" w:gutter="0"/>
          <w:cols w:space="720"/>
        </w:sectPr>
      </w:pPr>
    </w:p>
    <w:p w14:paraId="45F02EF7" w14:textId="77777777" w:rsidR="007C5A61" w:rsidRDefault="007C5A61">
      <w:pPr>
        <w:pStyle w:val="BodyText"/>
        <w:rPr>
          <w:sz w:val="20"/>
        </w:rPr>
      </w:pPr>
    </w:p>
    <w:p w14:paraId="2A468FE6" w14:textId="77777777" w:rsidR="007C5A61" w:rsidRDefault="007C5A61">
      <w:pPr>
        <w:pStyle w:val="BodyText"/>
        <w:spacing w:before="173" w:after="1"/>
        <w:rPr>
          <w:sz w:val="20"/>
        </w:rPr>
      </w:pPr>
    </w:p>
    <w:p w14:paraId="700B400C" w14:textId="77777777" w:rsidR="007C5A61" w:rsidRDefault="00000000">
      <w:pPr>
        <w:pStyle w:val="BodyText"/>
        <w:ind w:left="1711"/>
        <w:rPr>
          <w:sz w:val="20"/>
        </w:rPr>
      </w:pPr>
      <w:r>
        <w:rPr>
          <w:noProof/>
          <w:sz w:val="20"/>
        </w:rPr>
        <w:drawing>
          <wp:inline distT="0" distB="0" distL="0" distR="0" wp14:anchorId="3D049001" wp14:editId="73154D5A">
            <wp:extent cx="5219700" cy="312420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5219700" cy="3124200"/>
                    </a:xfrm>
                    <a:prstGeom prst="rect">
                      <a:avLst/>
                    </a:prstGeom>
                  </pic:spPr>
                </pic:pic>
              </a:graphicData>
            </a:graphic>
          </wp:inline>
        </w:drawing>
      </w:r>
    </w:p>
    <w:p w14:paraId="7AA4EFDC" w14:textId="77777777" w:rsidR="007C5A61" w:rsidRDefault="007C5A61">
      <w:pPr>
        <w:pStyle w:val="BodyText"/>
        <w:spacing w:before="115"/>
      </w:pPr>
    </w:p>
    <w:p w14:paraId="2492D385" w14:textId="77777777" w:rsidR="007C5A61" w:rsidRDefault="00000000">
      <w:pPr>
        <w:pStyle w:val="BodyText"/>
        <w:spacing w:line="208" w:lineRule="auto"/>
        <w:ind w:left="625" w:right="952"/>
        <w:jc w:val="both"/>
      </w:pPr>
      <w:r>
        <w:rPr>
          <w:b/>
        </w:rPr>
        <w:t xml:space="preserve">Figure 4. </w:t>
      </w:r>
      <w:r>
        <w:t>Conceptual framework for continuum modeling of interrelated clinical trajectories. The framework illustrates the flow from the MC-MED dataset through admission-available variables, 12 machine</w:t>
      </w:r>
      <w:r>
        <w:rPr>
          <w:spacing w:val="-2"/>
        </w:rPr>
        <w:t xml:space="preserve"> </w:t>
      </w:r>
      <w:r>
        <w:t>learning</w:t>
      </w:r>
      <w:r>
        <w:rPr>
          <w:spacing w:val="-2"/>
        </w:rPr>
        <w:t xml:space="preserve"> </w:t>
      </w:r>
      <w:r>
        <w:t>algorithms, three</w:t>
      </w:r>
      <w:r>
        <w:rPr>
          <w:spacing w:val="-2"/>
        </w:rPr>
        <w:t xml:space="preserve"> </w:t>
      </w:r>
      <w:r>
        <w:t>interrelated</w:t>
      </w:r>
      <w:r>
        <w:rPr>
          <w:spacing w:val="-2"/>
        </w:rPr>
        <w:t xml:space="preserve"> </w:t>
      </w:r>
      <w:r>
        <w:t>prediction</w:t>
      </w:r>
      <w:r>
        <w:rPr>
          <w:spacing w:val="-2"/>
        </w:rPr>
        <w:t xml:space="preserve"> </w:t>
      </w:r>
      <w:r>
        <w:t>tasks, comprehensive</w:t>
      </w:r>
      <w:r>
        <w:rPr>
          <w:spacing w:val="-1"/>
        </w:rPr>
        <w:t xml:space="preserve"> </w:t>
      </w:r>
      <w:r>
        <w:t>evaluation, and</w:t>
      </w:r>
      <w:r>
        <w:rPr>
          <w:spacing w:val="-2"/>
        </w:rPr>
        <w:t xml:space="preserve"> </w:t>
      </w:r>
      <w:r>
        <w:t xml:space="preserve">ultimate clinical </w:t>
      </w:r>
      <w:commentRangeStart w:id="11"/>
      <w:r>
        <w:t>application</w:t>
      </w:r>
      <w:commentRangeEnd w:id="11"/>
      <w:r w:rsidR="00C831F9">
        <w:rPr>
          <w:rStyle w:val="CommentReference"/>
          <w:sz w:val="24"/>
          <w:szCs w:val="24"/>
        </w:rPr>
        <w:commentReference w:id="11"/>
      </w:r>
      <w:r>
        <w:t>.</w:t>
      </w:r>
    </w:p>
    <w:p w14:paraId="2FC94DE3" w14:textId="77777777" w:rsidR="007C5A61" w:rsidRDefault="007C5A61">
      <w:pPr>
        <w:pStyle w:val="BodyText"/>
      </w:pPr>
    </w:p>
    <w:p w14:paraId="58BDDC9F" w14:textId="77777777" w:rsidR="007C5A61" w:rsidRDefault="007C5A61">
      <w:pPr>
        <w:pStyle w:val="BodyText"/>
      </w:pPr>
    </w:p>
    <w:p w14:paraId="06C5B3D4" w14:textId="77777777" w:rsidR="007C5A61" w:rsidRDefault="007C5A61">
      <w:pPr>
        <w:pStyle w:val="BodyText"/>
        <w:spacing w:before="257"/>
      </w:pPr>
    </w:p>
    <w:p w14:paraId="69908D5A" w14:textId="77777777" w:rsidR="007C5A61" w:rsidRDefault="00000000">
      <w:pPr>
        <w:pStyle w:val="Heading1"/>
        <w:tabs>
          <w:tab w:val="left" w:pos="1028"/>
        </w:tabs>
        <w:spacing w:before="1"/>
        <w:ind w:left="625" w:firstLine="0"/>
      </w:pPr>
      <w:r>
        <w:rPr>
          <w:color w:val="231F20"/>
          <w:spacing w:val="-10"/>
        </w:rPr>
        <w:t>2</w:t>
      </w:r>
      <w:r>
        <w:rPr>
          <w:color w:val="231F20"/>
        </w:rPr>
        <w:tab/>
      </w:r>
      <w:r>
        <w:rPr>
          <w:color w:val="231F20"/>
          <w:spacing w:val="-2"/>
        </w:rPr>
        <w:t>MATERIALS</w:t>
      </w:r>
      <w:r>
        <w:rPr>
          <w:color w:val="231F20"/>
          <w:spacing w:val="-12"/>
        </w:rPr>
        <w:t xml:space="preserve"> </w:t>
      </w:r>
      <w:r>
        <w:rPr>
          <w:color w:val="231F20"/>
          <w:spacing w:val="-2"/>
        </w:rPr>
        <w:t>AND</w:t>
      </w:r>
      <w:r>
        <w:rPr>
          <w:color w:val="231F20"/>
          <w:spacing w:val="-11"/>
        </w:rPr>
        <w:t xml:space="preserve"> </w:t>
      </w:r>
      <w:r>
        <w:rPr>
          <w:color w:val="231F20"/>
          <w:spacing w:val="-2"/>
        </w:rPr>
        <w:t>METHODS</w:t>
      </w:r>
    </w:p>
    <w:p w14:paraId="698B9E85" w14:textId="77777777" w:rsidR="007C5A61" w:rsidRDefault="007C5A61">
      <w:pPr>
        <w:pStyle w:val="BodyText"/>
        <w:spacing w:before="156"/>
        <w:rPr>
          <w:rFonts w:ascii="Arial"/>
          <w:b/>
        </w:rPr>
      </w:pPr>
    </w:p>
    <w:p w14:paraId="2C4D3294" w14:textId="77777777" w:rsidR="007C5A61" w:rsidRDefault="00000000">
      <w:pPr>
        <w:pStyle w:val="Heading2"/>
        <w:numPr>
          <w:ilvl w:val="0"/>
          <w:numId w:val="6"/>
        </w:numPr>
        <w:tabs>
          <w:tab w:val="left" w:pos="624"/>
          <w:tab w:val="left" w:pos="1197"/>
        </w:tabs>
        <w:ind w:left="624" w:hanging="420"/>
        <w:jc w:val="left"/>
      </w:pPr>
      <w:r>
        <w:rPr>
          <w:spacing w:val="-5"/>
        </w:rPr>
        <w:t>2.1</w:t>
      </w:r>
      <w:r>
        <w:tab/>
        <w:t>Study</w:t>
      </w:r>
      <w:r>
        <w:rPr>
          <w:spacing w:val="-9"/>
        </w:rPr>
        <w:t xml:space="preserve"> </w:t>
      </w:r>
      <w:r>
        <w:t>Design</w:t>
      </w:r>
      <w:r>
        <w:rPr>
          <w:spacing w:val="-8"/>
        </w:rPr>
        <w:t xml:space="preserve"> </w:t>
      </w:r>
      <w:r>
        <w:t>and</w:t>
      </w:r>
      <w:r>
        <w:rPr>
          <w:spacing w:val="-8"/>
        </w:rPr>
        <w:t xml:space="preserve"> </w:t>
      </w:r>
      <w:r>
        <w:t>Data</w:t>
      </w:r>
      <w:r>
        <w:rPr>
          <w:spacing w:val="-8"/>
        </w:rPr>
        <w:t xml:space="preserve"> </w:t>
      </w:r>
      <w:r>
        <w:rPr>
          <w:spacing w:val="-2"/>
        </w:rPr>
        <w:t>Source</w:t>
      </w:r>
    </w:p>
    <w:p w14:paraId="289A1E93" w14:textId="77777777" w:rsidR="007C5A61" w:rsidRDefault="007C5A61">
      <w:pPr>
        <w:pStyle w:val="BodyText"/>
        <w:spacing w:before="141"/>
        <w:rPr>
          <w:rFonts w:ascii="Arial"/>
          <w:b/>
        </w:rPr>
      </w:pPr>
    </w:p>
    <w:p w14:paraId="3B93B9D4" w14:textId="77777777" w:rsidR="007C5A61" w:rsidRDefault="00000000">
      <w:pPr>
        <w:pStyle w:val="ListParagraph"/>
        <w:numPr>
          <w:ilvl w:val="0"/>
          <w:numId w:val="6"/>
        </w:numPr>
        <w:tabs>
          <w:tab w:val="left" w:pos="795"/>
        </w:tabs>
        <w:spacing w:before="1" w:line="258" w:lineRule="exact"/>
        <w:ind w:hanging="591"/>
        <w:jc w:val="left"/>
        <w:rPr>
          <w:sz w:val="24"/>
        </w:rPr>
      </w:pPr>
      <w:r w:rsidRPr="00C831F9">
        <w:rPr>
          <w:sz w:val="24"/>
          <w:highlight w:val="green"/>
          <w:rPrChange w:id="12" w:author="Sol Richardson" w:date="2026-04-21T01:03:00Z" w16du:dateUtc="2026-04-20T17:03:00Z">
            <w:rPr>
              <w:sz w:val="24"/>
            </w:rPr>
          </w:rPrChange>
        </w:rPr>
        <w:t>This</w:t>
      </w:r>
      <w:r w:rsidRPr="00C831F9">
        <w:rPr>
          <w:spacing w:val="19"/>
          <w:sz w:val="24"/>
          <w:highlight w:val="green"/>
          <w:rPrChange w:id="13" w:author="Sol Richardson" w:date="2026-04-21T01:03:00Z" w16du:dateUtc="2026-04-20T17:03:00Z">
            <w:rPr>
              <w:spacing w:val="19"/>
              <w:sz w:val="24"/>
            </w:rPr>
          </w:rPrChange>
        </w:rPr>
        <w:t xml:space="preserve"> </w:t>
      </w:r>
      <w:r w:rsidRPr="00C831F9">
        <w:rPr>
          <w:sz w:val="24"/>
          <w:highlight w:val="green"/>
          <w:rPrChange w:id="14" w:author="Sol Richardson" w:date="2026-04-21T01:03:00Z" w16du:dateUtc="2026-04-20T17:03:00Z">
            <w:rPr>
              <w:sz w:val="24"/>
            </w:rPr>
          </w:rPrChange>
        </w:rPr>
        <w:t>retrospective</w:t>
      </w:r>
      <w:r w:rsidRPr="00C831F9">
        <w:rPr>
          <w:spacing w:val="19"/>
          <w:sz w:val="24"/>
          <w:highlight w:val="green"/>
          <w:rPrChange w:id="15" w:author="Sol Richardson" w:date="2026-04-21T01:03:00Z" w16du:dateUtc="2026-04-20T17:03:00Z">
            <w:rPr>
              <w:spacing w:val="19"/>
              <w:sz w:val="24"/>
            </w:rPr>
          </w:rPrChange>
        </w:rPr>
        <w:t xml:space="preserve"> </w:t>
      </w:r>
      <w:r w:rsidRPr="00C831F9">
        <w:rPr>
          <w:sz w:val="24"/>
          <w:highlight w:val="green"/>
          <w:rPrChange w:id="16" w:author="Sol Richardson" w:date="2026-04-21T01:03:00Z" w16du:dateUtc="2026-04-20T17:03:00Z">
            <w:rPr>
              <w:sz w:val="24"/>
            </w:rPr>
          </w:rPrChange>
        </w:rPr>
        <w:t>cohort</w:t>
      </w:r>
      <w:r w:rsidRPr="00C831F9">
        <w:rPr>
          <w:spacing w:val="20"/>
          <w:sz w:val="24"/>
          <w:highlight w:val="green"/>
          <w:rPrChange w:id="17" w:author="Sol Richardson" w:date="2026-04-21T01:03:00Z" w16du:dateUtc="2026-04-20T17:03:00Z">
            <w:rPr>
              <w:spacing w:val="20"/>
              <w:sz w:val="24"/>
            </w:rPr>
          </w:rPrChange>
        </w:rPr>
        <w:t xml:space="preserve"> </w:t>
      </w:r>
      <w:r w:rsidRPr="00C831F9">
        <w:rPr>
          <w:sz w:val="24"/>
          <w:highlight w:val="green"/>
          <w:rPrChange w:id="18" w:author="Sol Richardson" w:date="2026-04-21T01:03:00Z" w16du:dateUtc="2026-04-20T17:03:00Z">
            <w:rPr>
              <w:sz w:val="24"/>
            </w:rPr>
          </w:rPrChange>
        </w:rPr>
        <w:t>study</w:t>
      </w:r>
      <w:r w:rsidRPr="00C831F9">
        <w:rPr>
          <w:spacing w:val="20"/>
          <w:sz w:val="24"/>
          <w:highlight w:val="green"/>
          <w:rPrChange w:id="19" w:author="Sol Richardson" w:date="2026-04-21T01:03:00Z" w16du:dateUtc="2026-04-20T17:03:00Z">
            <w:rPr>
              <w:spacing w:val="20"/>
              <w:sz w:val="24"/>
            </w:rPr>
          </w:rPrChange>
        </w:rPr>
        <w:t xml:space="preserve"> </w:t>
      </w:r>
      <w:r w:rsidRPr="00C831F9">
        <w:rPr>
          <w:sz w:val="24"/>
          <w:highlight w:val="green"/>
          <w:rPrChange w:id="20" w:author="Sol Richardson" w:date="2026-04-21T01:03:00Z" w16du:dateUtc="2026-04-20T17:03:00Z">
            <w:rPr>
              <w:sz w:val="24"/>
            </w:rPr>
          </w:rPrChange>
        </w:rPr>
        <w:t>used</w:t>
      </w:r>
      <w:r w:rsidRPr="00C831F9">
        <w:rPr>
          <w:spacing w:val="20"/>
          <w:sz w:val="24"/>
          <w:highlight w:val="green"/>
          <w:rPrChange w:id="21" w:author="Sol Richardson" w:date="2026-04-21T01:03:00Z" w16du:dateUtc="2026-04-20T17:03:00Z">
            <w:rPr>
              <w:spacing w:val="20"/>
              <w:sz w:val="24"/>
            </w:rPr>
          </w:rPrChange>
        </w:rPr>
        <w:t xml:space="preserve"> </w:t>
      </w:r>
      <w:r w:rsidRPr="00C831F9">
        <w:rPr>
          <w:sz w:val="24"/>
          <w:highlight w:val="green"/>
          <w:rPrChange w:id="22" w:author="Sol Richardson" w:date="2026-04-21T01:03:00Z" w16du:dateUtc="2026-04-20T17:03:00Z">
            <w:rPr>
              <w:sz w:val="24"/>
            </w:rPr>
          </w:rPrChange>
        </w:rPr>
        <w:t>deidentified</w:t>
      </w:r>
      <w:r w:rsidRPr="00C831F9">
        <w:rPr>
          <w:spacing w:val="19"/>
          <w:sz w:val="24"/>
          <w:highlight w:val="green"/>
          <w:rPrChange w:id="23" w:author="Sol Richardson" w:date="2026-04-21T01:03:00Z" w16du:dateUtc="2026-04-20T17:03:00Z">
            <w:rPr>
              <w:spacing w:val="19"/>
              <w:sz w:val="24"/>
            </w:rPr>
          </w:rPrChange>
        </w:rPr>
        <w:t xml:space="preserve"> </w:t>
      </w:r>
      <w:r w:rsidRPr="00C831F9">
        <w:rPr>
          <w:sz w:val="24"/>
          <w:highlight w:val="green"/>
          <w:rPrChange w:id="24" w:author="Sol Richardson" w:date="2026-04-21T01:03:00Z" w16du:dateUtc="2026-04-20T17:03:00Z">
            <w:rPr>
              <w:sz w:val="24"/>
            </w:rPr>
          </w:rPrChange>
        </w:rPr>
        <w:t>electronic</w:t>
      </w:r>
      <w:r>
        <w:rPr>
          <w:spacing w:val="20"/>
          <w:sz w:val="24"/>
        </w:rPr>
        <w:t xml:space="preserve"> </w:t>
      </w:r>
      <w:r>
        <w:rPr>
          <w:sz w:val="24"/>
        </w:rPr>
        <w:t>health</w:t>
      </w:r>
      <w:r>
        <w:rPr>
          <w:spacing w:val="20"/>
          <w:sz w:val="24"/>
        </w:rPr>
        <w:t xml:space="preserve"> </w:t>
      </w:r>
      <w:r>
        <w:rPr>
          <w:sz w:val="24"/>
        </w:rPr>
        <w:t>record</w:t>
      </w:r>
      <w:r>
        <w:rPr>
          <w:spacing w:val="20"/>
          <w:sz w:val="24"/>
        </w:rPr>
        <w:t xml:space="preserve"> </w:t>
      </w:r>
      <w:r>
        <w:rPr>
          <w:sz w:val="24"/>
        </w:rPr>
        <w:t>(EHR)</w:t>
      </w:r>
      <w:r>
        <w:rPr>
          <w:spacing w:val="19"/>
          <w:sz w:val="24"/>
        </w:rPr>
        <w:t xml:space="preserve"> </w:t>
      </w:r>
      <w:r>
        <w:rPr>
          <w:sz w:val="24"/>
        </w:rPr>
        <w:t>data</w:t>
      </w:r>
      <w:r>
        <w:rPr>
          <w:spacing w:val="20"/>
          <w:sz w:val="24"/>
        </w:rPr>
        <w:t xml:space="preserve"> </w:t>
      </w:r>
      <w:r>
        <w:rPr>
          <w:sz w:val="24"/>
        </w:rPr>
        <w:t>from</w:t>
      </w:r>
      <w:r>
        <w:rPr>
          <w:spacing w:val="20"/>
          <w:sz w:val="24"/>
        </w:rPr>
        <w:t xml:space="preserve"> </w:t>
      </w:r>
      <w:r>
        <w:rPr>
          <w:sz w:val="24"/>
        </w:rPr>
        <w:t>the</w:t>
      </w:r>
      <w:r>
        <w:rPr>
          <w:spacing w:val="20"/>
          <w:sz w:val="24"/>
        </w:rPr>
        <w:t xml:space="preserve"> </w:t>
      </w:r>
      <w:r>
        <w:rPr>
          <w:spacing w:val="-5"/>
          <w:sz w:val="24"/>
        </w:rPr>
        <w:t>MC-</w:t>
      </w:r>
    </w:p>
    <w:p w14:paraId="2D4CDE59" w14:textId="77777777" w:rsidR="007C5A61" w:rsidRDefault="00000000">
      <w:pPr>
        <w:pStyle w:val="ListParagraph"/>
        <w:numPr>
          <w:ilvl w:val="0"/>
          <w:numId w:val="6"/>
        </w:numPr>
        <w:tabs>
          <w:tab w:val="left" w:pos="623"/>
        </w:tabs>
        <w:spacing w:line="239" w:lineRule="exact"/>
        <w:ind w:left="623" w:hanging="419"/>
        <w:jc w:val="left"/>
        <w:rPr>
          <w:sz w:val="24"/>
        </w:rPr>
      </w:pPr>
      <w:r>
        <w:rPr>
          <w:spacing w:val="-2"/>
          <w:sz w:val="24"/>
        </w:rPr>
        <w:t>MED</w:t>
      </w:r>
      <w:r>
        <w:rPr>
          <w:spacing w:val="-6"/>
          <w:sz w:val="24"/>
        </w:rPr>
        <w:t xml:space="preserve"> </w:t>
      </w:r>
      <w:r>
        <w:rPr>
          <w:spacing w:val="-2"/>
          <w:sz w:val="24"/>
        </w:rPr>
        <w:t>dataset</w:t>
      </w:r>
      <w:r>
        <w:rPr>
          <w:spacing w:val="-6"/>
          <w:sz w:val="24"/>
        </w:rPr>
        <w:t xml:space="preserve"> </w:t>
      </w:r>
      <w:r>
        <w:rPr>
          <w:spacing w:val="-2"/>
          <w:sz w:val="24"/>
        </w:rPr>
        <w:t>[5], containing</w:t>
      </w:r>
      <w:r>
        <w:rPr>
          <w:spacing w:val="-7"/>
          <w:sz w:val="24"/>
        </w:rPr>
        <w:t xml:space="preserve"> </w:t>
      </w:r>
      <w:r>
        <w:rPr>
          <w:spacing w:val="-2"/>
          <w:sz w:val="24"/>
        </w:rPr>
        <w:t>118,385</w:t>
      </w:r>
      <w:r>
        <w:rPr>
          <w:spacing w:val="-6"/>
          <w:sz w:val="24"/>
        </w:rPr>
        <w:t xml:space="preserve"> </w:t>
      </w:r>
      <w:r>
        <w:rPr>
          <w:spacing w:val="-2"/>
          <w:sz w:val="24"/>
        </w:rPr>
        <w:t>adult</w:t>
      </w:r>
      <w:r>
        <w:rPr>
          <w:spacing w:val="-7"/>
          <w:sz w:val="24"/>
        </w:rPr>
        <w:t xml:space="preserve"> </w:t>
      </w:r>
      <w:r>
        <w:rPr>
          <w:spacing w:val="-2"/>
          <w:sz w:val="24"/>
        </w:rPr>
        <w:t>ED</w:t>
      </w:r>
      <w:r>
        <w:rPr>
          <w:spacing w:val="-5"/>
          <w:sz w:val="24"/>
        </w:rPr>
        <w:t xml:space="preserve"> </w:t>
      </w:r>
      <w:r>
        <w:rPr>
          <w:spacing w:val="-2"/>
          <w:sz w:val="24"/>
        </w:rPr>
        <w:t>visits</w:t>
      </w:r>
      <w:r>
        <w:rPr>
          <w:spacing w:val="-7"/>
          <w:sz w:val="24"/>
        </w:rPr>
        <w:t xml:space="preserve"> </w:t>
      </w:r>
      <w:r>
        <w:rPr>
          <w:spacing w:val="-2"/>
          <w:sz w:val="24"/>
        </w:rPr>
        <w:t>from</w:t>
      </w:r>
      <w:r>
        <w:rPr>
          <w:spacing w:val="-6"/>
          <w:sz w:val="24"/>
        </w:rPr>
        <w:t xml:space="preserve"> </w:t>
      </w:r>
      <w:r>
        <w:rPr>
          <w:spacing w:val="-2"/>
          <w:sz w:val="24"/>
        </w:rPr>
        <w:t>Stanford</w:t>
      </w:r>
      <w:r>
        <w:rPr>
          <w:spacing w:val="-7"/>
          <w:sz w:val="24"/>
        </w:rPr>
        <w:t xml:space="preserve"> </w:t>
      </w:r>
      <w:r>
        <w:rPr>
          <w:spacing w:val="-2"/>
          <w:sz w:val="24"/>
        </w:rPr>
        <w:t>Health</w:t>
      </w:r>
      <w:r>
        <w:rPr>
          <w:spacing w:val="-5"/>
          <w:sz w:val="24"/>
        </w:rPr>
        <w:t xml:space="preserve"> </w:t>
      </w:r>
      <w:r>
        <w:rPr>
          <w:spacing w:val="-2"/>
          <w:sz w:val="24"/>
        </w:rPr>
        <w:t>Care</w:t>
      </w:r>
      <w:r>
        <w:rPr>
          <w:spacing w:val="-7"/>
          <w:sz w:val="24"/>
        </w:rPr>
        <w:t xml:space="preserve"> </w:t>
      </w:r>
      <w:r>
        <w:rPr>
          <w:spacing w:val="-2"/>
          <w:sz w:val="24"/>
        </w:rPr>
        <w:t>(January</w:t>
      </w:r>
      <w:r>
        <w:rPr>
          <w:spacing w:val="-6"/>
          <w:sz w:val="24"/>
        </w:rPr>
        <w:t xml:space="preserve"> </w:t>
      </w:r>
      <w:r>
        <w:rPr>
          <w:spacing w:val="-2"/>
          <w:sz w:val="24"/>
        </w:rPr>
        <w:t>2020–December</w:t>
      </w:r>
    </w:p>
    <w:p w14:paraId="78FAB81F" w14:textId="77777777" w:rsidR="007C5A61" w:rsidRDefault="00000000">
      <w:pPr>
        <w:pStyle w:val="ListParagraph"/>
        <w:numPr>
          <w:ilvl w:val="0"/>
          <w:numId w:val="6"/>
        </w:numPr>
        <w:tabs>
          <w:tab w:val="left" w:pos="623"/>
        </w:tabs>
        <w:spacing w:line="239" w:lineRule="exact"/>
        <w:ind w:left="623" w:hanging="419"/>
        <w:jc w:val="left"/>
        <w:rPr>
          <w:sz w:val="24"/>
        </w:rPr>
      </w:pPr>
      <w:r>
        <w:rPr>
          <w:spacing w:val="-2"/>
          <w:sz w:val="24"/>
        </w:rPr>
        <w:t>2022).</w:t>
      </w:r>
      <w:r>
        <w:rPr>
          <w:spacing w:val="-4"/>
          <w:sz w:val="24"/>
        </w:rPr>
        <w:t xml:space="preserve"> </w:t>
      </w:r>
      <w:r>
        <w:rPr>
          <w:spacing w:val="-2"/>
          <w:sz w:val="24"/>
        </w:rPr>
        <w:t>The</w:t>
      </w:r>
      <w:r>
        <w:rPr>
          <w:spacing w:val="-9"/>
          <w:sz w:val="24"/>
        </w:rPr>
        <w:t xml:space="preserve"> </w:t>
      </w:r>
      <w:r>
        <w:rPr>
          <w:spacing w:val="-2"/>
          <w:sz w:val="24"/>
        </w:rPr>
        <w:t>cohort</w:t>
      </w:r>
      <w:r>
        <w:rPr>
          <w:spacing w:val="-8"/>
          <w:sz w:val="24"/>
        </w:rPr>
        <w:t xml:space="preserve"> </w:t>
      </w:r>
      <w:r>
        <w:rPr>
          <w:spacing w:val="-2"/>
          <w:sz w:val="24"/>
        </w:rPr>
        <w:t>is</w:t>
      </w:r>
      <w:r>
        <w:rPr>
          <w:spacing w:val="-9"/>
          <w:sz w:val="24"/>
        </w:rPr>
        <w:t xml:space="preserve"> </w:t>
      </w:r>
      <w:r>
        <w:rPr>
          <w:spacing w:val="-2"/>
          <w:sz w:val="24"/>
        </w:rPr>
        <w:t>racially</w:t>
      </w:r>
      <w:r>
        <w:rPr>
          <w:spacing w:val="-9"/>
          <w:sz w:val="24"/>
        </w:rPr>
        <w:t xml:space="preserve"> </w:t>
      </w:r>
      <w:r>
        <w:rPr>
          <w:spacing w:val="-2"/>
          <w:sz w:val="24"/>
        </w:rPr>
        <w:t>diverse:</w:t>
      </w:r>
      <w:r>
        <w:rPr>
          <w:spacing w:val="-3"/>
          <w:sz w:val="24"/>
        </w:rPr>
        <w:t xml:space="preserve"> </w:t>
      </w:r>
      <w:r>
        <w:rPr>
          <w:spacing w:val="-2"/>
          <w:sz w:val="24"/>
        </w:rPr>
        <w:t>White</w:t>
      </w:r>
      <w:r>
        <w:rPr>
          <w:spacing w:val="-8"/>
          <w:sz w:val="24"/>
        </w:rPr>
        <w:t xml:space="preserve"> </w:t>
      </w:r>
      <w:r>
        <w:rPr>
          <w:spacing w:val="-2"/>
          <w:sz w:val="24"/>
        </w:rPr>
        <w:t>(62.3%),</w:t>
      </w:r>
      <w:r>
        <w:rPr>
          <w:spacing w:val="-4"/>
          <w:sz w:val="24"/>
        </w:rPr>
        <w:t xml:space="preserve"> </w:t>
      </w:r>
      <w:r>
        <w:rPr>
          <w:spacing w:val="-2"/>
          <w:sz w:val="24"/>
        </w:rPr>
        <w:t>Black</w:t>
      </w:r>
      <w:r>
        <w:rPr>
          <w:spacing w:val="-9"/>
          <w:sz w:val="24"/>
        </w:rPr>
        <w:t xml:space="preserve"> </w:t>
      </w:r>
      <w:r>
        <w:rPr>
          <w:spacing w:val="-2"/>
          <w:sz w:val="24"/>
        </w:rPr>
        <w:t>(18.7%),</w:t>
      </w:r>
      <w:r>
        <w:rPr>
          <w:spacing w:val="-3"/>
          <w:sz w:val="24"/>
        </w:rPr>
        <w:t xml:space="preserve"> </w:t>
      </w:r>
      <w:r>
        <w:rPr>
          <w:spacing w:val="-2"/>
          <w:sz w:val="24"/>
        </w:rPr>
        <w:t>Hispanic</w:t>
      </w:r>
      <w:r>
        <w:rPr>
          <w:spacing w:val="-9"/>
          <w:sz w:val="24"/>
        </w:rPr>
        <w:t xml:space="preserve"> </w:t>
      </w:r>
      <w:r>
        <w:rPr>
          <w:spacing w:val="-2"/>
          <w:sz w:val="24"/>
        </w:rPr>
        <w:t>(14.2%),</w:t>
      </w:r>
      <w:r>
        <w:rPr>
          <w:spacing w:val="-3"/>
          <w:sz w:val="24"/>
        </w:rPr>
        <w:t xml:space="preserve"> </w:t>
      </w:r>
      <w:r>
        <w:rPr>
          <w:spacing w:val="-2"/>
          <w:sz w:val="24"/>
        </w:rPr>
        <w:t>Other</w:t>
      </w:r>
      <w:r>
        <w:rPr>
          <w:spacing w:val="-9"/>
          <w:sz w:val="24"/>
        </w:rPr>
        <w:t xml:space="preserve"> </w:t>
      </w:r>
      <w:r>
        <w:rPr>
          <w:spacing w:val="-2"/>
          <w:sz w:val="24"/>
        </w:rPr>
        <w:t>(4.8%).</w:t>
      </w:r>
      <w:r>
        <w:rPr>
          <w:spacing w:val="-4"/>
          <w:sz w:val="24"/>
        </w:rPr>
        <w:t xml:space="preserve"> </w:t>
      </w:r>
      <w:r>
        <w:rPr>
          <w:spacing w:val="-5"/>
          <w:sz w:val="24"/>
        </w:rPr>
        <w:t>The</w:t>
      </w:r>
    </w:p>
    <w:p w14:paraId="45767B84" w14:textId="77777777" w:rsidR="007C5A61" w:rsidRDefault="00000000">
      <w:pPr>
        <w:pStyle w:val="ListParagraph"/>
        <w:numPr>
          <w:ilvl w:val="0"/>
          <w:numId w:val="6"/>
        </w:numPr>
        <w:tabs>
          <w:tab w:val="left" w:pos="623"/>
        </w:tabs>
        <w:spacing w:line="239" w:lineRule="exact"/>
        <w:ind w:left="623" w:hanging="419"/>
        <w:jc w:val="left"/>
        <w:rPr>
          <w:sz w:val="24"/>
        </w:rPr>
      </w:pPr>
      <w:r>
        <w:rPr>
          <w:sz w:val="24"/>
        </w:rPr>
        <w:t>Stanford University Institutional</w:t>
      </w:r>
      <w:r>
        <w:rPr>
          <w:spacing w:val="1"/>
          <w:sz w:val="24"/>
        </w:rPr>
        <w:t xml:space="preserve"> </w:t>
      </w:r>
      <w:r>
        <w:rPr>
          <w:sz w:val="24"/>
        </w:rPr>
        <w:t>Review Board approved</w:t>
      </w:r>
      <w:r>
        <w:rPr>
          <w:spacing w:val="1"/>
          <w:sz w:val="24"/>
        </w:rPr>
        <w:t xml:space="preserve"> </w:t>
      </w:r>
      <w:r>
        <w:rPr>
          <w:sz w:val="24"/>
        </w:rPr>
        <w:t>the protocol with</w:t>
      </w:r>
      <w:r>
        <w:rPr>
          <w:spacing w:val="1"/>
          <w:sz w:val="24"/>
        </w:rPr>
        <w:t xml:space="preserve"> </w:t>
      </w:r>
      <w:r>
        <w:rPr>
          <w:sz w:val="24"/>
        </w:rPr>
        <w:t>waiver of</w:t>
      </w:r>
      <w:r>
        <w:rPr>
          <w:spacing w:val="1"/>
          <w:sz w:val="24"/>
        </w:rPr>
        <w:t xml:space="preserve"> </w:t>
      </w:r>
      <w:r>
        <w:rPr>
          <w:sz w:val="24"/>
        </w:rPr>
        <w:t xml:space="preserve">informed </w:t>
      </w:r>
      <w:r>
        <w:rPr>
          <w:spacing w:val="-2"/>
          <w:sz w:val="24"/>
        </w:rPr>
        <w:t>consent.</w:t>
      </w:r>
    </w:p>
    <w:p w14:paraId="6D6D5356" w14:textId="77777777" w:rsidR="007C5A61" w:rsidRDefault="00000000">
      <w:pPr>
        <w:pStyle w:val="ListParagraph"/>
        <w:numPr>
          <w:ilvl w:val="0"/>
          <w:numId w:val="6"/>
        </w:numPr>
        <w:tabs>
          <w:tab w:val="left" w:pos="623"/>
        </w:tabs>
        <w:spacing w:line="239" w:lineRule="exact"/>
        <w:ind w:left="623" w:hanging="419"/>
        <w:jc w:val="left"/>
        <w:rPr>
          <w:sz w:val="24"/>
        </w:rPr>
      </w:pPr>
      <w:r>
        <w:rPr>
          <w:sz w:val="24"/>
        </w:rPr>
        <w:t>The</w:t>
      </w:r>
      <w:r>
        <w:rPr>
          <w:spacing w:val="15"/>
          <w:sz w:val="24"/>
        </w:rPr>
        <w:t xml:space="preserve"> </w:t>
      </w:r>
      <w:r>
        <w:rPr>
          <w:sz w:val="24"/>
        </w:rPr>
        <w:t>study</w:t>
      </w:r>
      <w:r>
        <w:rPr>
          <w:spacing w:val="15"/>
          <w:sz w:val="24"/>
        </w:rPr>
        <w:t xml:space="preserve"> </w:t>
      </w:r>
      <w:r>
        <w:rPr>
          <w:sz w:val="24"/>
        </w:rPr>
        <w:t>follows</w:t>
      </w:r>
      <w:r>
        <w:rPr>
          <w:spacing w:val="14"/>
          <w:sz w:val="24"/>
        </w:rPr>
        <w:t xml:space="preserve"> </w:t>
      </w:r>
      <w:r>
        <w:rPr>
          <w:sz w:val="24"/>
        </w:rPr>
        <w:t>TRIPOD</w:t>
      </w:r>
      <w:r>
        <w:rPr>
          <w:spacing w:val="15"/>
          <w:sz w:val="24"/>
        </w:rPr>
        <w:t xml:space="preserve"> </w:t>
      </w:r>
      <w:r>
        <w:rPr>
          <w:sz w:val="24"/>
        </w:rPr>
        <w:t>(Transparent</w:t>
      </w:r>
      <w:r>
        <w:rPr>
          <w:spacing w:val="15"/>
          <w:sz w:val="24"/>
        </w:rPr>
        <w:t xml:space="preserve"> </w:t>
      </w:r>
      <w:r>
        <w:rPr>
          <w:sz w:val="24"/>
        </w:rPr>
        <w:t>Reporting</w:t>
      </w:r>
      <w:r>
        <w:rPr>
          <w:spacing w:val="15"/>
          <w:sz w:val="24"/>
        </w:rPr>
        <w:t xml:space="preserve"> </w:t>
      </w:r>
      <w:r>
        <w:rPr>
          <w:sz w:val="24"/>
        </w:rPr>
        <w:t>of</w:t>
      </w:r>
      <w:r>
        <w:rPr>
          <w:spacing w:val="15"/>
          <w:sz w:val="24"/>
        </w:rPr>
        <w:t xml:space="preserve"> </w:t>
      </w:r>
      <w:r>
        <w:rPr>
          <w:sz w:val="24"/>
        </w:rPr>
        <w:t>a</w:t>
      </w:r>
      <w:r>
        <w:rPr>
          <w:spacing w:val="15"/>
          <w:sz w:val="24"/>
        </w:rPr>
        <w:t xml:space="preserve"> </w:t>
      </w:r>
      <w:r>
        <w:rPr>
          <w:sz w:val="24"/>
        </w:rPr>
        <w:t>multivariable</w:t>
      </w:r>
      <w:r>
        <w:rPr>
          <w:spacing w:val="15"/>
          <w:sz w:val="24"/>
        </w:rPr>
        <w:t xml:space="preserve"> </w:t>
      </w:r>
      <w:r>
        <w:rPr>
          <w:sz w:val="24"/>
        </w:rPr>
        <w:t>prediction</w:t>
      </w:r>
      <w:r>
        <w:rPr>
          <w:spacing w:val="15"/>
          <w:sz w:val="24"/>
        </w:rPr>
        <w:t xml:space="preserve"> </w:t>
      </w:r>
      <w:r>
        <w:rPr>
          <w:sz w:val="24"/>
        </w:rPr>
        <w:t>model</w:t>
      </w:r>
      <w:r>
        <w:rPr>
          <w:spacing w:val="15"/>
          <w:sz w:val="24"/>
        </w:rPr>
        <w:t xml:space="preserve"> </w:t>
      </w:r>
      <w:r>
        <w:rPr>
          <w:sz w:val="24"/>
        </w:rPr>
        <w:t>for</w:t>
      </w:r>
      <w:r>
        <w:rPr>
          <w:spacing w:val="15"/>
          <w:sz w:val="24"/>
        </w:rPr>
        <w:t xml:space="preserve"> </w:t>
      </w:r>
      <w:r>
        <w:rPr>
          <w:spacing w:val="-2"/>
          <w:sz w:val="24"/>
        </w:rPr>
        <w:t>Individual</w:t>
      </w:r>
    </w:p>
    <w:p w14:paraId="16230906" w14:textId="77777777" w:rsidR="007C5A61" w:rsidRDefault="00000000">
      <w:pPr>
        <w:pStyle w:val="ListParagraph"/>
        <w:numPr>
          <w:ilvl w:val="0"/>
          <w:numId w:val="6"/>
        </w:numPr>
        <w:tabs>
          <w:tab w:val="left" w:pos="623"/>
        </w:tabs>
        <w:spacing w:line="258" w:lineRule="exact"/>
        <w:ind w:left="623" w:hanging="419"/>
        <w:jc w:val="left"/>
        <w:rPr>
          <w:sz w:val="24"/>
        </w:rPr>
      </w:pPr>
      <w:r>
        <w:rPr>
          <w:sz w:val="24"/>
        </w:rPr>
        <w:t>Prognosis</w:t>
      </w:r>
      <w:r>
        <w:rPr>
          <w:spacing w:val="-10"/>
          <w:sz w:val="24"/>
        </w:rPr>
        <w:t xml:space="preserve"> </w:t>
      </w:r>
      <w:r>
        <w:rPr>
          <w:sz w:val="24"/>
        </w:rPr>
        <w:t>Or</w:t>
      </w:r>
      <w:r>
        <w:rPr>
          <w:spacing w:val="-9"/>
          <w:sz w:val="24"/>
        </w:rPr>
        <w:t xml:space="preserve"> </w:t>
      </w:r>
      <w:r>
        <w:rPr>
          <w:sz w:val="24"/>
        </w:rPr>
        <w:t>Diagnosis)</w:t>
      </w:r>
      <w:r>
        <w:rPr>
          <w:spacing w:val="-9"/>
          <w:sz w:val="24"/>
        </w:rPr>
        <w:t xml:space="preserve"> </w:t>
      </w:r>
      <w:r>
        <w:rPr>
          <w:sz w:val="24"/>
        </w:rPr>
        <w:t>guidelines</w:t>
      </w:r>
      <w:r>
        <w:rPr>
          <w:spacing w:val="-9"/>
          <w:sz w:val="24"/>
        </w:rPr>
        <w:t xml:space="preserve"> </w:t>
      </w:r>
      <w:r>
        <w:rPr>
          <w:spacing w:val="-2"/>
          <w:sz w:val="24"/>
        </w:rPr>
        <w:t>[37].</w:t>
      </w:r>
    </w:p>
    <w:p w14:paraId="591DEB8B" w14:textId="77777777" w:rsidR="007C5A61" w:rsidRDefault="007C5A61">
      <w:pPr>
        <w:pStyle w:val="BodyText"/>
      </w:pPr>
    </w:p>
    <w:p w14:paraId="6BE20E75" w14:textId="77777777" w:rsidR="007C5A61" w:rsidRDefault="007C5A61">
      <w:pPr>
        <w:pStyle w:val="BodyText"/>
        <w:spacing w:before="197"/>
      </w:pPr>
    </w:p>
    <w:p w14:paraId="5A518BF9" w14:textId="77777777" w:rsidR="007C5A61" w:rsidRDefault="00000000">
      <w:pPr>
        <w:pStyle w:val="Heading2"/>
        <w:numPr>
          <w:ilvl w:val="0"/>
          <w:numId w:val="6"/>
        </w:numPr>
        <w:tabs>
          <w:tab w:val="left" w:pos="624"/>
          <w:tab w:val="left" w:pos="1197"/>
        </w:tabs>
        <w:ind w:left="624" w:hanging="420"/>
        <w:jc w:val="left"/>
      </w:pPr>
      <w:r>
        <w:rPr>
          <w:spacing w:val="-5"/>
        </w:rPr>
        <w:t>2.2</w:t>
      </w:r>
      <w:r>
        <w:tab/>
        <w:t>Inclusion</w:t>
      </w:r>
      <w:r>
        <w:rPr>
          <w:spacing w:val="-11"/>
        </w:rPr>
        <w:t xml:space="preserve"> </w:t>
      </w:r>
      <w:r>
        <w:t>Criteria</w:t>
      </w:r>
      <w:r>
        <w:rPr>
          <w:spacing w:val="-10"/>
        </w:rPr>
        <w:t xml:space="preserve"> </w:t>
      </w:r>
      <w:r>
        <w:t>and</w:t>
      </w:r>
      <w:r>
        <w:rPr>
          <w:spacing w:val="-10"/>
        </w:rPr>
        <w:t xml:space="preserve"> </w:t>
      </w:r>
      <w:r>
        <w:t>Feature</w:t>
      </w:r>
      <w:r>
        <w:rPr>
          <w:spacing w:val="-10"/>
        </w:rPr>
        <w:t xml:space="preserve"> </w:t>
      </w:r>
      <w:r>
        <w:rPr>
          <w:spacing w:val="-5"/>
        </w:rPr>
        <w:t>Set</w:t>
      </w:r>
    </w:p>
    <w:p w14:paraId="0573B7D6" w14:textId="77777777" w:rsidR="007C5A61" w:rsidRDefault="007C5A61">
      <w:pPr>
        <w:pStyle w:val="BodyText"/>
        <w:spacing w:before="114"/>
        <w:rPr>
          <w:rFonts w:ascii="Arial"/>
          <w:b/>
        </w:rPr>
      </w:pPr>
    </w:p>
    <w:p w14:paraId="43604131" w14:textId="77777777" w:rsidR="007C5A61" w:rsidRDefault="00000000">
      <w:pPr>
        <w:pStyle w:val="ListParagraph"/>
        <w:numPr>
          <w:ilvl w:val="0"/>
          <w:numId w:val="6"/>
        </w:numPr>
        <w:tabs>
          <w:tab w:val="left" w:pos="795"/>
        </w:tabs>
        <w:spacing w:line="295" w:lineRule="exact"/>
        <w:ind w:hanging="591"/>
        <w:jc w:val="left"/>
        <w:rPr>
          <w:sz w:val="24"/>
        </w:rPr>
      </w:pPr>
      <w:r>
        <w:rPr>
          <w:sz w:val="24"/>
        </w:rPr>
        <w:t>Inclusion</w:t>
      </w:r>
      <w:r>
        <w:rPr>
          <w:spacing w:val="21"/>
          <w:sz w:val="24"/>
        </w:rPr>
        <w:t xml:space="preserve"> </w:t>
      </w:r>
      <w:r>
        <w:rPr>
          <w:sz w:val="24"/>
        </w:rPr>
        <w:t>criteria</w:t>
      </w:r>
      <w:r>
        <w:rPr>
          <w:spacing w:val="22"/>
          <w:sz w:val="24"/>
        </w:rPr>
        <w:t xml:space="preserve"> </w:t>
      </w:r>
      <w:r>
        <w:rPr>
          <w:sz w:val="24"/>
        </w:rPr>
        <w:t>required:</w:t>
      </w:r>
      <w:r>
        <w:rPr>
          <w:spacing w:val="33"/>
          <w:sz w:val="24"/>
        </w:rPr>
        <w:t xml:space="preserve"> </w:t>
      </w:r>
      <w:r>
        <w:rPr>
          <w:sz w:val="24"/>
        </w:rPr>
        <w:t>(1)</w:t>
      </w:r>
      <w:r>
        <w:rPr>
          <w:spacing w:val="22"/>
          <w:sz w:val="24"/>
        </w:rPr>
        <w:t xml:space="preserve"> </w:t>
      </w:r>
      <w:r>
        <w:rPr>
          <w:sz w:val="24"/>
        </w:rPr>
        <w:t>age</w:t>
      </w:r>
      <w:r>
        <w:rPr>
          <w:spacing w:val="21"/>
          <w:sz w:val="24"/>
        </w:rPr>
        <w:t xml:space="preserve"> </w:t>
      </w:r>
      <w:r>
        <w:rPr>
          <w:rFonts w:ascii="Palatino Linotype" w:hAnsi="Palatino Linotype"/>
          <w:i/>
          <w:sz w:val="24"/>
        </w:rPr>
        <w:t>≥</w:t>
      </w:r>
      <w:r>
        <w:rPr>
          <w:sz w:val="24"/>
        </w:rPr>
        <w:t>18</w:t>
      </w:r>
      <w:r>
        <w:rPr>
          <w:spacing w:val="22"/>
          <w:sz w:val="24"/>
        </w:rPr>
        <w:t xml:space="preserve"> </w:t>
      </w:r>
      <w:r>
        <w:rPr>
          <w:sz w:val="24"/>
        </w:rPr>
        <w:t>years,</w:t>
      </w:r>
      <w:r>
        <w:rPr>
          <w:spacing w:val="33"/>
          <w:sz w:val="24"/>
        </w:rPr>
        <w:t xml:space="preserve"> </w:t>
      </w:r>
      <w:r>
        <w:rPr>
          <w:sz w:val="24"/>
        </w:rPr>
        <w:t>(2)</w:t>
      </w:r>
      <w:r>
        <w:rPr>
          <w:spacing w:val="22"/>
          <w:sz w:val="24"/>
        </w:rPr>
        <w:t xml:space="preserve"> </w:t>
      </w:r>
      <w:commentRangeStart w:id="25"/>
      <w:commentRangeStart w:id="26"/>
      <w:r>
        <w:rPr>
          <w:sz w:val="24"/>
        </w:rPr>
        <w:t>complete</w:t>
      </w:r>
      <w:r>
        <w:rPr>
          <w:spacing w:val="22"/>
          <w:sz w:val="24"/>
        </w:rPr>
        <w:t xml:space="preserve"> </w:t>
      </w:r>
      <w:r>
        <w:rPr>
          <w:sz w:val="24"/>
        </w:rPr>
        <w:t>outcome</w:t>
      </w:r>
      <w:r>
        <w:rPr>
          <w:spacing w:val="21"/>
          <w:sz w:val="24"/>
        </w:rPr>
        <w:t xml:space="preserve"> </w:t>
      </w:r>
      <w:r>
        <w:rPr>
          <w:sz w:val="24"/>
        </w:rPr>
        <w:t>variables</w:t>
      </w:r>
      <w:commentRangeEnd w:id="25"/>
      <w:r w:rsidR="00C831F9">
        <w:rPr>
          <w:rStyle w:val="CommentReference"/>
          <w:sz w:val="24"/>
          <w:szCs w:val="22"/>
        </w:rPr>
        <w:commentReference w:id="25"/>
      </w:r>
      <w:commentRangeEnd w:id="26"/>
      <w:r w:rsidR="00C831F9">
        <w:rPr>
          <w:rStyle w:val="CommentReference"/>
          <w:sz w:val="24"/>
          <w:szCs w:val="22"/>
        </w:rPr>
        <w:commentReference w:id="26"/>
      </w:r>
      <w:r>
        <w:rPr>
          <w:sz w:val="24"/>
        </w:rPr>
        <w:t>,</w:t>
      </w:r>
      <w:r>
        <w:rPr>
          <w:spacing w:val="34"/>
          <w:sz w:val="24"/>
        </w:rPr>
        <w:t xml:space="preserve"> </w:t>
      </w:r>
      <w:r>
        <w:rPr>
          <w:sz w:val="24"/>
        </w:rPr>
        <w:t>(3)</w:t>
      </w:r>
      <w:r>
        <w:rPr>
          <w:spacing w:val="21"/>
          <w:sz w:val="24"/>
        </w:rPr>
        <w:t xml:space="preserve"> </w:t>
      </w:r>
      <w:r>
        <w:rPr>
          <w:sz w:val="24"/>
        </w:rPr>
        <w:t>at</w:t>
      </w:r>
      <w:r>
        <w:rPr>
          <w:spacing w:val="22"/>
          <w:sz w:val="24"/>
        </w:rPr>
        <w:t xml:space="preserve"> </w:t>
      </w:r>
      <w:r>
        <w:rPr>
          <w:sz w:val="24"/>
        </w:rPr>
        <w:t>least</w:t>
      </w:r>
      <w:r>
        <w:rPr>
          <w:spacing w:val="22"/>
          <w:sz w:val="24"/>
        </w:rPr>
        <w:t xml:space="preserve"> </w:t>
      </w:r>
      <w:r>
        <w:rPr>
          <w:sz w:val="24"/>
        </w:rPr>
        <w:t>one</w:t>
      </w:r>
      <w:r>
        <w:rPr>
          <w:spacing w:val="21"/>
          <w:sz w:val="24"/>
        </w:rPr>
        <w:t xml:space="preserve"> </w:t>
      </w:r>
      <w:r>
        <w:rPr>
          <w:spacing w:val="-2"/>
          <w:sz w:val="24"/>
        </w:rPr>
        <w:t>vital</w:t>
      </w:r>
    </w:p>
    <w:p w14:paraId="5EB1D455" w14:textId="77777777" w:rsidR="007C5A61" w:rsidRDefault="00000000">
      <w:pPr>
        <w:pStyle w:val="ListParagraph"/>
        <w:numPr>
          <w:ilvl w:val="0"/>
          <w:numId w:val="6"/>
        </w:numPr>
        <w:tabs>
          <w:tab w:val="left" w:pos="623"/>
        </w:tabs>
        <w:spacing w:line="229" w:lineRule="exact"/>
        <w:ind w:left="623" w:hanging="419"/>
        <w:jc w:val="left"/>
        <w:rPr>
          <w:sz w:val="24"/>
        </w:rPr>
      </w:pPr>
      <w:r>
        <w:rPr>
          <w:sz w:val="24"/>
        </w:rPr>
        <w:t>sign</w:t>
      </w:r>
      <w:r>
        <w:rPr>
          <w:spacing w:val="-6"/>
          <w:sz w:val="24"/>
        </w:rPr>
        <w:t xml:space="preserve"> </w:t>
      </w:r>
      <w:r>
        <w:rPr>
          <w:sz w:val="24"/>
        </w:rPr>
        <w:t>within</w:t>
      </w:r>
      <w:r>
        <w:rPr>
          <w:spacing w:val="-5"/>
          <w:sz w:val="24"/>
        </w:rPr>
        <w:t xml:space="preserve"> </w:t>
      </w:r>
      <w:r>
        <w:rPr>
          <w:sz w:val="24"/>
        </w:rPr>
        <w:t>90</w:t>
      </w:r>
      <w:r>
        <w:rPr>
          <w:spacing w:val="-6"/>
          <w:sz w:val="24"/>
        </w:rPr>
        <w:t xml:space="preserve"> </w:t>
      </w:r>
      <w:r>
        <w:rPr>
          <w:sz w:val="24"/>
        </w:rPr>
        <w:t>minutes</w:t>
      </w:r>
      <w:r>
        <w:rPr>
          <w:spacing w:val="-5"/>
          <w:sz w:val="24"/>
        </w:rPr>
        <w:t xml:space="preserve"> </w:t>
      </w:r>
      <w:r>
        <w:rPr>
          <w:sz w:val="24"/>
        </w:rPr>
        <w:t>of</w:t>
      </w:r>
      <w:r>
        <w:rPr>
          <w:spacing w:val="-6"/>
          <w:sz w:val="24"/>
        </w:rPr>
        <w:t xml:space="preserve"> </w:t>
      </w:r>
      <w:r>
        <w:rPr>
          <w:sz w:val="24"/>
        </w:rPr>
        <w:t>arrival,</w:t>
      </w:r>
      <w:r>
        <w:rPr>
          <w:spacing w:val="-4"/>
          <w:sz w:val="24"/>
        </w:rPr>
        <w:t xml:space="preserve"> </w:t>
      </w:r>
      <w:r>
        <w:rPr>
          <w:sz w:val="24"/>
        </w:rPr>
        <w:t>and</w:t>
      </w:r>
      <w:r>
        <w:rPr>
          <w:spacing w:val="-5"/>
          <w:sz w:val="24"/>
        </w:rPr>
        <w:t xml:space="preserve"> </w:t>
      </w:r>
      <w:r>
        <w:rPr>
          <w:sz w:val="24"/>
        </w:rPr>
        <w:t>(4)</w:t>
      </w:r>
      <w:r>
        <w:rPr>
          <w:spacing w:val="-5"/>
          <w:sz w:val="24"/>
        </w:rPr>
        <w:t xml:space="preserve"> </w:t>
      </w:r>
      <w:r>
        <w:rPr>
          <w:sz w:val="24"/>
        </w:rPr>
        <w:t>valid</w:t>
      </w:r>
      <w:r>
        <w:rPr>
          <w:spacing w:val="-6"/>
          <w:sz w:val="24"/>
        </w:rPr>
        <w:t xml:space="preserve"> </w:t>
      </w:r>
      <w:r>
        <w:rPr>
          <w:sz w:val="24"/>
        </w:rPr>
        <w:t>Emergency</w:t>
      </w:r>
      <w:r>
        <w:rPr>
          <w:spacing w:val="-5"/>
          <w:sz w:val="24"/>
        </w:rPr>
        <w:t xml:space="preserve"> </w:t>
      </w:r>
      <w:r>
        <w:rPr>
          <w:sz w:val="24"/>
        </w:rPr>
        <w:t>Severity</w:t>
      </w:r>
      <w:r>
        <w:rPr>
          <w:spacing w:val="-6"/>
          <w:sz w:val="24"/>
        </w:rPr>
        <w:t xml:space="preserve"> </w:t>
      </w:r>
      <w:r>
        <w:rPr>
          <w:sz w:val="24"/>
        </w:rPr>
        <w:t>Index</w:t>
      </w:r>
      <w:r>
        <w:rPr>
          <w:spacing w:val="-5"/>
          <w:sz w:val="24"/>
        </w:rPr>
        <w:t xml:space="preserve"> </w:t>
      </w:r>
      <w:r>
        <w:rPr>
          <w:sz w:val="24"/>
        </w:rPr>
        <w:t>(ESI)</w:t>
      </w:r>
      <w:r>
        <w:rPr>
          <w:spacing w:val="-6"/>
          <w:sz w:val="24"/>
        </w:rPr>
        <w:t xml:space="preserve"> </w:t>
      </w:r>
      <w:r>
        <w:rPr>
          <w:sz w:val="24"/>
        </w:rPr>
        <w:t>triage</w:t>
      </w:r>
      <w:r>
        <w:rPr>
          <w:spacing w:val="-5"/>
          <w:sz w:val="24"/>
        </w:rPr>
        <w:t xml:space="preserve"> </w:t>
      </w:r>
      <w:r>
        <w:rPr>
          <w:sz w:val="24"/>
        </w:rPr>
        <w:t>assignment.</w:t>
      </w:r>
      <w:r>
        <w:rPr>
          <w:spacing w:val="-4"/>
          <w:sz w:val="24"/>
        </w:rPr>
        <w:t xml:space="preserve"> </w:t>
      </w:r>
      <w:r>
        <w:rPr>
          <w:spacing w:val="-2"/>
          <w:sz w:val="24"/>
        </w:rPr>
        <w:t>After</w:t>
      </w:r>
    </w:p>
    <w:p w14:paraId="672BB16B" w14:textId="77777777" w:rsidR="007C5A61" w:rsidRDefault="00000000">
      <w:pPr>
        <w:pStyle w:val="ListParagraph"/>
        <w:numPr>
          <w:ilvl w:val="0"/>
          <w:numId w:val="6"/>
        </w:numPr>
        <w:tabs>
          <w:tab w:val="left" w:pos="623"/>
        </w:tabs>
        <w:spacing w:line="258" w:lineRule="exact"/>
        <w:ind w:left="623" w:hanging="419"/>
        <w:jc w:val="left"/>
        <w:rPr>
          <w:sz w:val="24"/>
        </w:rPr>
      </w:pPr>
      <w:r>
        <w:rPr>
          <w:sz w:val="24"/>
        </w:rPr>
        <w:t>applying</w:t>
      </w:r>
      <w:r>
        <w:rPr>
          <w:spacing w:val="-8"/>
          <w:sz w:val="24"/>
        </w:rPr>
        <w:t xml:space="preserve"> </w:t>
      </w:r>
      <w:r>
        <w:rPr>
          <w:sz w:val="24"/>
        </w:rPr>
        <w:t>criteria,</w:t>
      </w:r>
      <w:r>
        <w:rPr>
          <w:spacing w:val="-8"/>
          <w:sz w:val="24"/>
        </w:rPr>
        <w:t xml:space="preserve"> </w:t>
      </w:r>
      <w:commentRangeStart w:id="27"/>
      <w:r>
        <w:rPr>
          <w:sz w:val="24"/>
        </w:rPr>
        <w:t>118,385</w:t>
      </w:r>
      <w:r>
        <w:rPr>
          <w:spacing w:val="-8"/>
          <w:sz w:val="24"/>
        </w:rPr>
        <w:t xml:space="preserve"> </w:t>
      </w:r>
      <w:r>
        <w:rPr>
          <w:sz w:val="24"/>
        </w:rPr>
        <w:t>visits</w:t>
      </w:r>
      <w:r>
        <w:rPr>
          <w:spacing w:val="-8"/>
          <w:sz w:val="24"/>
        </w:rPr>
        <w:t xml:space="preserve"> </w:t>
      </w:r>
      <w:r>
        <w:rPr>
          <w:sz w:val="24"/>
        </w:rPr>
        <w:t>remained</w:t>
      </w:r>
      <w:r>
        <w:rPr>
          <w:spacing w:val="-7"/>
          <w:sz w:val="24"/>
        </w:rPr>
        <w:t xml:space="preserve"> </w:t>
      </w:r>
      <w:r>
        <w:rPr>
          <w:sz w:val="24"/>
        </w:rPr>
        <w:t>(99.7%</w:t>
      </w:r>
      <w:r>
        <w:rPr>
          <w:spacing w:val="-8"/>
          <w:sz w:val="24"/>
        </w:rPr>
        <w:t xml:space="preserve"> </w:t>
      </w:r>
      <w:r>
        <w:rPr>
          <w:sz w:val="24"/>
        </w:rPr>
        <w:t>of</w:t>
      </w:r>
      <w:r>
        <w:rPr>
          <w:spacing w:val="-8"/>
          <w:sz w:val="24"/>
        </w:rPr>
        <w:t xml:space="preserve"> </w:t>
      </w:r>
      <w:r>
        <w:rPr>
          <w:sz w:val="24"/>
        </w:rPr>
        <w:t>original</w:t>
      </w:r>
      <w:r>
        <w:rPr>
          <w:spacing w:val="-8"/>
          <w:sz w:val="24"/>
        </w:rPr>
        <w:t xml:space="preserve"> </w:t>
      </w:r>
      <w:r>
        <w:rPr>
          <w:spacing w:val="-2"/>
          <w:sz w:val="24"/>
        </w:rPr>
        <w:t>cohort).</w:t>
      </w:r>
      <w:commentRangeEnd w:id="27"/>
      <w:r w:rsidR="00C831F9">
        <w:rPr>
          <w:rStyle w:val="CommentReference"/>
          <w:sz w:val="24"/>
          <w:szCs w:val="22"/>
        </w:rPr>
        <w:commentReference w:id="27"/>
      </w:r>
    </w:p>
    <w:p w14:paraId="12424F55" w14:textId="77777777" w:rsidR="007C5A61" w:rsidRDefault="007C5A61">
      <w:pPr>
        <w:pStyle w:val="BodyText"/>
        <w:spacing w:before="101"/>
      </w:pPr>
    </w:p>
    <w:p w14:paraId="14EA3437" w14:textId="77777777" w:rsidR="007C5A61" w:rsidRDefault="00000000">
      <w:pPr>
        <w:pStyle w:val="ListParagraph"/>
        <w:numPr>
          <w:ilvl w:val="0"/>
          <w:numId w:val="6"/>
        </w:numPr>
        <w:tabs>
          <w:tab w:val="left" w:pos="795"/>
        </w:tabs>
        <w:spacing w:line="258" w:lineRule="exact"/>
        <w:ind w:hanging="591"/>
        <w:jc w:val="left"/>
        <w:rPr>
          <w:sz w:val="24"/>
        </w:rPr>
      </w:pPr>
      <w:r>
        <w:rPr>
          <w:sz w:val="24"/>
        </w:rPr>
        <w:t>We</w:t>
      </w:r>
      <w:r>
        <w:rPr>
          <w:spacing w:val="-4"/>
          <w:sz w:val="24"/>
        </w:rPr>
        <w:t xml:space="preserve"> </w:t>
      </w:r>
      <w:r>
        <w:rPr>
          <w:sz w:val="24"/>
        </w:rPr>
        <w:t>used</w:t>
      </w:r>
      <w:r>
        <w:rPr>
          <w:spacing w:val="-4"/>
          <w:sz w:val="24"/>
        </w:rPr>
        <w:t xml:space="preserve"> </w:t>
      </w:r>
      <w:r>
        <w:rPr>
          <w:sz w:val="24"/>
        </w:rPr>
        <w:t>29</w:t>
      </w:r>
      <w:r>
        <w:rPr>
          <w:spacing w:val="-4"/>
          <w:sz w:val="24"/>
        </w:rPr>
        <w:t xml:space="preserve"> </w:t>
      </w:r>
      <w:r>
        <w:rPr>
          <w:sz w:val="24"/>
        </w:rPr>
        <w:t>admission-available</w:t>
      </w:r>
      <w:r>
        <w:rPr>
          <w:spacing w:val="-3"/>
          <w:sz w:val="24"/>
        </w:rPr>
        <w:t xml:space="preserve"> </w:t>
      </w:r>
      <w:r>
        <w:rPr>
          <w:sz w:val="24"/>
        </w:rPr>
        <w:t>features</w:t>
      </w:r>
      <w:r>
        <w:rPr>
          <w:spacing w:val="-4"/>
          <w:sz w:val="24"/>
        </w:rPr>
        <w:t xml:space="preserve"> </w:t>
      </w:r>
      <w:r>
        <w:rPr>
          <w:sz w:val="24"/>
        </w:rPr>
        <w:t>(Table</w:t>
      </w:r>
      <w:r>
        <w:rPr>
          <w:spacing w:val="-4"/>
          <w:sz w:val="24"/>
        </w:rPr>
        <w:t xml:space="preserve"> </w:t>
      </w:r>
      <w:r>
        <w:rPr>
          <w:sz w:val="24"/>
        </w:rPr>
        <w:t>1), including</w:t>
      </w:r>
      <w:r>
        <w:rPr>
          <w:spacing w:val="-4"/>
          <w:sz w:val="24"/>
        </w:rPr>
        <w:t xml:space="preserve"> </w:t>
      </w:r>
      <w:r>
        <w:rPr>
          <w:sz w:val="24"/>
        </w:rPr>
        <w:t>demographics, triage</w:t>
      </w:r>
      <w:r>
        <w:rPr>
          <w:spacing w:val="-4"/>
          <w:sz w:val="24"/>
        </w:rPr>
        <w:t xml:space="preserve"> </w:t>
      </w:r>
      <w:r>
        <w:rPr>
          <w:sz w:val="24"/>
        </w:rPr>
        <w:t>vitals,</w:t>
      </w:r>
      <w:r>
        <w:rPr>
          <w:spacing w:val="-1"/>
          <w:sz w:val="24"/>
        </w:rPr>
        <w:t xml:space="preserve"> </w:t>
      </w:r>
      <w:r>
        <w:rPr>
          <w:spacing w:val="-2"/>
          <w:sz w:val="24"/>
        </w:rPr>
        <w:t>comorbidity</w:t>
      </w:r>
    </w:p>
    <w:p w14:paraId="77E1EEA1" w14:textId="77777777" w:rsidR="007C5A61" w:rsidRDefault="00000000">
      <w:pPr>
        <w:pStyle w:val="ListParagraph"/>
        <w:numPr>
          <w:ilvl w:val="0"/>
          <w:numId w:val="6"/>
        </w:numPr>
        <w:tabs>
          <w:tab w:val="left" w:pos="624"/>
        </w:tabs>
        <w:spacing w:line="258" w:lineRule="exact"/>
        <w:ind w:left="624" w:hanging="420"/>
        <w:jc w:val="left"/>
        <w:rPr>
          <w:sz w:val="24"/>
        </w:rPr>
      </w:pPr>
      <w:r>
        <w:rPr>
          <w:sz w:val="24"/>
        </w:rPr>
        <w:t>burden,</w:t>
      </w:r>
      <w:r>
        <w:rPr>
          <w:spacing w:val="-9"/>
          <w:sz w:val="24"/>
        </w:rPr>
        <w:t xml:space="preserve"> </w:t>
      </w:r>
      <w:r>
        <w:rPr>
          <w:sz w:val="24"/>
        </w:rPr>
        <w:t>and</w:t>
      </w:r>
      <w:r>
        <w:rPr>
          <w:spacing w:val="-9"/>
          <w:sz w:val="24"/>
        </w:rPr>
        <w:t xml:space="preserve"> </w:t>
      </w:r>
      <w:r>
        <w:rPr>
          <w:sz w:val="24"/>
        </w:rPr>
        <w:t>process</w:t>
      </w:r>
      <w:r>
        <w:rPr>
          <w:spacing w:val="-8"/>
          <w:sz w:val="24"/>
        </w:rPr>
        <w:t xml:space="preserve"> </w:t>
      </w:r>
      <w:r>
        <w:rPr>
          <w:spacing w:val="-2"/>
          <w:sz w:val="24"/>
        </w:rPr>
        <w:t>metrics.</w:t>
      </w:r>
    </w:p>
    <w:p w14:paraId="318C8FB9" w14:textId="77777777" w:rsidR="007C5A61" w:rsidRDefault="007C5A61">
      <w:pPr>
        <w:pStyle w:val="ListParagraph"/>
        <w:spacing w:line="258" w:lineRule="exact"/>
        <w:rPr>
          <w:sz w:val="24"/>
        </w:rPr>
        <w:sectPr w:rsidR="007C5A61">
          <w:pgSz w:w="11910" w:h="16840"/>
          <w:pgMar w:top="1160" w:right="0" w:bottom="1220" w:left="283" w:header="763" w:footer="1033" w:gutter="0"/>
          <w:cols w:space="720"/>
        </w:sectPr>
      </w:pPr>
    </w:p>
    <w:p w14:paraId="78728226" w14:textId="77777777" w:rsidR="007C5A61" w:rsidRDefault="007C5A61">
      <w:pPr>
        <w:pStyle w:val="BodyText"/>
        <w:spacing w:before="199"/>
      </w:pPr>
    </w:p>
    <w:p w14:paraId="5BF7D2C1" w14:textId="77777777" w:rsidR="007C5A61" w:rsidRDefault="00000000">
      <w:pPr>
        <w:pStyle w:val="BodyText"/>
        <w:ind w:left="671"/>
      </w:pPr>
      <w:r>
        <w:rPr>
          <w:noProof/>
        </w:rPr>
        <mc:AlternateContent>
          <mc:Choice Requires="wps">
            <w:drawing>
              <wp:anchor distT="0" distB="0" distL="0" distR="0" simplePos="0" relativeHeight="15746560" behindDoc="0" locked="0" layoutInCell="1" allowOverlap="1" wp14:anchorId="1345717B" wp14:editId="6A1F31DB">
                <wp:simplePos x="0" y="0"/>
                <wp:positionH relativeFrom="page">
                  <wp:posOffset>567969</wp:posOffset>
                </wp:positionH>
                <wp:positionV relativeFrom="paragraph">
                  <wp:posOffset>194185</wp:posOffset>
                </wp:positionV>
                <wp:extent cx="6453505" cy="43053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3505" cy="43053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240"/>
                              <w:gridCol w:w="2637"/>
                              <w:gridCol w:w="2160"/>
                              <w:gridCol w:w="2559"/>
                              <w:gridCol w:w="447"/>
                            </w:tblGrid>
                            <w:tr w:rsidR="007C5A61" w14:paraId="616C88C9" w14:textId="77777777">
                              <w:trPr>
                                <w:trHeight w:val="344"/>
                              </w:trPr>
                              <w:tc>
                                <w:tcPr>
                                  <w:tcW w:w="2240" w:type="dxa"/>
                                  <w:tcBorders>
                                    <w:top w:val="single" w:sz="8" w:space="0" w:color="000000"/>
                                    <w:bottom w:val="single" w:sz="6" w:space="0" w:color="000000"/>
                                  </w:tcBorders>
                                </w:tcPr>
                                <w:p w14:paraId="75BC90B1" w14:textId="77777777" w:rsidR="007C5A61" w:rsidRDefault="00000000">
                                  <w:pPr>
                                    <w:pStyle w:val="TableParagraph"/>
                                    <w:spacing w:before="9" w:line="240" w:lineRule="auto"/>
                                    <w:rPr>
                                      <w:b/>
                                      <w:sz w:val="24"/>
                                    </w:rPr>
                                  </w:pPr>
                                  <w:r>
                                    <w:rPr>
                                      <w:b/>
                                      <w:spacing w:val="-2"/>
                                      <w:sz w:val="24"/>
                                    </w:rPr>
                                    <w:t>Feature</w:t>
                                  </w:r>
                                  <w:r>
                                    <w:rPr>
                                      <w:b/>
                                      <w:spacing w:val="-6"/>
                                      <w:sz w:val="24"/>
                                    </w:rPr>
                                    <w:t xml:space="preserve"> </w:t>
                                  </w:r>
                                  <w:r>
                                    <w:rPr>
                                      <w:b/>
                                      <w:spacing w:val="-2"/>
                                      <w:sz w:val="24"/>
                                    </w:rPr>
                                    <w:t>Category</w:t>
                                  </w:r>
                                </w:p>
                              </w:tc>
                              <w:tc>
                                <w:tcPr>
                                  <w:tcW w:w="2637" w:type="dxa"/>
                                  <w:tcBorders>
                                    <w:top w:val="single" w:sz="8" w:space="0" w:color="000000"/>
                                    <w:bottom w:val="single" w:sz="6" w:space="0" w:color="000000"/>
                                  </w:tcBorders>
                                </w:tcPr>
                                <w:p w14:paraId="5E07DCB8" w14:textId="77777777" w:rsidR="007C5A61" w:rsidRDefault="00000000">
                                  <w:pPr>
                                    <w:pStyle w:val="TableParagraph"/>
                                    <w:spacing w:before="9" w:line="240" w:lineRule="auto"/>
                                    <w:ind w:left="451"/>
                                    <w:rPr>
                                      <w:b/>
                                      <w:sz w:val="24"/>
                                    </w:rPr>
                                  </w:pPr>
                                  <w:r>
                                    <w:rPr>
                                      <w:b/>
                                      <w:spacing w:val="-2"/>
                                      <w:sz w:val="24"/>
                                    </w:rPr>
                                    <w:t>Feature</w:t>
                                  </w:r>
                                  <w:r>
                                    <w:rPr>
                                      <w:b/>
                                      <w:spacing w:val="-6"/>
                                      <w:sz w:val="24"/>
                                    </w:rPr>
                                    <w:t xml:space="preserve"> </w:t>
                                  </w:r>
                                  <w:r>
                                    <w:rPr>
                                      <w:b/>
                                      <w:spacing w:val="-4"/>
                                      <w:sz w:val="24"/>
                                    </w:rPr>
                                    <w:t>Name</w:t>
                                  </w:r>
                                </w:p>
                              </w:tc>
                              <w:tc>
                                <w:tcPr>
                                  <w:tcW w:w="2160" w:type="dxa"/>
                                  <w:tcBorders>
                                    <w:top w:val="single" w:sz="8" w:space="0" w:color="000000"/>
                                    <w:bottom w:val="single" w:sz="6" w:space="0" w:color="000000"/>
                                  </w:tcBorders>
                                </w:tcPr>
                                <w:p w14:paraId="6EAB79F3" w14:textId="77777777" w:rsidR="007C5A61" w:rsidRDefault="00000000">
                                  <w:pPr>
                                    <w:pStyle w:val="TableParagraph"/>
                                    <w:spacing w:before="9" w:line="240" w:lineRule="auto"/>
                                    <w:ind w:left="426"/>
                                    <w:jc w:val="center"/>
                                    <w:rPr>
                                      <w:b/>
                                      <w:sz w:val="24"/>
                                    </w:rPr>
                                  </w:pPr>
                                  <w:r>
                                    <w:rPr>
                                      <w:b/>
                                      <w:spacing w:val="-4"/>
                                      <w:sz w:val="24"/>
                                    </w:rPr>
                                    <w:t>Type</w:t>
                                  </w:r>
                                </w:p>
                              </w:tc>
                              <w:tc>
                                <w:tcPr>
                                  <w:tcW w:w="2559" w:type="dxa"/>
                                  <w:tcBorders>
                                    <w:top w:val="single" w:sz="8" w:space="0" w:color="000000"/>
                                    <w:bottom w:val="single" w:sz="6" w:space="0" w:color="000000"/>
                                  </w:tcBorders>
                                </w:tcPr>
                                <w:p w14:paraId="437249D3" w14:textId="77777777" w:rsidR="007C5A61" w:rsidRDefault="00000000">
                                  <w:pPr>
                                    <w:pStyle w:val="TableParagraph"/>
                                    <w:spacing w:before="9" w:line="240" w:lineRule="auto"/>
                                    <w:ind w:left="314"/>
                                    <w:rPr>
                                      <w:b/>
                                      <w:sz w:val="24"/>
                                    </w:rPr>
                                  </w:pPr>
                                  <w:r>
                                    <w:rPr>
                                      <w:b/>
                                      <w:sz w:val="24"/>
                                    </w:rPr>
                                    <w:t>Clinical</w:t>
                                  </w:r>
                                  <w:r>
                                    <w:rPr>
                                      <w:b/>
                                      <w:spacing w:val="-11"/>
                                      <w:sz w:val="24"/>
                                    </w:rPr>
                                    <w:t xml:space="preserve"> </w:t>
                                  </w:r>
                                  <w:r>
                                    <w:rPr>
                                      <w:b/>
                                      <w:spacing w:val="-2"/>
                                      <w:sz w:val="24"/>
                                    </w:rPr>
                                    <w:t>Rationale</w:t>
                                  </w:r>
                                </w:p>
                              </w:tc>
                              <w:tc>
                                <w:tcPr>
                                  <w:tcW w:w="447" w:type="dxa"/>
                                  <w:tcBorders>
                                    <w:top w:val="single" w:sz="8" w:space="0" w:color="000000"/>
                                    <w:bottom w:val="single" w:sz="6" w:space="0" w:color="000000"/>
                                  </w:tcBorders>
                                </w:tcPr>
                                <w:p w14:paraId="128708E2" w14:textId="77777777" w:rsidR="007C5A61" w:rsidRDefault="007C5A61">
                                  <w:pPr>
                                    <w:pStyle w:val="TableParagraph"/>
                                    <w:spacing w:line="240" w:lineRule="auto"/>
                                  </w:pPr>
                                </w:p>
                              </w:tc>
                            </w:tr>
                            <w:tr w:rsidR="007C5A61" w14:paraId="73D1F117" w14:textId="77777777">
                              <w:trPr>
                                <w:trHeight w:val="299"/>
                              </w:trPr>
                              <w:tc>
                                <w:tcPr>
                                  <w:tcW w:w="2240" w:type="dxa"/>
                                  <w:tcBorders>
                                    <w:top w:val="single" w:sz="6" w:space="0" w:color="000000"/>
                                  </w:tcBorders>
                                </w:tcPr>
                                <w:p w14:paraId="1BC87A30" w14:textId="77777777" w:rsidR="007C5A61" w:rsidRDefault="007C5A61">
                                  <w:pPr>
                                    <w:pStyle w:val="TableParagraph"/>
                                    <w:spacing w:line="240" w:lineRule="auto"/>
                                  </w:pPr>
                                </w:p>
                              </w:tc>
                              <w:tc>
                                <w:tcPr>
                                  <w:tcW w:w="2637" w:type="dxa"/>
                                  <w:tcBorders>
                                    <w:top w:val="single" w:sz="6" w:space="0" w:color="000000"/>
                                  </w:tcBorders>
                                </w:tcPr>
                                <w:p w14:paraId="75043DE1" w14:textId="77777777" w:rsidR="007C5A61" w:rsidRDefault="00000000">
                                  <w:pPr>
                                    <w:pStyle w:val="TableParagraph"/>
                                    <w:spacing w:before="8" w:line="271" w:lineRule="exact"/>
                                    <w:ind w:left="451"/>
                                    <w:rPr>
                                      <w:sz w:val="24"/>
                                    </w:rPr>
                                  </w:pPr>
                                  <w:r>
                                    <w:rPr>
                                      <w:spacing w:val="-5"/>
                                      <w:sz w:val="24"/>
                                    </w:rPr>
                                    <w:t>age</w:t>
                                  </w:r>
                                </w:p>
                              </w:tc>
                              <w:tc>
                                <w:tcPr>
                                  <w:tcW w:w="2160" w:type="dxa"/>
                                  <w:tcBorders>
                                    <w:top w:val="single" w:sz="6" w:space="0" w:color="000000"/>
                                  </w:tcBorders>
                                </w:tcPr>
                                <w:p w14:paraId="3EC6D4A7" w14:textId="77777777" w:rsidR="007C5A61" w:rsidRDefault="00000000">
                                  <w:pPr>
                                    <w:pStyle w:val="TableParagraph"/>
                                    <w:spacing w:before="8" w:line="271" w:lineRule="exact"/>
                                    <w:ind w:left="426"/>
                                    <w:jc w:val="center"/>
                                    <w:rPr>
                                      <w:sz w:val="24"/>
                                    </w:rPr>
                                  </w:pPr>
                                  <w:r>
                                    <w:rPr>
                                      <w:spacing w:val="-2"/>
                                      <w:sz w:val="24"/>
                                    </w:rPr>
                                    <w:t>Continuous</w:t>
                                  </w:r>
                                </w:p>
                              </w:tc>
                              <w:tc>
                                <w:tcPr>
                                  <w:tcW w:w="2559" w:type="dxa"/>
                                  <w:tcBorders>
                                    <w:top w:val="single" w:sz="6" w:space="0" w:color="000000"/>
                                  </w:tcBorders>
                                </w:tcPr>
                                <w:p w14:paraId="6CD8E481" w14:textId="77777777" w:rsidR="007C5A61" w:rsidRDefault="00000000">
                                  <w:pPr>
                                    <w:pStyle w:val="TableParagraph"/>
                                    <w:tabs>
                                      <w:tab w:val="left" w:pos="1447"/>
                                    </w:tabs>
                                    <w:spacing w:before="8" w:line="271" w:lineRule="exact"/>
                                    <w:ind w:left="314"/>
                                    <w:rPr>
                                      <w:sz w:val="24"/>
                                    </w:rPr>
                                  </w:pPr>
                                  <w:r>
                                    <w:rPr>
                                      <w:spacing w:val="-2"/>
                                      <w:sz w:val="24"/>
                                    </w:rPr>
                                    <w:t>Strong</w:t>
                                  </w:r>
                                  <w:r>
                                    <w:rPr>
                                      <w:sz w:val="24"/>
                                    </w:rPr>
                                    <w:tab/>
                                  </w:r>
                                  <w:r>
                                    <w:rPr>
                                      <w:spacing w:val="-2"/>
                                      <w:sz w:val="24"/>
                                    </w:rPr>
                                    <w:t>predictor</w:t>
                                  </w:r>
                                </w:p>
                              </w:tc>
                              <w:tc>
                                <w:tcPr>
                                  <w:tcW w:w="447" w:type="dxa"/>
                                  <w:tcBorders>
                                    <w:top w:val="single" w:sz="6" w:space="0" w:color="000000"/>
                                  </w:tcBorders>
                                </w:tcPr>
                                <w:p w14:paraId="57C320E6" w14:textId="77777777" w:rsidR="007C5A61" w:rsidRDefault="00000000">
                                  <w:pPr>
                                    <w:pStyle w:val="TableParagraph"/>
                                    <w:spacing w:before="8" w:line="271" w:lineRule="exact"/>
                                    <w:ind w:left="247"/>
                                    <w:rPr>
                                      <w:sz w:val="24"/>
                                    </w:rPr>
                                  </w:pPr>
                                  <w:r>
                                    <w:rPr>
                                      <w:spacing w:val="-5"/>
                                      <w:sz w:val="24"/>
                                    </w:rPr>
                                    <w:t>of</w:t>
                                  </w:r>
                                </w:p>
                              </w:tc>
                            </w:tr>
                          </w:tbl>
                          <w:p w14:paraId="581B01E1" w14:textId="77777777" w:rsidR="007C5A61" w:rsidRDefault="007C5A61">
                            <w:pPr>
                              <w:pStyle w:val="BodyText"/>
                            </w:pPr>
                          </w:p>
                        </w:txbxContent>
                      </wps:txbx>
                      <wps:bodyPr wrap="square" lIns="0" tIns="0" rIns="0" bIns="0" rtlCol="0">
                        <a:noAutofit/>
                      </wps:bodyPr>
                    </wps:wsp>
                  </a:graphicData>
                </a:graphic>
              </wp:anchor>
            </w:drawing>
          </mc:Choice>
          <mc:Fallback>
            <w:pict>
              <v:shapetype w14:anchorId="1345717B" id="_x0000_t202" coordsize="21600,21600" o:spt="202" path="m,l,21600r21600,l21600,xe">
                <v:stroke joinstyle="miter"/>
                <v:path gradientshapeok="t" o:connecttype="rect"/>
              </v:shapetype>
              <v:shape id="Textbox 13" o:spid="_x0000_s1026" type="#_x0000_t202" style="position:absolute;left:0;text-align:left;margin-left:44.7pt;margin-top:15.3pt;width:508.15pt;height:33.9pt;z-index:1574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240"/>
                        <w:gridCol w:w="2637"/>
                        <w:gridCol w:w="2160"/>
                        <w:gridCol w:w="2559"/>
                        <w:gridCol w:w="447"/>
                      </w:tblGrid>
                      <w:tr w:rsidR="007C5A61" w14:paraId="616C88C9" w14:textId="77777777">
                        <w:trPr>
                          <w:trHeight w:val="344"/>
                        </w:trPr>
                        <w:tc>
                          <w:tcPr>
                            <w:tcW w:w="2240" w:type="dxa"/>
                            <w:tcBorders>
                              <w:top w:val="single" w:sz="8" w:space="0" w:color="000000"/>
                              <w:bottom w:val="single" w:sz="6" w:space="0" w:color="000000"/>
                            </w:tcBorders>
                          </w:tcPr>
                          <w:p w14:paraId="75BC90B1" w14:textId="77777777" w:rsidR="007C5A61" w:rsidRDefault="00000000">
                            <w:pPr>
                              <w:pStyle w:val="TableParagraph"/>
                              <w:spacing w:before="9" w:line="240" w:lineRule="auto"/>
                              <w:rPr>
                                <w:b/>
                                <w:sz w:val="24"/>
                              </w:rPr>
                            </w:pPr>
                            <w:r>
                              <w:rPr>
                                <w:b/>
                                <w:spacing w:val="-2"/>
                                <w:sz w:val="24"/>
                              </w:rPr>
                              <w:t>Feature</w:t>
                            </w:r>
                            <w:r>
                              <w:rPr>
                                <w:b/>
                                <w:spacing w:val="-6"/>
                                <w:sz w:val="24"/>
                              </w:rPr>
                              <w:t xml:space="preserve"> </w:t>
                            </w:r>
                            <w:r>
                              <w:rPr>
                                <w:b/>
                                <w:spacing w:val="-2"/>
                                <w:sz w:val="24"/>
                              </w:rPr>
                              <w:t>Category</w:t>
                            </w:r>
                          </w:p>
                        </w:tc>
                        <w:tc>
                          <w:tcPr>
                            <w:tcW w:w="2637" w:type="dxa"/>
                            <w:tcBorders>
                              <w:top w:val="single" w:sz="8" w:space="0" w:color="000000"/>
                              <w:bottom w:val="single" w:sz="6" w:space="0" w:color="000000"/>
                            </w:tcBorders>
                          </w:tcPr>
                          <w:p w14:paraId="5E07DCB8" w14:textId="77777777" w:rsidR="007C5A61" w:rsidRDefault="00000000">
                            <w:pPr>
                              <w:pStyle w:val="TableParagraph"/>
                              <w:spacing w:before="9" w:line="240" w:lineRule="auto"/>
                              <w:ind w:left="451"/>
                              <w:rPr>
                                <w:b/>
                                <w:sz w:val="24"/>
                              </w:rPr>
                            </w:pPr>
                            <w:r>
                              <w:rPr>
                                <w:b/>
                                <w:spacing w:val="-2"/>
                                <w:sz w:val="24"/>
                              </w:rPr>
                              <w:t>Feature</w:t>
                            </w:r>
                            <w:r>
                              <w:rPr>
                                <w:b/>
                                <w:spacing w:val="-6"/>
                                <w:sz w:val="24"/>
                              </w:rPr>
                              <w:t xml:space="preserve"> </w:t>
                            </w:r>
                            <w:r>
                              <w:rPr>
                                <w:b/>
                                <w:spacing w:val="-4"/>
                                <w:sz w:val="24"/>
                              </w:rPr>
                              <w:t>Name</w:t>
                            </w:r>
                          </w:p>
                        </w:tc>
                        <w:tc>
                          <w:tcPr>
                            <w:tcW w:w="2160" w:type="dxa"/>
                            <w:tcBorders>
                              <w:top w:val="single" w:sz="8" w:space="0" w:color="000000"/>
                              <w:bottom w:val="single" w:sz="6" w:space="0" w:color="000000"/>
                            </w:tcBorders>
                          </w:tcPr>
                          <w:p w14:paraId="6EAB79F3" w14:textId="77777777" w:rsidR="007C5A61" w:rsidRDefault="00000000">
                            <w:pPr>
                              <w:pStyle w:val="TableParagraph"/>
                              <w:spacing w:before="9" w:line="240" w:lineRule="auto"/>
                              <w:ind w:left="426"/>
                              <w:jc w:val="center"/>
                              <w:rPr>
                                <w:b/>
                                <w:sz w:val="24"/>
                              </w:rPr>
                            </w:pPr>
                            <w:r>
                              <w:rPr>
                                <w:b/>
                                <w:spacing w:val="-4"/>
                                <w:sz w:val="24"/>
                              </w:rPr>
                              <w:t>Type</w:t>
                            </w:r>
                          </w:p>
                        </w:tc>
                        <w:tc>
                          <w:tcPr>
                            <w:tcW w:w="2559" w:type="dxa"/>
                            <w:tcBorders>
                              <w:top w:val="single" w:sz="8" w:space="0" w:color="000000"/>
                              <w:bottom w:val="single" w:sz="6" w:space="0" w:color="000000"/>
                            </w:tcBorders>
                          </w:tcPr>
                          <w:p w14:paraId="437249D3" w14:textId="77777777" w:rsidR="007C5A61" w:rsidRDefault="00000000">
                            <w:pPr>
                              <w:pStyle w:val="TableParagraph"/>
                              <w:spacing w:before="9" w:line="240" w:lineRule="auto"/>
                              <w:ind w:left="314"/>
                              <w:rPr>
                                <w:b/>
                                <w:sz w:val="24"/>
                              </w:rPr>
                            </w:pPr>
                            <w:r>
                              <w:rPr>
                                <w:b/>
                                <w:sz w:val="24"/>
                              </w:rPr>
                              <w:t>Clinical</w:t>
                            </w:r>
                            <w:r>
                              <w:rPr>
                                <w:b/>
                                <w:spacing w:val="-11"/>
                                <w:sz w:val="24"/>
                              </w:rPr>
                              <w:t xml:space="preserve"> </w:t>
                            </w:r>
                            <w:r>
                              <w:rPr>
                                <w:b/>
                                <w:spacing w:val="-2"/>
                                <w:sz w:val="24"/>
                              </w:rPr>
                              <w:t>Rationale</w:t>
                            </w:r>
                          </w:p>
                        </w:tc>
                        <w:tc>
                          <w:tcPr>
                            <w:tcW w:w="447" w:type="dxa"/>
                            <w:tcBorders>
                              <w:top w:val="single" w:sz="8" w:space="0" w:color="000000"/>
                              <w:bottom w:val="single" w:sz="6" w:space="0" w:color="000000"/>
                            </w:tcBorders>
                          </w:tcPr>
                          <w:p w14:paraId="128708E2" w14:textId="77777777" w:rsidR="007C5A61" w:rsidRDefault="007C5A61">
                            <w:pPr>
                              <w:pStyle w:val="TableParagraph"/>
                              <w:spacing w:line="240" w:lineRule="auto"/>
                            </w:pPr>
                          </w:p>
                        </w:tc>
                      </w:tr>
                      <w:tr w:rsidR="007C5A61" w14:paraId="73D1F117" w14:textId="77777777">
                        <w:trPr>
                          <w:trHeight w:val="299"/>
                        </w:trPr>
                        <w:tc>
                          <w:tcPr>
                            <w:tcW w:w="2240" w:type="dxa"/>
                            <w:tcBorders>
                              <w:top w:val="single" w:sz="6" w:space="0" w:color="000000"/>
                            </w:tcBorders>
                          </w:tcPr>
                          <w:p w14:paraId="1BC87A30" w14:textId="77777777" w:rsidR="007C5A61" w:rsidRDefault="007C5A61">
                            <w:pPr>
                              <w:pStyle w:val="TableParagraph"/>
                              <w:spacing w:line="240" w:lineRule="auto"/>
                            </w:pPr>
                          </w:p>
                        </w:tc>
                        <w:tc>
                          <w:tcPr>
                            <w:tcW w:w="2637" w:type="dxa"/>
                            <w:tcBorders>
                              <w:top w:val="single" w:sz="6" w:space="0" w:color="000000"/>
                            </w:tcBorders>
                          </w:tcPr>
                          <w:p w14:paraId="75043DE1" w14:textId="77777777" w:rsidR="007C5A61" w:rsidRDefault="00000000">
                            <w:pPr>
                              <w:pStyle w:val="TableParagraph"/>
                              <w:spacing w:before="8" w:line="271" w:lineRule="exact"/>
                              <w:ind w:left="451"/>
                              <w:rPr>
                                <w:sz w:val="24"/>
                              </w:rPr>
                            </w:pPr>
                            <w:r>
                              <w:rPr>
                                <w:spacing w:val="-5"/>
                                <w:sz w:val="24"/>
                              </w:rPr>
                              <w:t>age</w:t>
                            </w:r>
                          </w:p>
                        </w:tc>
                        <w:tc>
                          <w:tcPr>
                            <w:tcW w:w="2160" w:type="dxa"/>
                            <w:tcBorders>
                              <w:top w:val="single" w:sz="6" w:space="0" w:color="000000"/>
                            </w:tcBorders>
                          </w:tcPr>
                          <w:p w14:paraId="3EC6D4A7" w14:textId="77777777" w:rsidR="007C5A61" w:rsidRDefault="00000000">
                            <w:pPr>
                              <w:pStyle w:val="TableParagraph"/>
                              <w:spacing w:before="8" w:line="271" w:lineRule="exact"/>
                              <w:ind w:left="426"/>
                              <w:jc w:val="center"/>
                              <w:rPr>
                                <w:sz w:val="24"/>
                              </w:rPr>
                            </w:pPr>
                            <w:r>
                              <w:rPr>
                                <w:spacing w:val="-2"/>
                                <w:sz w:val="24"/>
                              </w:rPr>
                              <w:t>Continuous</w:t>
                            </w:r>
                          </w:p>
                        </w:tc>
                        <w:tc>
                          <w:tcPr>
                            <w:tcW w:w="2559" w:type="dxa"/>
                            <w:tcBorders>
                              <w:top w:val="single" w:sz="6" w:space="0" w:color="000000"/>
                            </w:tcBorders>
                          </w:tcPr>
                          <w:p w14:paraId="6CD8E481" w14:textId="77777777" w:rsidR="007C5A61" w:rsidRDefault="00000000">
                            <w:pPr>
                              <w:pStyle w:val="TableParagraph"/>
                              <w:tabs>
                                <w:tab w:val="left" w:pos="1447"/>
                              </w:tabs>
                              <w:spacing w:before="8" w:line="271" w:lineRule="exact"/>
                              <w:ind w:left="314"/>
                              <w:rPr>
                                <w:sz w:val="24"/>
                              </w:rPr>
                            </w:pPr>
                            <w:r>
                              <w:rPr>
                                <w:spacing w:val="-2"/>
                                <w:sz w:val="24"/>
                              </w:rPr>
                              <w:t>Strong</w:t>
                            </w:r>
                            <w:r>
                              <w:rPr>
                                <w:sz w:val="24"/>
                              </w:rPr>
                              <w:tab/>
                            </w:r>
                            <w:r>
                              <w:rPr>
                                <w:spacing w:val="-2"/>
                                <w:sz w:val="24"/>
                              </w:rPr>
                              <w:t>predictor</w:t>
                            </w:r>
                          </w:p>
                        </w:tc>
                        <w:tc>
                          <w:tcPr>
                            <w:tcW w:w="447" w:type="dxa"/>
                            <w:tcBorders>
                              <w:top w:val="single" w:sz="6" w:space="0" w:color="000000"/>
                            </w:tcBorders>
                          </w:tcPr>
                          <w:p w14:paraId="57C320E6" w14:textId="77777777" w:rsidR="007C5A61" w:rsidRDefault="00000000">
                            <w:pPr>
                              <w:pStyle w:val="TableParagraph"/>
                              <w:spacing w:before="8" w:line="271" w:lineRule="exact"/>
                              <w:ind w:left="247"/>
                              <w:rPr>
                                <w:sz w:val="24"/>
                              </w:rPr>
                            </w:pPr>
                            <w:r>
                              <w:rPr>
                                <w:spacing w:val="-5"/>
                                <w:sz w:val="24"/>
                              </w:rPr>
                              <w:t>of</w:t>
                            </w:r>
                          </w:p>
                        </w:tc>
                      </w:tr>
                    </w:tbl>
                    <w:p w14:paraId="581B01E1" w14:textId="77777777" w:rsidR="007C5A61" w:rsidRDefault="007C5A61">
                      <w:pPr>
                        <w:pStyle w:val="BodyText"/>
                      </w:pPr>
                    </w:p>
                  </w:txbxContent>
                </v:textbox>
                <w10:wrap anchorx="page"/>
              </v:shape>
            </w:pict>
          </mc:Fallback>
        </mc:AlternateContent>
      </w:r>
      <w:r>
        <w:rPr>
          <w:b/>
        </w:rPr>
        <w:t>Table</w:t>
      </w:r>
      <w:r>
        <w:rPr>
          <w:b/>
          <w:spacing w:val="-15"/>
        </w:rPr>
        <w:t xml:space="preserve"> </w:t>
      </w:r>
      <w:r>
        <w:rPr>
          <w:b/>
        </w:rPr>
        <w:t>1.</w:t>
      </w:r>
      <w:r>
        <w:rPr>
          <w:b/>
          <w:spacing w:val="31"/>
        </w:rPr>
        <w:t xml:space="preserve"> </w:t>
      </w:r>
      <w:r>
        <w:t>Admission-Available</w:t>
      </w:r>
      <w:r>
        <w:rPr>
          <w:spacing w:val="-15"/>
        </w:rPr>
        <w:t xml:space="preserve"> </w:t>
      </w:r>
      <w:commentRangeStart w:id="28"/>
      <w:r>
        <w:t>Features</w:t>
      </w:r>
      <w:commentRangeEnd w:id="28"/>
      <w:r w:rsidR="00C831F9">
        <w:rPr>
          <w:rStyle w:val="CommentReference"/>
          <w:spacing w:val="-14"/>
          <w:sz w:val="24"/>
          <w:szCs w:val="24"/>
        </w:rPr>
        <w:commentReference w:id="28"/>
      </w:r>
      <w:r>
        <w:rPr>
          <w:spacing w:val="-14"/>
        </w:rPr>
        <w:t xml:space="preserve"> </w:t>
      </w:r>
      <w:r>
        <w:t>Extracted</w:t>
      </w:r>
      <w:r>
        <w:rPr>
          <w:spacing w:val="-15"/>
        </w:rPr>
        <w:t xml:space="preserve"> </w:t>
      </w:r>
      <w:r>
        <w:t>for</w:t>
      </w:r>
      <w:r>
        <w:rPr>
          <w:spacing w:val="-15"/>
        </w:rPr>
        <w:t xml:space="preserve"> </w:t>
      </w:r>
      <w:r>
        <w:t>Model</w:t>
      </w:r>
      <w:r>
        <w:rPr>
          <w:spacing w:val="-14"/>
        </w:rPr>
        <w:t xml:space="preserve"> </w:t>
      </w:r>
      <w:r>
        <w:t>Development</w:t>
      </w:r>
      <w:r>
        <w:rPr>
          <w:spacing w:val="-15"/>
        </w:rPr>
        <w:t xml:space="preserve"> </w:t>
      </w:r>
      <w:r>
        <w:rPr>
          <w:spacing w:val="-2"/>
        </w:rPr>
        <w:t>(N=29)</w:t>
      </w:r>
    </w:p>
    <w:p w14:paraId="4D5D2621" w14:textId="77777777" w:rsidR="007C5A61" w:rsidRDefault="007C5A61">
      <w:pPr>
        <w:pStyle w:val="BodyText"/>
        <w:rPr>
          <w:sz w:val="20"/>
        </w:rPr>
      </w:pPr>
    </w:p>
    <w:p w14:paraId="098CAF09" w14:textId="77777777" w:rsidR="007C5A61" w:rsidRDefault="007C5A61">
      <w:pPr>
        <w:pStyle w:val="BodyText"/>
        <w:spacing w:before="90"/>
        <w:rPr>
          <w:sz w:val="20"/>
        </w:rPr>
      </w:pPr>
    </w:p>
    <w:p w14:paraId="7523A716" w14:textId="77777777" w:rsidR="007C5A61" w:rsidRDefault="007C5A61">
      <w:pPr>
        <w:pStyle w:val="BodyText"/>
        <w:rPr>
          <w:sz w:val="20"/>
        </w:rPr>
        <w:sectPr w:rsidR="007C5A61">
          <w:pgSz w:w="11910" w:h="16840"/>
          <w:pgMar w:top="1160" w:right="0" w:bottom="1220" w:left="283" w:header="763" w:footer="1033" w:gutter="0"/>
          <w:cols w:space="720"/>
        </w:sectPr>
      </w:pPr>
    </w:p>
    <w:p w14:paraId="73CDE762" w14:textId="77777777" w:rsidR="007C5A61" w:rsidRDefault="007C5A61">
      <w:pPr>
        <w:pStyle w:val="BodyText"/>
      </w:pPr>
    </w:p>
    <w:p w14:paraId="3D328620" w14:textId="77777777" w:rsidR="007C5A61" w:rsidRDefault="007C5A61">
      <w:pPr>
        <w:pStyle w:val="BodyText"/>
        <w:spacing w:before="23"/>
      </w:pPr>
    </w:p>
    <w:p w14:paraId="56504647" w14:textId="77777777" w:rsidR="007C5A61" w:rsidRDefault="00000000">
      <w:pPr>
        <w:pStyle w:val="BodyText"/>
        <w:ind w:left="671"/>
      </w:pPr>
      <w:r>
        <w:t>Demographics</w:t>
      </w:r>
      <w:r>
        <w:rPr>
          <w:spacing w:val="-15"/>
        </w:rPr>
        <w:t xml:space="preserve"> </w:t>
      </w:r>
      <w:r>
        <w:rPr>
          <w:spacing w:val="-5"/>
        </w:rPr>
        <w:t>(7)</w:t>
      </w:r>
    </w:p>
    <w:p w14:paraId="60A4E4A9" w14:textId="77777777" w:rsidR="007C5A61" w:rsidRDefault="00000000">
      <w:pPr>
        <w:pStyle w:val="BodyText"/>
        <w:tabs>
          <w:tab w:val="left" w:pos="6504"/>
          <w:tab w:val="left" w:pos="7052"/>
        </w:tabs>
        <w:spacing w:before="126" w:line="208" w:lineRule="auto"/>
        <w:ind w:left="5331" w:right="906"/>
      </w:pPr>
      <w:r>
        <w:br w:type="column"/>
      </w:r>
      <w:r>
        <w:rPr>
          <w:spacing w:val="-2"/>
        </w:rPr>
        <w:t>admission</w:t>
      </w:r>
      <w:r>
        <w:tab/>
      </w:r>
      <w:r>
        <w:rPr>
          <w:spacing w:val="-4"/>
        </w:rPr>
        <w:t>and</w:t>
      </w:r>
      <w:r>
        <w:tab/>
      </w:r>
      <w:r>
        <w:rPr>
          <w:spacing w:val="-2"/>
        </w:rPr>
        <w:t xml:space="preserve">prolonged </w:t>
      </w:r>
      <w:r>
        <w:rPr>
          <w:spacing w:val="-4"/>
        </w:rPr>
        <w:t>stay</w:t>
      </w:r>
    </w:p>
    <w:p w14:paraId="30E5238D" w14:textId="77777777" w:rsidR="007C5A61" w:rsidRDefault="00000000">
      <w:pPr>
        <w:pStyle w:val="BodyText"/>
        <w:tabs>
          <w:tab w:val="left" w:pos="3824"/>
          <w:tab w:val="left" w:pos="5331"/>
        </w:tabs>
        <w:spacing w:line="208" w:lineRule="auto"/>
        <w:ind w:left="5331" w:right="906" w:hanging="4661"/>
      </w:pPr>
      <w:r>
        <w:rPr>
          <w:noProof/>
        </w:rPr>
        <mc:AlternateContent>
          <mc:Choice Requires="wps">
            <w:drawing>
              <wp:anchor distT="0" distB="0" distL="0" distR="0" simplePos="0" relativeHeight="486662656" behindDoc="1" locked="0" layoutInCell="1" allowOverlap="1" wp14:anchorId="49C884E9" wp14:editId="2C9FBD21">
                <wp:simplePos x="0" y="0"/>
                <wp:positionH relativeFrom="page">
                  <wp:posOffset>2737319</wp:posOffset>
                </wp:positionH>
                <wp:positionV relativeFrom="paragraph">
                  <wp:posOffset>120349</wp:posOffset>
                </wp:positionV>
                <wp:extent cx="4572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DFCD0D" id="Graphic 14" o:spid="_x0000_s1026" style="position:absolute;margin-left:215.55pt;margin-top:9.5pt;width:3.6pt;height:.1pt;z-index:-16653824;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" path="m,l45554,e" filled="f" strokeweight=".14039mm">
                <v:path arrowok="t"/>
                <w10:wrap anchorx="page"/>
              </v:shape>
            </w:pict>
          </mc:Fallback>
        </mc:AlternateContent>
      </w:r>
      <w:r>
        <w:t>gender male</w:t>
      </w:r>
      <w:r>
        <w:tab/>
      </w:r>
      <w:r>
        <w:rPr>
          <w:spacing w:val="-2"/>
        </w:rPr>
        <w:t>Binary</w:t>
      </w:r>
      <w:r>
        <w:tab/>
        <w:t>Gender</w:t>
      </w:r>
      <w:r>
        <w:rPr>
          <w:spacing w:val="80"/>
        </w:rPr>
        <w:t xml:space="preserve"> </w:t>
      </w:r>
      <w:r>
        <w:t>adjustment</w:t>
      </w:r>
      <w:r>
        <w:rPr>
          <w:spacing w:val="80"/>
        </w:rPr>
        <w:t xml:space="preserve"> </w:t>
      </w:r>
      <w:r>
        <w:t xml:space="preserve">(male </w:t>
      </w:r>
      <w:r>
        <w:rPr>
          <w:spacing w:val="-2"/>
        </w:rPr>
        <w:t>reference)</w:t>
      </w:r>
    </w:p>
    <w:p w14:paraId="6191B13C" w14:textId="77777777" w:rsidR="007C5A61" w:rsidRDefault="007C5A61">
      <w:pPr>
        <w:pStyle w:val="BodyText"/>
        <w:spacing w:line="208" w:lineRule="auto"/>
        <w:sectPr w:rsidR="007C5A61">
          <w:type w:val="continuous"/>
          <w:pgSz w:w="11910" w:h="16840"/>
          <w:pgMar w:top="400" w:right="0" w:bottom="1240" w:left="283" w:header="763" w:footer="1033" w:gutter="0"/>
          <w:cols w:num="2" w:space="720" w:equalWidth="0">
            <w:col w:w="2445" w:space="246"/>
            <w:col w:w="8936"/>
          </w:cols>
        </w:sectPr>
      </w:pPr>
    </w:p>
    <w:tbl>
      <w:tblPr>
        <w:tblW w:w="0" w:type="auto"/>
        <w:tblInd w:w="678" w:type="dxa"/>
        <w:tblLayout w:type="fixed"/>
        <w:tblCellMar>
          <w:left w:w="0" w:type="dxa"/>
          <w:right w:w="0" w:type="dxa"/>
        </w:tblCellMar>
        <w:tblLook w:val="01E0" w:firstRow="1" w:lastRow="1" w:firstColumn="1" w:lastColumn="1" w:noHBand="0" w:noVBand="0"/>
      </w:tblPr>
      <w:tblGrid>
        <w:gridCol w:w="5106"/>
        <w:gridCol w:w="2129"/>
        <w:gridCol w:w="2808"/>
      </w:tblGrid>
      <w:tr w:rsidR="007C5A61" w14:paraId="6801DCC6" w14:textId="77777777">
        <w:trPr>
          <w:trHeight w:val="263"/>
        </w:trPr>
        <w:tc>
          <w:tcPr>
            <w:tcW w:w="5106" w:type="dxa"/>
          </w:tcPr>
          <w:p w14:paraId="2D4942E9" w14:textId="77777777" w:rsidR="007C5A61" w:rsidRDefault="00000000">
            <w:pPr>
              <w:pStyle w:val="TableParagraph"/>
              <w:spacing w:line="234" w:lineRule="exact"/>
              <w:ind w:left="2691"/>
              <w:rPr>
                <w:sz w:val="24"/>
              </w:rPr>
            </w:pPr>
            <w:r>
              <w:rPr>
                <w:noProof/>
                <w:sz w:val="24"/>
              </w:rPr>
              <mc:AlternateContent>
                <mc:Choice Requires="wpg">
                  <w:drawing>
                    <wp:anchor distT="0" distB="0" distL="0" distR="0" simplePos="0" relativeHeight="486663168" behindDoc="1" locked="0" layoutInCell="1" allowOverlap="1" wp14:anchorId="072776B4" wp14:editId="10019775">
                      <wp:simplePos x="0" y="0"/>
                      <wp:positionH relativeFrom="column">
                        <wp:posOffset>1970913</wp:posOffset>
                      </wp:positionH>
                      <wp:positionV relativeFrom="paragraph">
                        <wp:posOffset>116565</wp:posOffset>
                      </wp:positionV>
                      <wp:extent cx="45720" cy="508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6" name="Graphic 16"/>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A197AFB" id="Group 15" o:spid="_x0000_s1026" style="position:absolute;margin-left:155.2pt;margin-top:9.2pt;width:3.6pt;height:.4pt;z-index:-16653312;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">
                      <v:shape id="Graphic 16"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" path="m,l45554,e" filled="f" strokeweight=".14039mm">
                        <v:path arrowok="t"/>
                      </v:shape>
                    </v:group>
                  </w:pict>
                </mc:Fallback>
              </mc:AlternateContent>
            </w:r>
            <w:r>
              <w:rPr>
                <w:sz w:val="24"/>
              </w:rPr>
              <w:t>race</w:t>
            </w:r>
            <w:r>
              <w:rPr>
                <w:spacing w:val="22"/>
                <w:sz w:val="24"/>
              </w:rPr>
              <w:t xml:space="preserve"> </w:t>
            </w:r>
            <w:r>
              <w:rPr>
                <w:spacing w:val="-2"/>
                <w:sz w:val="24"/>
              </w:rPr>
              <w:t>black</w:t>
            </w:r>
          </w:p>
        </w:tc>
        <w:tc>
          <w:tcPr>
            <w:tcW w:w="2129" w:type="dxa"/>
          </w:tcPr>
          <w:p w14:paraId="6E989EA3" w14:textId="77777777" w:rsidR="007C5A61" w:rsidRDefault="00000000">
            <w:pPr>
              <w:pStyle w:val="TableParagraph"/>
              <w:spacing w:line="234" w:lineRule="exact"/>
              <w:jc w:val="center"/>
              <w:rPr>
                <w:sz w:val="24"/>
              </w:rPr>
            </w:pPr>
            <w:r>
              <w:rPr>
                <w:spacing w:val="-2"/>
                <w:sz w:val="24"/>
              </w:rPr>
              <w:t>Binary</w:t>
            </w:r>
          </w:p>
        </w:tc>
        <w:tc>
          <w:tcPr>
            <w:tcW w:w="2808" w:type="dxa"/>
          </w:tcPr>
          <w:p w14:paraId="700AC3AE" w14:textId="77777777" w:rsidR="007C5A61" w:rsidRDefault="00000000">
            <w:pPr>
              <w:pStyle w:val="TableParagraph"/>
              <w:spacing w:line="234" w:lineRule="exact"/>
              <w:ind w:left="116"/>
              <w:rPr>
                <w:sz w:val="24"/>
              </w:rPr>
            </w:pPr>
            <w:r>
              <w:rPr>
                <w:sz w:val="24"/>
              </w:rPr>
              <w:t>Fairness</w:t>
            </w:r>
            <w:r>
              <w:rPr>
                <w:spacing w:val="-13"/>
                <w:sz w:val="24"/>
              </w:rPr>
              <w:t xml:space="preserve"> </w:t>
            </w:r>
            <w:r>
              <w:rPr>
                <w:spacing w:val="-2"/>
                <w:sz w:val="24"/>
              </w:rPr>
              <w:t>analysis</w:t>
            </w:r>
          </w:p>
        </w:tc>
      </w:tr>
      <w:tr w:rsidR="007C5A61" w14:paraId="0E68885C" w14:textId="77777777">
        <w:trPr>
          <w:trHeight w:val="239"/>
        </w:trPr>
        <w:tc>
          <w:tcPr>
            <w:tcW w:w="5106" w:type="dxa"/>
          </w:tcPr>
          <w:p w14:paraId="2A7F8DCB" w14:textId="77777777" w:rsidR="007C5A61" w:rsidRDefault="00000000">
            <w:pPr>
              <w:pStyle w:val="TableParagraph"/>
              <w:spacing w:line="210" w:lineRule="exact"/>
              <w:ind w:left="2691"/>
              <w:rPr>
                <w:sz w:val="24"/>
              </w:rPr>
            </w:pPr>
            <w:r>
              <w:rPr>
                <w:noProof/>
                <w:sz w:val="24"/>
              </w:rPr>
              <mc:AlternateContent>
                <mc:Choice Requires="wpg">
                  <w:drawing>
                    <wp:anchor distT="0" distB="0" distL="0" distR="0" simplePos="0" relativeHeight="486663680" behindDoc="1" locked="0" layoutInCell="1" allowOverlap="1" wp14:anchorId="281C2298" wp14:editId="5A67F8CF">
                      <wp:simplePos x="0" y="0"/>
                      <wp:positionH relativeFrom="column">
                        <wp:posOffset>1970913</wp:posOffset>
                      </wp:positionH>
                      <wp:positionV relativeFrom="paragraph">
                        <wp:posOffset>101001</wp:posOffset>
                      </wp:positionV>
                      <wp:extent cx="45720" cy="508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8" name="Graphic 18"/>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27A27CC" id="Group 17" o:spid="_x0000_s1026" style="position:absolute;margin-left:155.2pt;margin-top:7.95pt;width:3.6pt;height:.4pt;z-index:-16652800;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">
                      <v:shape id="Graphic 18"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" path="m,l45554,e" filled="f" strokeweight=".14039mm">
                        <v:path arrowok="t"/>
                      </v:shape>
                    </v:group>
                  </w:pict>
                </mc:Fallback>
              </mc:AlternateContent>
            </w:r>
            <w:r>
              <w:rPr>
                <w:sz w:val="24"/>
              </w:rPr>
              <w:t>race</w:t>
            </w:r>
            <w:r>
              <w:rPr>
                <w:spacing w:val="22"/>
                <w:sz w:val="24"/>
              </w:rPr>
              <w:t xml:space="preserve"> </w:t>
            </w:r>
            <w:r>
              <w:rPr>
                <w:spacing w:val="-2"/>
                <w:sz w:val="24"/>
              </w:rPr>
              <w:t>white</w:t>
            </w:r>
          </w:p>
        </w:tc>
        <w:tc>
          <w:tcPr>
            <w:tcW w:w="2129" w:type="dxa"/>
          </w:tcPr>
          <w:p w14:paraId="7A6F73DE" w14:textId="77777777" w:rsidR="007C5A61" w:rsidRDefault="00000000">
            <w:pPr>
              <w:pStyle w:val="TableParagraph"/>
              <w:spacing w:line="210" w:lineRule="exact"/>
              <w:jc w:val="center"/>
              <w:rPr>
                <w:sz w:val="24"/>
              </w:rPr>
            </w:pPr>
            <w:r>
              <w:rPr>
                <w:spacing w:val="-2"/>
                <w:sz w:val="24"/>
              </w:rPr>
              <w:t>Binary</w:t>
            </w:r>
          </w:p>
        </w:tc>
        <w:tc>
          <w:tcPr>
            <w:tcW w:w="2808" w:type="dxa"/>
          </w:tcPr>
          <w:p w14:paraId="20BD04A9" w14:textId="77777777" w:rsidR="007C5A61" w:rsidRDefault="00000000">
            <w:pPr>
              <w:pStyle w:val="TableParagraph"/>
              <w:spacing w:line="210" w:lineRule="exact"/>
              <w:ind w:left="116"/>
              <w:rPr>
                <w:sz w:val="24"/>
              </w:rPr>
            </w:pPr>
            <w:r>
              <w:rPr>
                <w:sz w:val="24"/>
              </w:rPr>
              <w:t>Fairness</w:t>
            </w:r>
            <w:r>
              <w:rPr>
                <w:spacing w:val="-13"/>
                <w:sz w:val="24"/>
              </w:rPr>
              <w:t xml:space="preserve"> </w:t>
            </w:r>
            <w:r>
              <w:rPr>
                <w:spacing w:val="-2"/>
                <w:sz w:val="24"/>
              </w:rPr>
              <w:t>analysis</w:t>
            </w:r>
          </w:p>
        </w:tc>
      </w:tr>
      <w:tr w:rsidR="007C5A61" w14:paraId="4987C62D" w14:textId="77777777">
        <w:trPr>
          <w:trHeight w:val="239"/>
        </w:trPr>
        <w:tc>
          <w:tcPr>
            <w:tcW w:w="5106" w:type="dxa"/>
          </w:tcPr>
          <w:p w14:paraId="5B43F767" w14:textId="77777777" w:rsidR="007C5A61" w:rsidRDefault="00000000">
            <w:pPr>
              <w:pStyle w:val="TableParagraph"/>
              <w:spacing w:line="210" w:lineRule="exact"/>
              <w:ind w:left="2691"/>
              <w:rPr>
                <w:sz w:val="24"/>
              </w:rPr>
            </w:pPr>
            <w:r>
              <w:rPr>
                <w:spacing w:val="-2"/>
                <w:sz w:val="24"/>
              </w:rPr>
              <w:t>hispanic</w:t>
            </w:r>
          </w:p>
        </w:tc>
        <w:tc>
          <w:tcPr>
            <w:tcW w:w="2129" w:type="dxa"/>
          </w:tcPr>
          <w:p w14:paraId="59771D48" w14:textId="77777777" w:rsidR="007C5A61" w:rsidRDefault="00000000">
            <w:pPr>
              <w:pStyle w:val="TableParagraph"/>
              <w:spacing w:line="210" w:lineRule="exact"/>
              <w:jc w:val="center"/>
              <w:rPr>
                <w:sz w:val="24"/>
              </w:rPr>
            </w:pPr>
            <w:r>
              <w:rPr>
                <w:spacing w:val="-2"/>
                <w:sz w:val="24"/>
              </w:rPr>
              <w:t>Binary</w:t>
            </w:r>
          </w:p>
        </w:tc>
        <w:tc>
          <w:tcPr>
            <w:tcW w:w="2808" w:type="dxa"/>
          </w:tcPr>
          <w:p w14:paraId="49AB3E74" w14:textId="77777777" w:rsidR="007C5A61" w:rsidRDefault="00000000">
            <w:pPr>
              <w:pStyle w:val="TableParagraph"/>
              <w:spacing w:line="210" w:lineRule="exact"/>
              <w:ind w:left="116"/>
              <w:rPr>
                <w:sz w:val="24"/>
              </w:rPr>
            </w:pPr>
            <w:r>
              <w:rPr>
                <w:sz w:val="24"/>
              </w:rPr>
              <w:t>Fairness</w:t>
            </w:r>
            <w:r>
              <w:rPr>
                <w:spacing w:val="-13"/>
                <w:sz w:val="24"/>
              </w:rPr>
              <w:t xml:space="preserve"> </w:t>
            </w:r>
            <w:r>
              <w:rPr>
                <w:spacing w:val="-2"/>
                <w:sz w:val="24"/>
              </w:rPr>
              <w:t>analysis</w:t>
            </w:r>
          </w:p>
        </w:tc>
      </w:tr>
      <w:tr w:rsidR="007C5A61" w14:paraId="7F47A626" w14:textId="77777777">
        <w:trPr>
          <w:trHeight w:val="239"/>
        </w:trPr>
        <w:tc>
          <w:tcPr>
            <w:tcW w:w="5106" w:type="dxa"/>
          </w:tcPr>
          <w:p w14:paraId="78CA849C" w14:textId="77777777" w:rsidR="007C5A61" w:rsidRDefault="00000000">
            <w:pPr>
              <w:pStyle w:val="TableParagraph"/>
              <w:spacing w:line="210" w:lineRule="exact"/>
              <w:ind w:left="2691"/>
              <w:rPr>
                <w:sz w:val="24"/>
              </w:rPr>
            </w:pPr>
            <w:r>
              <w:rPr>
                <w:noProof/>
                <w:sz w:val="24"/>
              </w:rPr>
              <mc:AlternateContent>
                <mc:Choice Requires="wpg">
                  <w:drawing>
                    <wp:anchor distT="0" distB="0" distL="0" distR="0" simplePos="0" relativeHeight="486664192" behindDoc="1" locked="0" layoutInCell="1" allowOverlap="1" wp14:anchorId="61C10400" wp14:editId="44C355EE">
                      <wp:simplePos x="0" y="0"/>
                      <wp:positionH relativeFrom="column">
                        <wp:posOffset>2299931</wp:posOffset>
                      </wp:positionH>
                      <wp:positionV relativeFrom="paragraph">
                        <wp:posOffset>100995</wp:posOffset>
                      </wp:positionV>
                      <wp:extent cx="45720" cy="508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20" name="Graphic 20"/>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4C8E445" id="Group 19" o:spid="_x0000_s1026" style="position:absolute;margin-left:181.1pt;margin-top:7.95pt;width:3.6pt;height:.4pt;z-index:-16652288;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">
                      <v:shape id="Graphic 20"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" path="m,l45554,e" filled="f" strokeweight=".14039mm">
                        <v:path arrowok="t"/>
                      </v:shape>
                    </v:group>
                  </w:pict>
                </mc:Fallback>
              </mc:AlternateContent>
            </w:r>
            <w:r>
              <w:rPr>
                <w:sz w:val="24"/>
              </w:rPr>
              <w:t>insurance</w:t>
            </w:r>
            <w:r>
              <w:rPr>
                <w:spacing w:val="16"/>
                <w:sz w:val="24"/>
              </w:rPr>
              <w:t xml:space="preserve"> </w:t>
            </w:r>
            <w:r>
              <w:rPr>
                <w:spacing w:val="-2"/>
                <w:sz w:val="24"/>
              </w:rPr>
              <w:t>medicaid</w:t>
            </w:r>
          </w:p>
        </w:tc>
        <w:tc>
          <w:tcPr>
            <w:tcW w:w="2129" w:type="dxa"/>
          </w:tcPr>
          <w:p w14:paraId="0C4E53D4" w14:textId="77777777" w:rsidR="007C5A61" w:rsidRDefault="00000000">
            <w:pPr>
              <w:pStyle w:val="TableParagraph"/>
              <w:spacing w:line="210" w:lineRule="exact"/>
              <w:jc w:val="center"/>
              <w:rPr>
                <w:sz w:val="24"/>
              </w:rPr>
            </w:pPr>
            <w:r>
              <w:rPr>
                <w:spacing w:val="-2"/>
                <w:sz w:val="24"/>
              </w:rPr>
              <w:t>Binary</w:t>
            </w:r>
          </w:p>
        </w:tc>
        <w:tc>
          <w:tcPr>
            <w:tcW w:w="2808" w:type="dxa"/>
          </w:tcPr>
          <w:p w14:paraId="33F2A8EF" w14:textId="77777777" w:rsidR="007C5A61" w:rsidRDefault="00000000">
            <w:pPr>
              <w:pStyle w:val="TableParagraph"/>
              <w:spacing w:line="210" w:lineRule="exact"/>
              <w:ind w:left="116"/>
              <w:rPr>
                <w:sz w:val="24"/>
              </w:rPr>
            </w:pPr>
            <w:r>
              <w:rPr>
                <w:sz w:val="24"/>
              </w:rPr>
              <w:t>Socioeconomic</w:t>
            </w:r>
            <w:r>
              <w:rPr>
                <w:spacing w:val="-15"/>
                <w:sz w:val="24"/>
              </w:rPr>
              <w:t xml:space="preserve"> </w:t>
            </w:r>
            <w:r>
              <w:rPr>
                <w:sz w:val="24"/>
              </w:rPr>
              <w:t>status</w:t>
            </w:r>
            <w:r>
              <w:rPr>
                <w:spacing w:val="-14"/>
                <w:sz w:val="24"/>
              </w:rPr>
              <w:t xml:space="preserve"> </w:t>
            </w:r>
            <w:r>
              <w:rPr>
                <w:spacing w:val="-2"/>
                <w:sz w:val="24"/>
              </w:rPr>
              <w:t>proxy</w:t>
            </w:r>
          </w:p>
        </w:tc>
      </w:tr>
      <w:tr w:rsidR="007C5A61" w14:paraId="185C5CA1" w14:textId="77777777">
        <w:trPr>
          <w:trHeight w:val="307"/>
        </w:trPr>
        <w:tc>
          <w:tcPr>
            <w:tcW w:w="5106" w:type="dxa"/>
            <w:tcBorders>
              <w:bottom w:val="single" w:sz="6" w:space="0" w:color="000000"/>
            </w:tcBorders>
          </w:tcPr>
          <w:p w14:paraId="7ABDEB06" w14:textId="77777777" w:rsidR="007C5A61" w:rsidRDefault="00000000">
            <w:pPr>
              <w:pStyle w:val="TableParagraph"/>
              <w:ind w:left="2691"/>
              <w:rPr>
                <w:sz w:val="24"/>
              </w:rPr>
            </w:pPr>
            <w:r>
              <w:rPr>
                <w:noProof/>
                <w:sz w:val="24"/>
              </w:rPr>
              <mc:AlternateContent>
                <mc:Choice Requires="wpg">
                  <w:drawing>
                    <wp:anchor distT="0" distB="0" distL="0" distR="0" simplePos="0" relativeHeight="486664704" behindDoc="1" locked="0" layoutInCell="1" allowOverlap="1" wp14:anchorId="14C474D0" wp14:editId="4FC211E0">
                      <wp:simplePos x="0" y="0"/>
                      <wp:positionH relativeFrom="column">
                        <wp:posOffset>2299931</wp:posOffset>
                      </wp:positionH>
                      <wp:positionV relativeFrom="paragraph">
                        <wp:posOffset>100988</wp:posOffset>
                      </wp:positionV>
                      <wp:extent cx="45720" cy="508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22" name="Graphic 22"/>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2917611" id="Group 21" o:spid="_x0000_s1026" style="position:absolute;margin-left:181.1pt;margin-top:7.95pt;width:3.6pt;height:.4pt;z-index:-16651776;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">
                      <v:shape id="Graphic 22"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" path="m,l45554,e" filled="f" strokeweight=".14039mm">
                        <v:path arrowok="t"/>
                      </v:shape>
                    </v:group>
                  </w:pict>
                </mc:Fallback>
              </mc:AlternateContent>
            </w:r>
            <w:r>
              <w:rPr>
                <w:sz w:val="24"/>
              </w:rPr>
              <w:t>insurance</w:t>
            </w:r>
            <w:r>
              <w:rPr>
                <w:spacing w:val="16"/>
                <w:sz w:val="24"/>
              </w:rPr>
              <w:t xml:space="preserve"> </w:t>
            </w:r>
            <w:r>
              <w:rPr>
                <w:spacing w:val="-2"/>
                <w:sz w:val="24"/>
              </w:rPr>
              <w:t>medicare</w:t>
            </w:r>
          </w:p>
        </w:tc>
        <w:tc>
          <w:tcPr>
            <w:tcW w:w="2129" w:type="dxa"/>
            <w:tcBorders>
              <w:bottom w:val="single" w:sz="6" w:space="0" w:color="000000"/>
            </w:tcBorders>
          </w:tcPr>
          <w:p w14:paraId="62EE42AF" w14:textId="77777777" w:rsidR="007C5A61" w:rsidRDefault="00000000">
            <w:pPr>
              <w:pStyle w:val="TableParagraph"/>
              <w:jc w:val="center"/>
              <w:rPr>
                <w:sz w:val="24"/>
              </w:rPr>
            </w:pPr>
            <w:r>
              <w:rPr>
                <w:spacing w:val="-2"/>
                <w:sz w:val="24"/>
              </w:rPr>
              <w:t>Binary</w:t>
            </w:r>
          </w:p>
        </w:tc>
        <w:tc>
          <w:tcPr>
            <w:tcW w:w="2808" w:type="dxa"/>
            <w:tcBorders>
              <w:bottom w:val="single" w:sz="6" w:space="0" w:color="000000"/>
            </w:tcBorders>
          </w:tcPr>
          <w:p w14:paraId="69811700" w14:textId="77777777" w:rsidR="007C5A61" w:rsidRDefault="00000000">
            <w:pPr>
              <w:pStyle w:val="TableParagraph"/>
              <w:ind w:left="116"/>
              <w:rPr>
                <w:sz w:val="24"/>
              </w:rPr>
            </w:pPr>
            <w:r>
              <w:rPr>
                <w:sz w:val="24"/>
              </w:rPr>
              <w:t>Age/</w:t>
            </w:r>
            <w:r>
              <w:rPr>
                <w:spacing w:val="-8"/>
                <w:sz w:val="24"/>
              </w:rPr>
              <w:t xml:space="preserve"> </w:t>
            </w:r>
            <w:r>
              <w:rPr>
                <w:sz w:val="24"/>
              </w:rPr>
              <w:t>disability</w:t>
            </w:r>
            <w:r>
              <w:rPr>
                <w:spacing w:val="-8"/>
                <w:sz w:val="24"/>
              </w:rPr>
              <w:t xml:space="preserve"> </w:t>
            </w:r>
            <w:r>
              <w:rPr>
                <w:spacing w:val="-2"/>
                <w:sz w:val="24"/>
              </w:rPr>
              <w:t>proxy</w:t>
            </w:r>
          </w:p>
        </w:tc>
      </w:tr>
      <w:tr w:rsidR="007C5A61" w14:paraId="0ADCAC2A" w14:textId="77777777">
        <w:trPr>
          <w:trHeight w:val="275"/>
        </w:trPr>
        <w:tc>
          <w:tcPr>
            <w:tcW w:w="5106" w:type="dxa"/>
            <w:tcBorders>
              <w:top w:val="single" w:sz="6" w:space="0" w:color="000000"/>
            </w:tcBorders>
          </w:tcPr>
          <w:p w14:paraId="2A5A491B" w14:textId="77777777" w:rsidR="007C5A61" w:rsidRDefault="00000000">
            <w:pPr>
              <w:pStyle w:val="TableParagraph"/>
              <w:spacing w:line="246" w:lineRule="exact"/>
              <w:ind w:left="2691"/>
              <w:rPr>
                <w:sz w:val="24"/>
              </w:rPr>
            </w:pPr>
            <w:r>
              <w:rPr>
                <w:noProof/>
                <w:sz w:val="24"/>
              </w:rPr>
              <mc:AlternateContent>
                <mc:Choice Requires="wpg">
                  <w:drawing>
                    <wp:anchor distT="0" distB="0" distL="0" distR="0" simplePos="0" relativeHeight="486665216" behindDoc="1" locked="0" layoutInCell="1" allowOverlap="1" wp14:anchorId="63348EB2" wp14:editId="72533813">
                      <wp:simplePos x="0" y="0"/>
                      <wp:positionH relativeFrom="column">
                        <wp:posOffset>2109089</wp:posOffset>
                      </wp:positionH>
                      <wp:positionV relativeFrom="paragraph">
                        <wp:posOffset>123999</wp:posOffset>
                      </wp:positionV>
                      <wp:extent cx="45720" cy="508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24" name="Graphic 24"/>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1A9C88D" id="Group 23" o:spid="_x0000_s1026" style="position:absolute;margin-left:166.05pt;margin-top:9.75pt;width:3.6pt;height:.4pt;z-index:-16651264;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">
                      <v:shape id="Graphic 24"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" path="m,l45554,e" filled="f" strokeweight=".14039mm">
                        <v:path arrowok="t"/>
                      </v:shape>
                    </v:group>
                  </w:pict>
                </mc:Fallback>
              </mc:AlternateContent>
            </w:r>
            <w:r>
              <w:rPr>
                <w:sz w:val="24"/>
              </w:rPr>
              <w:t>Triage</w:t>
            </w:r>
            <w:r>
              <w:rPr>
                <w:spacing w:val="10"/>
                <w:sz w:val="24"/>
              </w:rPr>
              <w:t xml:space="preserve"> </w:t>
            </w:r>
            <w:r>
              <w:rPr>
                <w:spacing w:val="-5"/>
                <w:sz w:val="24"/>
              </w:rPr>
              <w:t>HR</w:t>
            </w:r>
          </w:p>
        </w:tc>
        <w:tc>
          <w:tcPr>
            <w:tcW w:w="2129" w:type="dxa"/>
            <w:tcBorders>
              <w:top w:val="single" w:sz="6" w:space="0" w:color="000000"/>
            </w:tcBorders>
          </w:tcPr>
          <w:p w14:paraId="64B3689F" w14:textId="77777777" w:rsidR="007C5A61" w:rsidRDefault="00000000">
            <w:pPr>
              <w:pStyle w:val="TableParagraph"/>
              <w:spacing w:line="246" w:lineRule="exact"/>
              <w:jc w:val="center"/>
              <w:rPr>
                <w:sz w:val="24"/>
              </w:rPr>
            </w:pPr>
            <w:r>
              <w:rPr>
                <w:spacing w:val="-2"/>
                <w:sz w:val="24"/>
              </w:rPr>
              <w:t>Continuous</w:t>
            </w:r>
          </w:p>
        </w:tc>
        <w:tc>
          <w:tcPr>
            <w:tcW w:w="2808" w:type="dxa"/>
            <w:tcBorders>
              <w:top w:val="single" w:sz="6" w:space="0" w:color="000000"/>
            </w:tcBorders>
          </w:tcPr>
          <w:p w14:paraId="51C19778" w14:textId="77777777" w:rsidR="007C5A61" w:rsidRDefault="00000000">
            <w:pPr>
              <w:pStyle w:val="TableParagraph"/>
              <w:spacing w:line="246" w:lineRule="exact"/>
              <w:ind w:left="116"/>
              <w:rPr>
                <w:sz w:val="24"/>
              </w:rPr>
            </w:pPr>
            <w:r>
              <w:rPr>
                <w:spacing w:val="-2"/>
                <w:sz w:val="24"/>
              </w:rPr>
              <w:t>Hemodynamic</w:t>
            </w:r>
            <w:r>
              <w:rPr>
                <w:spacing w:val="6"/>
                <w:sz w:val="24"/>
              </w:rPr>
              <w:t xml:space="preserve"> </w:t>
            </w:r>
            <w:r>
              <w:rPr>
                <w:spacing w:val="-2"/>
                <w:sz w:val="24"/>
              </w:rPr>
              <w:t>status</w:t>
            </w:r>
          </w:p>
        </w:tc>
      </w:tr>
      <w:tr w:rsidR="007C5A61" w14:paraId="7D0D0E48" w14:textId="77777777">
        <w:trPr>
          <w:trHeight w:val="239"/>
        </w:trPr>
        <w:tc>
          <w:tcPr>
            <w:tcW w:w="5106" w:type="dxa"/>
          </w:tcPr>
          <w:p w14:paraId="4EC58B5E" w14:textId="77777777" w:rsidR="007C5A61" w:rsidRDefault="00000000">
            <w:pPr>
              <w:pStyle w:val="TableParagraph"/>
              <w:spacing w:line="210" w:lineRule="exact"/>
              <w:ind w:left="2691"/>
              <w:rPr>
                <w:sz w:val="24"/>
              </w:rPr>
            </w:pPr>
            <w:r>
              <w:rPr>
                <w:noProof/>
                <w:sz w:val="24"/>
              </w:rPr>
              <mc:AlternateContent>
                <mc:Choice Requires="wpg">
                  <w:drawing>
                    <wp:anchor distT="0" distB="0" distL="0" distR="0" simplePos="0" relativeHeight="486665728" behindDoc="1" locked="0" layoutInCell="1" allowOverlap="1" wp14:anchorId="7D9B22F1" wp14:editId="43986313">
                      <wp:simplePos x="0" y="0"/>
                      <wp:positionH relativeFrom="column">
                        <wp:posOffset>2109089</wp:posOffset>
                      </wp:positionH>
                      <wp:positionV relativeFrom="paragraph">
                        <wp:posOffset>101001</wp:posOffset>
                      </wp:positionV>
                      <wp:extent cx="45720" cy="5080"/>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26" name="Graphic 26"/>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155CA7A" id="Group 25" o:spid="_x0000_s1026" style="position:absolute;margin-left:166.05pt;margin-top:7.95pt;width:3.6pt;height:.4pt;z-index:-16650752;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">
                      <v:shape id="Graphic 26"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" path="m,l45554,e" filled="f" strokeweight=".14039mm">
                        <v:path arrowok="t"/>
                      </v:shape>
                    </v:group>
                  </w:pict>
                </mc:Fallback>
              </mc:AlternateContent>
            </w:r>
            <w:r>
              <w:rPr>
                <w:sz w:val="24"/>
              </w:rPr>
              <w:t>Triage</w:t>
            </w:r>
            <w:r>
              <w:rPr>
                <w:spacing w:val="10"/>
                <w:sz w:val="24"/>
              </w:rPr>
              <w:t xml:space="preserve"> </w:t>
            </w:r>
            <w:r>
              <w:rPr>
                <w:spacing w:val="-5"/>
                <w:sz w:val="24"/>
              </w:rPr>
              <w:t>SBP</w:t>
            </w:r>
          </w:p>
        </w:tc>
        <w:tc>
          <w:tcPr>
            <w:tcW w:w="2129" w:type="dxa"/>
          </w:tcPr>
          <w:p w14:paraId="0B807343" w14:textId="77777777" w:rsidR="007C5A61" w:rsidRDefault="00000000">
            <w:pPr>
              <w:pStyle w:val="TableParagraph"/>
              <w:spacing w:line="210" w:lineRule="exact"/>
              <w:jc w:val="center"/>
              <w:rPr>
                <w:sz w:val="24"/>
              </w:rPr>
            </w:pPr>
            <w:r>
              <w:rPr>
                <w:spacing w:val="-2"/>
                <w:sz w:val="24"/>
              </w:rPr>
              <w:t>Continuous</w:t>
            </w:r>
          </w:p>
        </w:tc>
        <w:tc>
          <w:tcPr>
            <w:tcW w:w="2808" w:type="dxa"/>
          </w:tcPr>
          <w:p w14:paraId="59D28A36" w14:textId="77777777" w:rsidR="007C5A61" w:rsidRDefault="00000000">
            <w:pPr>
              <w:pStyle w:val="TableParagraph"/>
              <w:spacing w:line="210" w:lineRule="exact"/>
              <w:ind w:left="116"/>
              <w:rPr>
                <w:sz w:val="24"/>
              </w:rPr>
            </w:pPr>
            <w:r>
              <w:rPr>
                <w:spacing w:val="-2"/>
                <w:sz w:val="24"/>
              </w:rPr>
              <w:t>Hemodynamic</w:t>
            </w:r>
            <w:r>
              <w:rPr>
                <w:spacing w:val="6"/>
                <w:sz w:val="24"/>
              </w:rPr>
              <w:t xml:space="preserve"> </w:t>
            </w:r>
            <w:r>
              <w:rPr>
                <w:spacing w:val="-2"/>
                <w:sz w:val="24"/>
              </w:rPr>
              <w:t>status</w:t>
            </w:r>
          </w:p>
        </w:tc>
      </w:tr>
      <w:tr w:rsidR="007C5A61" w14:paraId="40E48185" w14:textId="77777777">
        <w:trPr>
          <w:trHeight w:val="239"/>
        </w:trPr>
        <w:tc>
          <w:tcPr>
            <w:tcW w:w="5106" w:type="dxa"/>
          </w:tcPr>
          <w:p w14:paraId="78E9EA19" w14:textId="77777777" w:rsidR="007C5A61" w:rsidRDefault="00000000">
            <w:pPr>
              <w:pStyle w:val="TableParagraph"/>
              <w:spacing w:line="210" w:lineRule="exact"/>
              <w:ind w:left="2691"/>
              <w:rPr>
                <w:sz w:val="24"/>
              </w:rPr>
            </w:pPr>
            <w:r>
              <w:rPr>
                <w:noProof/>
                <w:sz w:val="24"/>
              </w:rPr>
              <mc:AlternateContent>
                <mc:Choice Requires="wpg">
                  <w:drawing>
                    <wp:anchor distT="0" distB="0" distL="0" distR="0" simplePos="0" relativeHeight="486666240" behindDoc="1" locked="0" layoutInCell="1" allowOverlap="1" wp14:anchorId="481D9C8E" wp14:editId="330BC675">
                      <wp:simplePos x="0" y="0"/>
                      <wp:positionH relativeFrom="column">
                        <wp:posOffset>2109089</wp:posOffset>
                      </wp:positionH>
                      <wp:positionV relativeFrom="paragraph">
                        <wp:posOffset>101001</wp:posOffset>
                      </wp:positionV>
                      <wp:extent cx="45720" cy="508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28" name="Graphic 28"/>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0708164" id="Group 27" o:spid="_x0000_s1026" style="position:absolute;margin-left:166.05pt;margin-top:7.95pt;width:3.6pt;height:.4pt;z-index:-16650240;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">
                      <v:shape id="Graphic 28"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" path="m,l45554,e" filled="f" strokeweight=".14039mm">
                        <v:path arrowok="t"/>
                      </v:shape>
                    </v:group>
                  </w:pict>
                </mc:Fallback>
              </mc:AlternateContent>
            </w:r>
            <w:r>
              <w:rPr>
                <w:sz w:val="24"/>
              </w:rPr>
              <w:t>Triage</w:t>
            </w:r>
            <w:r>
              <w:rPr>
                <w:spacing w:val="10"/>
                <w:sz w:val="24"/>
              </w:rPr>
              <w:t xml:space="preserve"> </w:t>
            </w:r>
            <w:r>
              <w:rPr>
                <w:spacing w:val="-5"/>
                <w:sz w:val="24"/>
              </w:rPr>
              <w:t>DBP</w:t>
            </w:r>
          </w:p>
        </w:tc>
        <w:tc>
          <w:tcPr>
            <w:tcW w:w="2129" w:type="dxa"/>
          </w:tcPr>
          <w:p w14:paraId="40C6AA5B" w14:textId="77777777" w:rsidR="007C5A61" w:rsidRDefault="00000000">
            <w:pPr>
              <w:pStyle w:val="TableParagraph"/>
              <w:spacing w:line="210" w:lineRule="exact"/>
              <w:jc w:val="center"/>
              <w:rPr>
                <w:sz w:val="24"/>
              </w:rPr>
            </w:pPr>
            <w:r>
              <w:rPr>
                <w:spacing w:val="-2"/>
                <w:sz w:val="24"/>
              </w:rPr>
              <w:t>Continuous</w:t>
            </w:r>
          </w:p>
        </w:tc>
        <w:tc>
          <w:tcPr>
            <w:tcW w:w="2808" w:type="dxa"/>
          </w:tcPr>
          <w:p w14:paraId="208246D8" w14:textId="77777777" w:rsidR="007C5A61" w:rsidRDefault="00000000">
            <w:pPr>
              <w:pStyle w:val="TableParagraph"/>
              <w:spacing w:line="210" w:lineRule="exact"/>
              <w:ind w:left="116"/>
              <w:rPr>
                <w:sz w:val="24"/>
              </w:rPr>
            </w:pPr>
            <w:r>
              <w:rPr>
                <w:spacing w:val="-2"/>
                <w:sz w:val="24"/>
              </w:rPr>
              <w:t>Hemodynamic</w:t>
            </w:r>
            <w:r>
              <w:rPr>
                <w:spacing w:val="6"/>
                <w:sz w:val="24"/>
              </w:rPr>
              <w:t xml:space="preserve"> </w:t>
            </w:r>
            <w:r>
              <w:rPr>
                <w:spacing w:val="-2"/>
                <w:sz w:val="24"/>
              </w:rPr>
              <w:t>status</w:t>
            </w:r>
          </w:p>
        </w:tc>
      </w:tr>
      <w:tr w:rsidR="007C5A61" w14:paraId="3CCCCC04" w14:textId="77777777">
        <w:trPr>
          <w:trHeight w:val="239"/>
        </w:trPr>
        <w:tc>
          <w:tcPr>
            <w:tcW w:w="5106" w:type="dxa"/>
          </w:tcPr>
          <w:p w14:paraId="194995DF" w14:textId="77777777" w:rsidR="007C5A61" w:rsidRDefault="00000000">
            <w:pPr>
              <w:pStyle w:val="TableParagraph"/>
              <w:tabs>
                <w:tab w:val="left" w:pos="2691"/>
              </w:tabs>
              <w:spacing w:line="210" w:lineRule="exact"/>
              <w:rPr>
                <w:sz w:val="24"/>
              </w:rPr>
            </w:pPr>
            <w:r>
              <w:rPr>
                <w:noProof/>
                <w:sz w:val="24"/>
              </w:rPr>
              <mc:AlternateContent>
                <mc:Choice Requires="wpg">
                  <w:drawing>
                    <wp:anchor distT="0" distB="0" distL="0" distR="0" simplePos="0" relativeHeight="486666752" behindDoc="1" locked="0" layoutInCell="1" allowOverlap="1" wp14:anchorId="65C94C4B" wp14:editId="7680D89F">
                      <wp:simplePos x="0" y="0"/>
                      <wp:positionH relativeFrom="column">
                        <wp:posOffset>2109089</wp:posOffset>
                      </wp:positionH>
                      <wp:positionV relativeFrom="paragraph">
                        <wp:posOffset>101001</wp:posOffset>
                      </wp:positionV>
                      <wp:extent cx="45720" cy="508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30" name="Graphic 30"/>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B4EBFDF" id="Group 29" o:spid="_x0000_s1026" style="position:absolute;margin-left:166.05pt;margin-top:7.95pt;width:3.6pt;height:.4pt;z-index:-16649728;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">
                      <v:shape id="Graphic 30"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" path="m,l45554,e" filled="f" strokeweight=".14039mm">
                        <v:path arrowok="t"/>
                      </v:shape>
                    </v:group>
                  </w:pict>
                </mc:Fallback>
              </mc:AlternateContent>
            </w:r>
            <w:r>
              <w:rPr>
                <w:spacing w:val="-2"/>
                <w:sz w:val="24"/>
              </w:rPr>
              <w:t>Triage</w:t>
            </w:r>
            <w:r>
              <w:rPr>
                <w:spacing w:val="-7"/>
                <w:sz w:val="24"/>
              </w:rPr>
              <w:t xml:space="preserve"> </w:t>
            </w:r>
            <w:r>
              <w:rPr>
                <w:spacing w:val="-2"/>
                <w:sz w:val="24"/>
              </w:rPr>
              <w:t>Vitals</w:t>
            </w:r>
            <w:r>
              <w:rPr>
                <w:spacing w:val="-7"/>
                <w:sz w:val="24"/>
              </w:rPr>
              <w:t xml:space="preserve"> </w:t>
            </w:r>
            <w:r>
              <w:rPr>
                <w:spacing w:val="-5"/>
                <w:sz w:val="24"/>
              </w:rPr>
              <w:t>(7)</w:t>
            </w:r>
            <w:r>
              <w:rPr>
                <w:sz w:val="24"/>
              </w:rPr>
              <w:tab/>
              <w:t>Triage</w:t>
            </w:r>
            <w:r>
              <w:rPr>
                <w:spacing w:val="10"/>
                <w:sz w:val="24"/>
              </w:rPr>
              <w:t xml:space="preserve"> </w:t>
            </w:r>
            <w:r>
              <w:rPr>
                <w:spacing w:val="-5"/>
                <w:sz w:val="24"/>
              </w:rPr>
              <w:t>RR</w:t>
            </w:r>
          </w:p>
        </w:tc>
        <w:tc>
          <w:tcPr>
            <w:tcW w:w="2129" w:type="dxa"/>
          </w:tcPr>
          <w:p w14:paraId="37075B96" w14:textId="77777777" w:rsidR="007C5A61" w:rsidRDefault="00000000">
            <w:pPr>
              <w:pStyle w:val="TableParagraph"/>
              <w:spacing w:line="210" w:lineRule="exact"/>
              <w:jc w:val="center"/>
              <w:rPr>
                <w:sz w:val="24"/>
              </w:rPr>
            </w:pPr>
            <w:r>
              <w:rPr>
                <w:spacing w:val="-2"/>
                <w:sz w:val="24"/>
              </w:rPr>
              <w:t>Continuous</w:t>
            </w:r>
          </w:p>
        </w:tc>
        <w:tc>
          <w:tcPr>
            <w:tcW w:w="2808" w:type="dxa"/>
          </w:tcPr>
          <w:p w14:paraId="30515F96" w14:textId="77777777" w:rsidR="007C5A61" w:rsidRDefault="00000000">
            <w:pPr>
              <w:pStyle w:val="TableParagraph"/>
              <w:spacing w:line="210" w:lineRule="exact"/>
              <w:ind w:left="116"/>
              <w:rPr>
                <w:sz w:val="24"/>
              </w:rPr>
            </w:pPr>
            <w:r>
              <w:rPr>
                <w:sz w:val="24"/>
              </w:rPr>
              <w:t>Respiratory</w:t>
            </w:r>
            <w:r>
              <w:rPr>
                <w:spacing w:val="-13"/>
                <w:sz w:val="24"/>
              </w:rPr>
              <w:t xml:space="preserve"> </w:t>
            </w:r>
            <w:r>
              <w:rPr>
                <w:spacing w:val="-2"/>
                <w:sz w:val="24"/>
              </w:rPr>
              <w:t>distress</w:t>
            </w:r>
          </w:p>
        </w:tc>
      </w:tr>
      <w:tr w:rsidR="007C5A61" w14:paraId="52744560" w14:textId="77777777">
        <w:trPr>
          <w:trHeight w:val="239"/>
        </w:trPr>
        <w:tc>
          <w:tcPr>
            <w:tcW w:w="5106" w:type="dxa"/>
          </w:tcPr>
          <w:p w14:paraId="17BB9D15" w14:textId="77777777" w:rsidR="007C5A61" w:rsidRDefault="00000000">
            <w:pPr>
              <w:pStyle w:val="TableParagraph"/>
              <w:spacing w:line="210" w:lineRule="exact"/>
              <w:ind w:left="2691"/>
              <w:rPr>
                <w:sz w:val="24"/>
              </w:rPr>
            </w:pPr>
            <w:r>
              <w:rPr>
                <w:noProof/>
                <w:sz w:val="24"/>
              </w:rPr>
              <mc:AlternateContent>
                <mc:Choice Requires="wpg">
                  <w:drawing>
                    <wp:anchor distT="0" distB="0" distL="0" distR="0" simplePos="0" relativeHeight="486667264" behindDoc="1" locked="0" layoutInCell="1" allowOverlap="1" wp14:anchorId="480343DF" wp14:editId="404FA272">
                      <wp:simplePos x="0" y="0"/>
                      <wp:positionH relativeFrom="column">
                        <wp:posOffset>2109089</wp:posOffset>
                      </wp:positionH>
                      <wp:positionV relativeFrom="paragraph">
                        <wp:posOffset>100995</wp:posOffset>
                      </wp:positionV>
                      <wp:extent cx="45720" cy="5080"/>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32" name="Graphic 32"/>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C12F9FF" id="Group 31" o:spid="_x0000_s1026" style="position:absolute;margin-left:166.05pt;margin-top:7.95pt;width:3.6pt;height:.4pt;z-index:-16649216;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">
                      <v:shape id="Graphic 32"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" path="m,l45554,e" filled="f" strokeweight=".14039mm">
                        <v:path arrowok="t"/>
                      </v:shape>
                    </v:group>
                  </w:pict>
                </mc:Fallback>
              </mc:AlternateContent>
            </w:r>
            <w:r>
              <w:rPr>
                <w:sz w:val="24"/>
              </w:rPr>
              <w:t>Triage</w:t>
            </w:r>
            <w:r>
              <w:rPr>
                <w:spacing w:val="10"/>
                <w:sz w:val="24"/>
              </w:rPr>
              <w:t xml:space="preserve"> </w:t>
            </w:r>
            <w:r>
              <w:rPr>
                <w:spacing w:val="-4"/>
                <w:sz w:val="24"/>
              </w:rPr>
              <w:t>Temp</w:t>
            </w:r>
          </w:p>
        </w:tc>
        <w:tc>
          <w:tcPr>
            <w:tcW w:w="2129" w:type="dxa"/>
          </w:tcPr>
          <w:p w14:paraId="1385EA20" w14:textId="77777777" w:rsidR="007C5A61" w:rsidRDefault="00000000">
            <w:pPr>
              <w:pStyle w:val="TableParagraph"/>
              <w:spacing w:line="210" w:lineRule="exact"/>
              <w:jc w:val="center"/>
              <w:rPr>
                <w:sz w:val="24"/>
              </w:rPr>
            </w:pPr>
            <w:r>
              <w:rPr>
                <w:spacing w:val="-2"/>
                <w:sz w:val="24"/>
              </w:rPr>
              <w:t>Continuous</w:t>
            </w:r>
          </w:p>
        </w:tc>
        <w:tc>
          <w:tcPr>
            <w:tcW w:w="2808" w:type="dxa"/>
          </w:tcPr>
          <w:p w14:paraId="137389A5" w14:textId="77777777" w:rsidR="007C5A61" w:rsidRDefault="00000000">
            <w:pPr>
              <w:pStyle w:val="TableParagraph"/>
              <w:spacing w:line="210" w:lineRule="exact"/>
              <w:ind w:left="116"/>
              <w:rPr>
                <w:sz w:val="24"/>
              </w:rPr>
            </w:pPr>
            <w:r>
              <w:rPr>
                <w:spacing w:val="-2"/>
                <w:sz w:val="24"/>
              </w:rPr>
              <w:t>Infection/inflammation</w:t>
            </w:r>
          </w:p>
        </w:tc>
      </w:tr>
      <w:tr w:rsidR="007C5A61" w14:paraId="494F5D69" w14:textId="77777777">
        <w:trPr>
          <w:trHeight w:val="239"/>
        </w:trPr>
        <w:tc>
          <w:tcPr>
            <w:tcW w:w="5106" w:type="dxa"/>
          </w:tcPr>
          <w:p w14:paraId="519643D3" w14:textId="77777777" w:rsidR="007C5A61" w:rsidRDefault="00000000">
            <w:pPr>
              <w:pStyle w:val="TableParagraph"/>
              <w:spacing w:line="210" w:lineRule="exact"/>
              <w:ind w:left="2691"/>
              <w:rPr>
                <w:sz w:val="24"/>
              </w:rPr>
            </w:pPr>
            <w:r>
              <w:rPr>
                <w:noProof/>
                <w:sz w:val="24"/>
              </w:rPr>
              <mc:AlternateContent>
                <mc:Choice Requires="wpg">
                  <w:drawing>
                    <wp:anchor distT="0" distB="0" distL="0" distR="0" simplePos="0" relativeHeight="486667776" behindDoc="1" locked="0" layoutInCell="1" allowOverlap="1" wp14:anchorId="4A17C07C" wp14:editId="0C40436B">
                      <wp:simplePos x="0" y="0"/>
                      <wp:positionH relativeFrom="column">
                        <wp:posOffset>2109089</wp:posOffset>
                      </wp:positionH>
                      <wp:positionV relativeFrom="paragraph">
                        <wp:posOffset>100988</wp:posOffset>
                      </wp:positionV>
                      <wp:extent cx="45720" cy="5080"/>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34" name="Graphic 34"/>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CC0C42A" id="Group 33" o:spid="_x0000_s1026" style="position:absolute;margin-left:166.05pt;margin-top:7.95pt;width:3.6pt;height:.4pt;z-index:-16648704;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">
                      <v:shape id="Graphic 34"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" path="m,l45554,e" filled="f" strokeweight=".14039mm">
                        <v:path arrowok="t"/>
                      </v:shape>
                    </v:group>
                  </w:pict>
                </mc:Fallback>
              </mc:AlternateContent>
            </w:r>
            <w:r>
              <w:rPr>
                <w:sz w:val="24"/>
              </w:rPr>
              <w:t>Triage</w:t>
            </w:r>
            <w:r>
              <w:rPr>
                <w:spacing w:val="10"/>
                <w:sz w:val="24"/>
              </w:rPr>
              <w:t xml:space="preserve"> </w:t>
            </w:r>
            <w:r>
              <w:rPr>
                <w:spacing w:val="-4"/>
                <w:sz w:val="24"/>
              </w:rPr>
              <w:t>SpO2</w:t>
            </w:r>
          </w:p>
        </w:tc>
        <w:tc>
          <w:tcPr>
            <w:tcW w:w="2129" w:type="dxa"/>
          </w:tcPr>
          <w:p w14:paraId="0CB4C83A" w14:textId="77777777" w:rsidR="007C5A61" w:rsidRDefault="00000000">
            <w:pPr>
              <w:pStyle w:val="TableParagraph"/>
              <w:spacing w:line="210" w:lineRule="exact"/>
              <w:jc w:val="center"/>
              <w:rPr>
                <w:sz w:val="24"/>
              </w:rPr>
            </w:pPr>
            <w:r>
              <w:rPr>
                <w:spacing w:val="-2"/>
                <w:sz w:val="24"/>
              </w:rPr>
              <w:t>Continuous</w:t>
            </w:r>
          </w:p>
        </w:tc>
        <w:tc>
          <w:tcPr>
            <w:tcW w:w="2808" w:type="dxa"/>
          </w:tcPr>
          <w:p w14:paraId="0E7212FE" w14:textId="77777777" w:rsidR="007C5A61" w:rsidRDefault="00000000">
            <w:pPr>
              <w:pStyle w:val="TableParagraph"/>
              <w:spacing w:line="210" w:lineRule="exact"/>
              <w:ind w:left="116"/>
              <w:rPr>
                <w:sz w:val="24"/>
              </w:rPr>
            </w:pPr>
            <w:r>
              <w:rPr>
                <w:sz w:val="24"/>
              </w:rPr>
              <w:t>Oxygenation</w:t>
            </w:r>
            <w:r>
              <w:rPr>
                <w:spacing w:val="-14"/>
                <w:sz w:val="24"/>
              </w:rPr>
              <w:t xml:space="preserve"> </w:t>
            </w:r>
            <w:r>
              <w:rPr>
                <w:spacing w:val="-2"/>
                <w:sz w:val="24"/>
              </w:rPr>
              <w:t>status</w:t>
            </w:r>
          </w:p>
        </w:tc>
      </w:tr>
      <w:tr w:rsidR="007C5A61" w14:paraId="63AADC91" w14:textId="77777777">
        <w:trPr>
          <w:trHeight w:val="239"/>
        </w:trPr>
        <w:tc>
          <w:tcPr>
            <w:tcW w:w="5106" w:type="dxa"/>
          </w:tcPr>
          <w:p w14:paraId="04BF5566" w14:textId="77777777" w:rsidR="007C5A61" w:rsidRDefault="00000000">
            <w:pPr>
              <w:pStyle w:val="TableParagraph"/>
              <w:spacing w:line="210" w:lineRule="exact"/>
              <w:ind w:left="2691"/>
              <w:rPr>
                <w:sz w:val="24"/>
              </w:rPr>
            </w:pPr>
            <w:r>
              <w:rPr>
                <w:noProof/>
                <w:sz w:val="24"/>
              </w:rPr>
              <mc:AlternateContent>
                <mc:Choice Requires="wpg">
                  <w:drawing>
                    <wp:anchor distT="0" distB="0" distL="0" distR="0" simplePos="0" relativeHeight="486668288" behindDoc="1" locked="0" layoutInCell="1" allowOverlap="1" wp14:anchorId="186728B4" wp14:editId="48914A25">
                      <wp:simplePos x="0" y="0"/>
                      <wp:positionH relativeFrom="column">
                        <wp:posOffset>2063838</wp:posOffset>
                      </wp:positionH>
                      <wp:positionV relativeFrom="paragraph">
                        <wp:posOffset>101001</wp:posOffset>
                      </wp:positionV>
                      <wp:extent cx="45720" cy="508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36" name="Graphic 36"/>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EDC80AD" id="Group 35" o:spid="_x0000_s1026" style="position:absolute;margin-left:162.5pt;margin-top:7.95pt;width:3.6pt;height:.4pt;z-index:-16648192;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">
                      <v:shape id="Graphic 36"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" path="m,l45554,e" filled="f" strokeweight=".14039mm">
                        <v:path arrowok="t"/>
                      </v:shape>
                    </v:group>
                  </w:pict>
                </mc:Fallback>
              </mc:AlternateContent>
            </w:r>
            <w:r>
              <w:rPr>
                <w:sz w:val="24"/>
              </w:rPr>
              <w:t>triage</w:t>
            </w:r>
            <w:r>
              <w:rPr>
                <w:spacing w:val="20"/>
                <w:sz w:val="24"/>
              </w:rPr>
              <w:t xml:space="preserve"> </w:t>
            </w:r>
            <w:r>
              <w:rPr>
                <w:spacing w:val="-2"/>
                <w:sz w:val="24"/>
              </w:rPr>
              <w:t>acuity</w:t>
            </w:r>
          </w:p>
        </w:tc>
        <w:tc>
          <w:tcPr>
            <w:tcW w:w="2129" w:type="dxa"/>
          </w:tcPr>
          <w:p w14:paraId="3B3BCBC6" w14:textId="77777777" w:rsidR="007C5A61" w:rsidRDefault="00000000">
            <w:pPr>
              <w:pStyle w:val="TableParagraph"/>
              <w:spacing w:line="210" w:lineRule="exact"/>
              <w:jc w:val="center"/>
              <w:rPr>
                <w:sz w:val="24"/>
              </w:rPr>
            </w:pPr>
            <w:r>
              <w:rPr>
                <w:sz w:val="24"/>
              </w:rPr>
              <w:t>Ordinal</w:t>
            </w:r>
            <w:r>
              <w:rPr>
                <w:spacing w:val="-12"/>
                <w:sz w:val="24"/>
              </w:rPr>
              <w:t xml:space="preserve"> </w:t>
            </w:r>
            <w:r>
              <w:rPr>
                <w:sz w:val="24"/>
              </w:rPr>
              <w:t>(1</w:t>
            </w:r>
            <w:commentRangeStart w:id="29"/>
            <w:r>
              <w:rPr>
                <w:sz w:val="24"/>
              </w:rPr>
              <w:t>-</w:t>
            </w:r>
            <w:commentRangeEnd w:id="29"/>
            <w:r w:rsidR="00C831F9">
              <w:rPr>
                <w:rStyle w:val="CommentReference"/>
                <w:spacing w:val="-5"/>
                <w:sz w:val="24"/>
                <w:szCs w:val="22"/>
              </w:rPr>
              <w:commentReference w:id="29"/>
            </w:r>
            <w:r>
              <w:rPr>
                <w:spacing w:val="-5"/>
                <w:sz w:val="24"/>
              </w:rPr>
              <w:t>5)</w:t>
            </w:r>
          </w:p>
        </w:tc>
        <w:tc>
          <w:tcPr>
            <w:tcW w:w="2808" w:type="dxa"/>
          </w:tcPr>
          <w:p w14:paraId="00053ABC" w14:textId="77777777" w:rsidR="007C5A61" w:rsidRDefault="00000000">
            <w:pPr>
              <w:pStyle w:val="TableParagraph"/>
              <w:tabs>
                <w:tab w:val="left" w:pos="1059"/>
                <w:tab w:val="left" w:pos="1970"/>
              </w:tabs>
              <w:spacing w:line="210" w:lineRule="exact"/>
              <w:ind w:left="116"/>
              <w:rPr>
                <w:sz w:val="24"/>
              </w:rPr>
            </w:pPr>
            <w:r>
              <w:rPr>
                <w:spacing w:val="-2"/>
                <w:sz w:val="24"/>
              </w:rPr>
              <w:t>Triage</w:t>
            </w:r>
            <w:r>
              <w:rPr>
                <w:sz w:val="24"/>
              </w:rPr>
              <w:tab/>
            </w:r>
            <w:r>
              <w:rPr>
                <w:spacing w:val="-2"/>
                <w:sz w:val="24"/>
              </w:rPr>
              <w:t>acuity</w:t>
            </w:r>
            <w:r>
              <w:rPr>
                <w:sz w:val="24"/>
              </w:rPr>
              <w:tab/>
            </w:r>
            <w:r>
              <w:rPr>
                <w:spacing w:val="-2"/>
                <w:sz w:val="24"/>
              </w:rPr>
              <w:t>(primary</w:t>
            </w:r>
          </w:p>
        </w:tc>
      </w:tr>
      <w:tr w:rsidR="007C5A61" w14:paraId="4EFECBB1" w14:textId="77777777">
        <w:trPr>
          <w:trHeight w:val="307"/>
        </w:trPr>
        <w:tc>
          <w:tcPr>
            <w:tcW w:w="5106" w:type="dxa"/>
            <w:tcBorders>
              <w:bottom w:val="single" w:sz="6" w:space="0" w:color="000000"/>
            </w:tcBorders>
          </w:tcPr>
          <w:p w14:paraId="2CDC8F34" w14:textId="77777777" w:rsidR="007C5A61" w:rsidRDefault="007C5A61">
            <w:pPr>
              <w:pStyle w:val="TableParagraph"/>
              <w:spacing w:line="240" w:lineRule="auto"/>
            </w:pPr>
          </w:p>
        </w:tc>
        <w:tc>
          <w:tcPr>
            <w:tcW w:w="2129" w:type="dxa"/>
            <w:tcBorders>
              <w:bottom w:val="single" w:sz="6" w:space="0" w:color="000000"/>
            </w:tcBorders>
          </w:tcPr>
          <w:p w14:paraId="246E8E24" w14:textId="77777777" w:rsidR="007C5A61" w:rsidRDefault="007C5A61">
            <w:pPr>
              <w:pStyle w:val="TableParagraph"/>
              <w:spacing w:line="240" w:lineRule="auto"/>
            </w:pPr>
          </w:p>
        </w:tc>
        <w:tc>
          <w:tcPr>
            <w:tcW w:w="2808" w:type="dxa"/>
            <w:tcBorders>
              <w:bottom w:val="single" w:sz="6" w:space="0" w:color="000000"/>
            </w:tcBorders>
          </w:tcPr>
          <w:p w14:paraId="404FC329" w14:textId="77777777" w:rsidR="007C5A61" w:rsidRDefault="00000000">
            <w:pPr>
              <w:pStyle w:val="TableParagraph"/>
              <w:ind w:left="116"/>
              <w:rPr>
                <w:sz w:val="24"/>
              </w:rPr>
            </w:pPr>
            <w:r>
              <w:rPr>
                <w:spacing w:val="-2"/>
                <w:sz w:val="24"/>
              </w:rPr>
              <w:t>predictor)</w:t>
            </w:r>
          </w:p>
        </w:tc>
      </w:tr>
      <w:tr w:rsidR="007C5A61" w14:paraId="63AEB5BC" w14:textId="77777777">
        <w:trPr>
          <w:trHeight w:val="275"/>
        </w:trPr>
        <w:tc>
          <w:tcPr>
            <w:tcW w:w="5106" w:type="dxa"/>
            <w:tcBorders>
              <w:top w:val="single" w:sz="6" w:space="0" w:color="000000"/>
            </w:tcBorders>
          </w:tcPr>
          <w:p w14:paraId="1FD9304D" w14:textId="77777777" w:rsidR="007C5A61" w:rsidRDefault="00000000">
            <w:pPr>
              <w:pStyle w:val="TableParagraph"/>
              <w:spacing w:line="246" w:lineRule="exact"/>
              <w:ind w:left="2691"/>
              <w:rPr>
                <w:sz w:val="24"/>
              </w:rPr>
            </w:pPr>
            <w:r>
              <w:rPr>
                <w:noProof/>
                <w:sz w:val="24"/>
              </w:rPr>
              <mc:AlternateContent>
                <mc:Choice Requires="wpg">
                  <w:drawing>
                    <wp:anchor distT="0" distB="0" distL="0" distR="0" simplePos="0" relativeHeight="486668800" behindDoc="1" locked="0" layoutInCell="1" allowOverlap="1" wp14:anchorId="08D65598" wp14:editId="219E6E21">
                      <wp:simplePos x="0" y="0"/>
                      <wp:positionH relativeFrom="column">
                        <wp:posOffset>2232520</wp:posOffset>
                      </wp:positionH>
                      <wp:positionV relativeFrom="paragraph">
                        <wp:posOffset>123999</wp:posOffset>
                      </wp:positionV>
                      <wp:extent cx="45720" cy="508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38" name="Graphic 38"/>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3228369" id="Group 37" o:spid="_x0000_s1026" style="position:absolute;margin-left:175.8pt;margin-top:9.75pt;width:3.6pt;height:.4pt;z-index:-16647680;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">
                      <v:shape id="Graphic 38"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" path="m,l45554,e" filled="f" strokeweight=".14039mm">
                        <v:path arrowok="t"/>
                      </v:shape>
                    </v:group>
                  </w:pict>
                </mc:Fallback>
              </mc:AlternateContent>
            </w:r>
            <w:r>
              <w:rPr>
                <w:sz w:val="24"/>
              </w:rPr>
              <w:t>charlson</w:t>
            </w:r>
            <w:r>
              <w:rPr>
                <w:spacing w:val="15"/>
                <w:sz w:val="24"/>
              </w:rPr>
              <w:t xml:space="preserve"> </w:t>
            </w:r>
            <w:r>
              <w:rPr>
                <w:sz w:val="24"/>
              </w:rPr>
              <w:t>index</w:t>
            </w:r>
            <w:r>
              <w:rPr>
                <w:spacing w:val="-8"/>
                <w:sz w:val="24"/>
              </w:rPr>
              <w:t xml:space="preserve"> </w:t>
            </w:r>
            <w:r>
              <w:rPr>
                <w:spacing w:val="-4"/>
                <w:sz w:val="24"/>
              </w:rPr>
              <w:t>[34]</w:t>
            </w:r>
          </w:p>
        </w:tc>
        <w:tc>
          <w:tcPr>
            <w:tcW w:w="2129" w:type="dxa"/>
            <w:tcBorders>
              <w:top w:val="single" w:sz="6" w:space="0" w:color="000000"/>
            </w:tcBorders>
          </w:tcPr>
          <w:p w14:paraId="6A1EBC22" w14:textId="77777777" w:rsidR="007C5A61" w:rsidRDefault="00000000">
            <w:pPr>
              <w:pStyle w:val="TableParagraph"/>
              <w:spacing w:line="246" w:lineRule="exact"/>
              <w:jc w:val="center"/>
              <w:rPr>
                <w:sz w:val="24"/>
              </w:rPr>
            </w:pPr>
            <w:r>
              <w:rPr>
                <w:sz w:val="24"/>
              </w:rPr>
              <w:t>Continuous</w:t>
            </w:r>
            <w:r>
              <w:rPr>
                <w:spacing w:val="-15"/>
                <w:sz w:val="24"/>
              </w:rPr>
              <w:t xml:space="preserve"> </w:t>
            </w:r>
            <w:r>
              <w:rPr>
                <w:sz w:val="24"/>
              </w:rPr>
              <w:t>(0-</w:t>
            </w:r>
            <w:r>
              <w:rPr>
                <w:spacing w:val="-4"/>
                <w:sz w:val="24"/>
              </w:rPr>
              <w:t>15+)</w:t>
            </w:r>
          </w:p>
        </w:tc>
        <w:tc>
          <w:tcPr>
            <w:tcW w:w="2808" w:type="dxa"/>
            <w:tcBorders>
              <w:top w:val="single" w:sz="6" w:space="0" w:color="000000"/>
            </w:tcBorders>
          </w:tcPr>
          <w:p w14:paraId="38244D1A" w14:textId="77777777" w:rsidR="007C5A61" w:rsidRDefault="00000000">
            <w:pPr>
              <w:pStyle w:val="TableParagraph"/>
              <w:spacing w:line="246" w:lineRule="exact"/>
              <w:ind w:left="116"/>
              <w:rPr>
                <w:sz w:val="24"/>
              </w:rPr>
            </w:pPr>
            <w:r>
              <w:rPr>
                <w:sz w:val="24"/>
              </w:rPr>
              <w:t>Overall</w:t>
            </w:r>
            <w:r>
              <w:rPr>
                <w:spacing w:val="-11"/>
                <w:sz w:val="24"/>
              </w:rPr>
              <w:t xml:space="preserve"> </w:t>
            </w:r>
            <w:r>
              <w:rPr>
                <w:sz w:val="24"/>
              </w:rPr>
              <w:t>disease</w:t>
            </w:r>
            <w:r>
              <w:rPr>
                <w:spacing w:val="-10"/>
                <w:sz w:val="24"/>
              </w:rPr>
              <w:t xml:space="preserve"> </w:t>
            </w:r>
            <w:r>
              <w:rPr>
                <w:spacing w:val="-2"/>
                <w:sz w:val="24"/>
              </w:rPr>
              <w:t>burden</w:t>
            </w:r>
          </w:p>
        </w:tc>
      </w:tr>
      <w:tr w:rsidR="007C5A61" w14:paraId="726186BF" w14:textId="77777777">
        <w:trPr>
          <w:trHeight w:val="239"/>
        </w:trPr>
        <w:tc>
          <w:tcPr>
            <w:tcW w:w="5106" w:type="dxa"/>
          </w:tcPr>
          <w:p w14:paraId="407EDE97" w14:textId="77777777" w:rsidR="007C5A61" w:rsidRDefault="00000000">
            <w:pPr>
              <w:pStyle w:val="TableParagraph"/>
              <w:spacing w:line="210" w:lineRule="exact"/>
              <w:ind w:right="115"/>
              <w:jc w:val="right"/>
              <w:rPr>
                <w:sz w:val="24"/>
              </w:rPr>
            </w:pPr>
            <w:r>
              <w:rPr>
                <w:noProof/>
                <w:sz w:val="24"/>
              </w:rPr>
              <mc:AlternateContent>
                <mc:Choice Requires="wpg">
                  <w:drawing>
                    <wp:anchor distT="0" distB="0" distL="0" distR="0" simplePos="0" relativeHeight="486669312" behindDoc="1" locked="0" layoutInCell="1" allowOverlap="1" wp14:anchorId="55F3AD85" wp14:editId="0054B6BD">
                      <wp:simplePos x="0" y="0"/>
                      <wp:positionH relativeFrom="column">
                        <wp:posOffset>2156599</wp:posOffset>
                      </wp:positionH>
                      <wp:positionV relativeFrom="paragraph">
                        <wp:posOffset>101001</wp:posOffset>
                      </wp:positionV>
                      <wp:extent cx="45720" cy="508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40" name="Graphic 40"/>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0E12BE" id="Group 39" o:spid="_x0000_s1026" style="position:absolute;margin-left:169.8pt;margin-top:7.95pt;width:3.6pt;height:.4pt;z-index:-16647168;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">
                      <v:shape id="Graphic 40"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" path="m,l45554,e" filled="f" strokeweight=".14039mm">
                        <v:path arrowok="t"/>
                      </v:shape>
                    </v:group>
                  </w:pict>
                </mc:Fallback>
              </mc:AlternateContent>
            </w:r>
            <w:r>
              <w:rPr>
                <w:noProof/>
                <w:sz w:val="24"/>
              </w:rPr>
              <mc:AlternateContent>
                <mc:Choice Requires="wpg">
                  <w:drawing>
                    <wp:anchor distT="0" distB="0" distL="0" distR="0" simplePos="0" relativeHeight="486669824" behindDoc="1" locked="0" layoutInCell="1" allowOverlap="1" wp14:anchorId="4CF327F5" wp14:editId="2750BDCB">
                      <wp:simplePos x="0" y="0"/>
                      <wp:positionH relativeFrom="column">
                        <wp:posOffset>2784868</wp:posOffset>
                      </wp:positionH>
                      <wp:positionV relativeFrom="paragraph">
                        <wp:posOffset>101001</wp:posOffset>
                      </wp:positionV>
                      <wp:extent cx="45720" cy="508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42" name="Graphic 42"/>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A5036EB" id="Group 41" o:spid="_x0000_s1026" style="position:absolute;margin-left:219.3pt;margin-top:7.95pt;width:3.6pt;height:.4pt;z-index:-16646656;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">
                      <v:shape id="Graphic 42"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" path="m,l45554,e" filled="f" strokeweight=".14039mm">
                        <v:path arrowok="t"/>
                      </v:shape>
                    </v:group>
                  </w:pict>
                </mc:Fallback>
              </mc:AlternateContent>
            </w:r>
            <w:r>
              <w:rPr>
                <w:sz w:val="24"/>
              </w:rPr>
              <w:t>disease</w:t>
            </w:r>
            <w:r>
              <w:rPr>
                <w:spacing w:val="18"/>
                <w:sz w:val="24"/>
              </w:rPr>
              <w:t xml:space="preserve"> </w:t>
            </w:r>
            <w:r>
              <w:rPr>
                <w:sz w:val="24"/>
              </w:rPr>
              <w:t>condition</w:t>
            </w:r>
            <w:r>
              <w:rPr>
                <w:spacing w:val="18"/>
                <w:sz w:val="24"/>
              </w:rPr>
              <w:t xml:space="preserve"> </w:t>
            </w:r>
            <w:r>
              <w:rPr>
                <w:spacing w:val="-2"/>
                <w:sz w:val="24"/>
              </w:rPr>
              <w:t>count</w:t>
            </w:r>
          </w:p>
        </w:tc>
        <w:tc>
          <w:tcPr>
            <w:tcW w:w="2129" w:type="dxa"/>
          </w:tcPr>
          <w:p w14:paraId="5E2E12E8" w14:textId="77777777" w:rsidR="007C5A61" w:rsidRDefault="00000000">
            <w:pPr>
              <w:pStyle w:val="TableParagraph"/>
              <w:spacing w:line="210" w:lineRule="exact"/>
              <w:jc w:val="center"/>
              <w:rPr>
                <w:sz w:val="24"/>
              </w:rPr>
            </w:pPr>
            <w:r>
              <w:rPr>
                <w:sz w:val="24"/>
              </w:rPr>
              <w:t>Continuous</w:t>
            </w:r>
            <w:r>
              <w:rPr>
                <w:spacing w:val="-15"/>
                <w:sz w:val="24"/>
              </w:rPr>
              <w:t xml:space="preserve"> </w:t>
            </w:r>
            <w:r>
              <w:rPr>
                <w:sz w:val="24"/>
              </w:rPr>
              <w:t>(0-</w:t>
            </w:r>
            <w:r>
              <w:rPr>
                <w:spacing w:val="-4"/>
                <w:sz w:val="24"/>
              </w:rPr>
              <w:t>10+)</w:t>
            </w:r>
          </w:p>
        </w:tc>
        <w:tc>
          <w:tcPr>
            <w:tcW w:w="2808" w:type="dxa"/>
          </w:tcPr>
          <w:p w14:paraId="28983622" w14:textId="77777777" w:rsidR="007C5A61" w:rsidRDefault="00000000">
            <w:pPr>
              <w:pStyle w:val="TableParagraph"/>
              <w:spacing w:line="210" w:lineRule="exact"/>
              <w:ind w:left="116"/>
              <w:rPr>
                <w:sz w:val="24"/>
              </w:rPr>
            </w:pPr>
            <w:r>
              <w:rPr>
                <w:spacing w:val="-2"/>
                <w:sz w:val="24"/>
              </w:rPr>
              <w:t>Active</w:t>
            </w:r>
            <w:r>
              <w:rPr>
                <w:spacing w:val="-6"/>
                <w:sz w:val="24"/>
              </w:rPr>
              <w:t xml:space="preserve"> </w:t>
            </w:r>
            <w:r>
              <w:rPr>
                <w:spacing w:val="-2"/>
                <w:sz w:val="24"/>
              </w:rPr>
              <w:t>diagnoses</w:t>
            </w:r>
          </w:p>
        </w:tc>
      </w:tr>
      <w:tr w:rsidR="007C5A61" w14:paraId="3674BD5C" w14:textId="77777777">
        <w:trPr>
          <w:trHeight w:val="239"/>
        </w:trPr>
        <w:tc>
          <w:tcPr>
            <w:tcW w:w="5106" w:type="dxa"/>
          </w:tcPr>
          <w:p w14:paraId="227B49C5" w14:textId="77777777" w:rsidR="007C5A61" w:rsidRDefault="00000000">
            <w:pPr>
              <w:pStyle w:val="TableParagraph"/>
              <w:tabs>
                <w:tab w:val="left" w:pos="2691"/>
              </w:tabs>
              <w:spacing w:line="210" w:lineRule="exact"/>
              <w:rPr>
                <w:sz w:val="24"/>
              </w:rPr>
            </w:pPr>
            <w:r>
              <w:rPr>
                <w:noProof/>
                <w:sz w:val="24"/>
              </w:rPr>
              <mc:AlternateContent>
                <mc:Choice Requires="wpg">
                  <w:drawing>
                    <wp:anchor distT="0" distB="0" distL="0" distR="0" simplePos="0" relativeHeight="486670336" behindDoc="1" locked="0" layoutInCell="1" allowOverlap="1" wp14:anchorId="5F8DEA2A" wp14:editId="625D29CB">
                      <wp:simplePos x="0" y="0"/>
                      <wp:positionH relativeFrom="column">
                        <wp:posOffset>2055495</wp:posOffset>
                      </wp:positionH>
                      <wp:positionV relativeFrom="paragraph">
                        <wp:posOffset>100995</wp:posOffset>
                      </wp:positionV>
                      <wp:extent cx="45720" cy="508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44" name="Graphic 44"/>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C581D2" id="Group 43" o:spid="_x0000_s1026" style="position:absolute;margin-left:161.85pt;margin-top:7.95pt;width:3.6pt;height:.4pt;z-index:-16646144;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">
                      <v:shape id="Graphic 44"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" path="m,l45554,e" filled="f" strokeweight=".14039mm">
                        <v:path arrowok="t"/>
                      </v:shape>
                    </v:group>
                  </w:pict>
                </mc:Fallback>
              </mc:AlternateContent>
            </w:r>
            <w:r>
              <w:rPr>
                <w:noProof/>
                <w:sz w:val="24"/>
              </w:rPr>
              <mc:AlternateContent>
                <mc:Choice Requires="wpg">
                  <w:drawing>
                    <wp:anchor distT="0" distB="0" distL="0" distR="0" simplePos="0" relativeHeight="486670848" behindDoc="1" locked="0" layoutInCell="1" allowOverlap="1" wp14:anchorId="2B19371A" wp14:editId="01639892">
                      <wp:simplePos x="0" y="0"/>
                      <wp:positionH relativeFrom="column">
                        <wp:posOffset>2784868</wp:posOffset>
                      </wp:positionH>
                      <wp:positionV relativeFrom="paragraph">
                        <wp:posOffset>100995</wp:posOffset>
                      </wp:positionV>
                      <wp:extent cx="45720" cy="5080"/>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46" name="Graphic 46"/>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9DD8274" id="Group 45" o:spid="_x0000_s1026" style="position:absolute;margin-left:219.3pt;margin-top:7.95pt;width:3.6pt;height:.4pt;z-index:-16645632;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">
                      <v:shape id="Graphic 46"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" path="m,l45554,e" filled="f" strokeweight=".14039mm">
                        <v:path arrowok="t"/>
                      </v:shape>
                    </v:group>
                  </w:pict>
                </mc:Fallback>
              </mc:AlternateContent>
            </w:r>
            <w:r>
              <w:rPr>
                <w:sz w:val="24"/>
              </w:rPr>
              <w:t>Comorbidity</w:t>
            </w:r>
            <w:r>
              <w:rPr>
                <w:spacing w:val="-11"/>
                <w:sz w:val="24"/>
              </w:rPr>
              <w:t xml:space="preserve"> </w:t>
            </w:r>
            <w:r>
              <w:rPr>
                <w:sz w:val="24"/>
              </w:rPr>
              <w:t>Burden</w:t>
            </w:r>
            <w:r>
              <w:rPr>
                <w:spacing w:val="-11"/>
                <w:sz w:val="24"/>
              </w:rPr>
              <w:t xml:space="preserve"> </w:t>
            </w:r>
            <w:r>
              <w:rPr>
                <w:spacing w:val="-5"/>
                <w:sz w:val="24"/>
              </w:rPr>
              <w:t>(5)</w:t>
            </w:r>
            <w:r>
              <w:rPr>
                <w:sz w:val="24"/>
              </w:rPr>
              <w:tab/>
              <w:t>home</w:t>
            </w:r>
            <w:r>
              <w:rPr>
                <w:spacing w:val="18"/>
                <w:sz w:val="24"/>
              </w:rPr>
              <w:t xml:space="preserve"> </w:t>
            </w:r>
            <w:r>
              <w:rPr>
                <w:sz w:val="24"/>
              </w:rPr>
              <w:t>medication</w:t>
            </w:r>
            <w:r>
              <w:rPr>
                <w:spacing w:val="18"/>
                <w:sz w:val="24"/>
              </w:rPr>
              <w:t xml:space="preserve"> </w:t>
            </w:r>
            <w:r>
              <w:rPr>
                <w:spacing w:val="-2"/>
                <w:sz w:val="24"/>
              </w:rPr>
              <w:t>count</w:t>
            </w:r>
          </w:p>
        </w:tc>
        <w:tc>
          <w:tcPr>
            <w:tcW w:w="2129" w:type="dxa"/>
          </w:tcPr>
          <w:p w14:paraId="6EC9D21F" w14:textId="77777777" w:rsidR="007C5A61" w:rsidRDefault="00000000">
            <w:pPr>
              <w:pStyle w:val="TableParagraph"/>
              <w:spacing w:line="210" w:lineRule="exact"/>
              <w:jc w:val="center"/>
              <w:rPr>
                <w:sz w:val="24"/>
              </w:rPr>
            </w:pPr>
            <w:r>
              <w:rPr>
                <w:sz w:val="24"/>
              </w:rPr>
              <w:t>Continuous</w:t>
            </w:r>
            <w:r>
              <w:rPr>
                <w:spacing w:val="-15"/>
                <w:sz w:val="24"/>
              </w:rPr>
              <w:t xml:space="preserve"> </w:t>
            </w:r>
            <w:r>
              <w:rPr>
                <w:sz w:val="24"/>
              </w:rPr>
              <w:t>(0-</w:t>
            </w:r>
            <w:r>
              <w:rPr>
                <w:spacing w:val="-4"/>
                <w:sz w:val="24"/>
              </w:rPr>
              <w:t>20+)</w:t>
            </w:r>
          </w:p>
        </w:tc>
        <w:tc>
          <w:tcPr>
            <w:tcW w:w="2808" w:type="dxa"/>
          </w:tcPr>
          <w:p w14:paraId="4F8EDB02" w14:textId="77777777" w:rsidR="007C5A61" w:rsidRDefault="00000000">
            <w:pPr>
              <w:pStyle w:val="TableParagraph"/>
              <w:spacing w:line="210" w:lineRule="exact"/>
              <w:ind w:left="116"/>
              <w:rPr>
                <w:sz w:val="24"/>
              </w:rPr>
            </w:pPr>
            <w:r>
              <w:rPr>
                <w:spacing w:val="-2"/>
                <w:sz w:val="24"/>
              </w:rPr>
              <w:t>Treatment complexity</w:t>
            </w:r>
          </w:p>
        </w:tc>
      </w:tr>
      <w:tr w:rsidR="007C5A61" w14:paraId="4EA15F74" w14:textId="77777777">
        <w:trPr>
          <w:trHeight w:val="239"/>
        </w:trPr>
        <w:tc>
          <w:tcPr>
            <w:tcW w:w="5106" w:type="dxa"/>
          </w:tcPr>
          <w:p w14:paraId="37913FE6" w14:textId="77777777" w:rsidR="007C5A61" w:rsidRDefault="00000000">
            <w:pPr>
              <w:pStyle w:val="TableParagraph"/>
              <w:spacing w:line="210" w:lineRule="exact"/>
              <w:ind w:right="181"/>
              <w:jc w:val="right"/>
              <w:rPr>
                <w:sz w:val="24"/>
              </w:rPr>
            </w:pPr>
            <w:r>
              <w:rPr>
                <w:noProof/>
                <w:sz w:val="24"/>
              </w:rPr>
              <mc:AlternateContent>
                <mc:Choice Requires="wpg">
                  <w:drawing>
                    <wp:anchor distT="0" distB="0" distL="0" distR="0" simplePos="0" relativeHeight="486671360" behindDoc="1" locked="0" layoutInCell="1" allowOverlap="1" wp14:anchorId="64E0CE63" wp14:editId="1F5A9265">
                      <wp:simplePos x="0" y="0"/>
                      <wp:positionH relativeFrom="column">
                        <wp:posOffset>2392845</wp:posOffset>
                      </wp:positionH>
                      <wp:positionV relativeFrom="paragraph">
                        <wp:posOffset>100988</wp:posOffset>
                      </wp:positionV>
                      <wp:extent cx="45720" cy="508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48" name="Graphic 48"/>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30206B9" id="Group 47" o:spid="_x0000_s1026" style="position:absolute;margin-left:188.4pt;margin-top:7.95pt;width:3.6pt;height:.4pt;z-index:-16645120;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">
                      <v:shape id="Graphic 48"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" path="m,l45554,e" filled="f" strokeweight=".14039mm">
                        <v:path arrowok="t"/>
                      </v:shape>
                    </v:group>
                  </w:pict>
                </mc:Fallback>
              </mc:AlternateContent>
            </w:r>
            <w:r>
              <w:rPr>
                <w:noProof/>
                <w:sz w:val="24"/>
              </w:rPr>
              <mc:AlternateContent>
                <mc:Choice Requires="wpg">
                  <w:drawing>
                    <wp:anchor distT="0" distB="0" distL="0" distR="0" simplePos="0" relativeHeight="486671872" behindDoc="1" locked="0" layoutInCell="1" allowOverlap="1" wp14:anchorId="70AEF73E" wp14:editId="034FFB77">
                      <wp:simplePos x="0" y="0"/>
                      <wp:positionH relativeFrom="column">
                        <wp:posOffset>2742666</wp:posOffset>
                      </wp:positionH>
                      <wp:positionV relativeFrom="paragraph">
                        <wp:posOffset>100988</wp:posOffset>
                      </wp:positionV>
                      <wp:extent cx="45720" cy="5080"/>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50" name="Graphic 50"/>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E1B3270" id="Group 49" o:spid="_x0000_s1026" style="position:absolute;margin-left:215.95pt;margin-top:7.95pt;width:3.6pt;height:.4pt;z-index:-16644608;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">
                      <v:shape id="Graphic 50"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" path="m,l45554,e" filled="f" strokeweight=".14039mm">
                        <v:path arrowok="t"/>
                      </v:shape>
                    </v:group>
                  </w:pict>
                </mc:Fallback>
              </mc:AlternateContent>
            </w:r>
            <w:r>
              <w:rPr>
                <w:sz w:val="24"/>
              </w:rPr>
              <w:t>medication</w:t>
            </w:r>
            <w:r>
              <w:rPr>
                <w:spacing w:val="18"/>
                <w:sz w:val="24"/>
              </w:rPr>
              <w:t xml:space="preserve"> </w:t>
            </w:r>
            <w:r>
              <w:rPr>
                <w:sz w:val="24"/>
              </w:rPr>
              <w:t>class</w:t>
            </w:r>
            <w:r>
              <w:rPr>
                <w:spacing w:val="18"/>
                <w:sz w:val="24"/>
              </w:rPr>
              <w:t xml:space="preserve"> </w:t>
            </w:r>
            <w:r>
              <w:rPr>
                <w:spacing w:val="-2"/>
                <w:sz w:val="24"/>
              </w:rPr>
              <w:t>count</w:t>
            </w:r>
          </w:p>
        </w:tc>
        <w:tc>
          <w:tcPr>
            <w:tcW w:w="2129" w:type="dxa"/>
          </w:tcPr>
          <w:p w14:paraId="5A4D2D59" w14:textId="77777777" w:rsidR="007C5A61" w:rsidRDefault="00000000">
            <w:pPr>
              <w:pStyle w:val="TableParagraph"/>
              <w:spacing w:line="210" w:lineRule="exact"/>
              <w:jc w:val="center"/>
              <w:rPr>
                <w:sz w:val="24"/>
              </w:rPr>
            </w:pPr>
            <w:r>
              <w:rPr>
                <w:spacing w:val="-2"/>
                <w:sz w:val="24"/>
              </w:rPr>
              <w:t>Continuous</w:t>
            </w:r>
          </w:p>
        </w:tc>
        <w:tc>
          <w:tcPr>
            <w:tcW w:w="2808" w:type="dxa"/>
          </w:tcPr>
          <w:p w14:paraId="5DD1A485" w14:textId="77777777" w:rsidR="007C5A61" w:rsidRDefault="00000000">
            <w:pPr>
              <w:pStyle w:val="TableParagraph"/>
              <w:spacing w:line="210" w:lineRule="exact"/>
              <w:ind w:left="116"/>
              <w:rPr>
                <w:sz w:val="24"/>
              </w:rPr>
            </w:pPr>
            <w:r>
              <w:rPr>
                <w:sz w:val="24"/>
              </w:rPr>
              <w:t>Medication</w:t>
            </w:r>
            <w:r>
              <w:rPr>
                <w:spacing w:val="-9"/>
                <w:sz w:val="24"/>
              </w:rPr>
              <w:t xml:space="preserve"> </w:t>
            </w:r>
            <w:r>
              <w:rPr>
                <w:sz w:val="24"/>
              </w:rPr>
              <w:t>class</w:t>
            </w:r>
            <w:r>
              <w:rPr>
                <w:spacing w:val="-9"/>
                <w:sz w:val="24"/>
              </w:rPr>
              <w:t xml:space="preserve"> </w:t>
            </w:r>
            <w:r>
              <w:rPr>
                <w:spacing w:val="-2"/>
                <w:sz w:val="24"/>
              </w:rPr>
              <w:t>diversity</w:t>
            </w:r>
          </w:p>
        </w:tc>
      </w:tr>
      <w:tr w:rsidR="007C5A61" w14:paraId="3AC9A797" w14:textId="77777777">
        <w:trPr>
          <w:trHeight w:val="307"/>
        </w:trPr>
        <w:tc>
          <w:tcPr>
            <w:tcW w:w="5106" w:type="dxa"/>
            <w:tcBorders>
              <w:bottom w:val="single" w:sz="6" w:space="0" w:color="000000"/>
            </w:tcBorders>
          </w:tcPr>
          <w:p w14:paraId="1FD7B684" w14:textId="77777777" w:rsidR="007C5A61" w:rsidRDefault="00000000">
            <w:pPr>
              <w:pStyle w:val="TableParagraph"/>
              <w:ind w:left="2691"/>
              <w:rPr>
                <w:sz w:val="24"/>
              </w:rPr>
            </w:pPr>
            <w:r>
              <w:rPr>
                <w:noProof/>
                <w:sz w:val="24"/>
              </w:rPr>
              <mc:AlternateContent>
                <mc:Choice Requires="wpg">
                  <w:drawing>
                    <wp:anchor distT="0" distB="0" distL="0" distR="0" simplePos="0" relativeHeight="486672384" behindDoc="1" locked="0" layoutInCell="1" allowOverlap="1" wp14:anchorId="2E6EB41C" wp14:editId="680072A2">
                      <wp:simplePos x="0" y="0"/>
                      <wp:positionH relativeFrom="column">
                        <wp:posOffset>2584462</wp:posOffset>
                      </wp:positionH>
                      <wp:positionV relativeFrom="paragraph">
                        <wp:posOffset>101001</wp:posOffset>
                      </wp:positionV>
                      <wp:extent cx="45720" cy="5080"/>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52" name="Graphic 52"/>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B4931FE" id="Group 51" o:spid="_x0000_s1026" style="position:absolute;margin-left:203.5pt;margin-top:7.95pt;width:3.6pt;height:.4pt;z-index:-16644096;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">
                      <v:shape id="Graphic 52"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" path="m,l45554,e" filled="f" strokeweight=".14039mm">
                        <v:path arrowok="t"/>
                      </v:shape>
                    </v:group>
                  </w:pict>
                </mc:Fallback>
              </mc:AlternateContent>
            </w:r>
            <w:r>
              <w:rPr>
                <w:sz w:val="24"/>
              </w:rPr>
              <w:t>polypharmacy</w:t>
            </w:r>
            <w:r>
              <w:rPr>
                <w:spacing w:val="8"/>
                <w:sz w:val="24"/>
              </w:rPr>
              <w:t xml:space="preserve"> </w:t>
            </w:r>
            <w:r>
              <w:rPr>
                <w:spacing w:val="-4"/>
                <w:sz w:val="24"/>
              </w:rPr>
              <w:t>flag</w:t>
            </w:r>
          </w:p>
        </w:tc>
        <w:tc>
          <w:tcPr>
            <w:tcW w:w="2129" w:type="dxa"/>
            <w:tcBorders>
              <w:bottom w:val="single" w:sz="6" w:space="0" w:color="000000"/>
            </w:tcBorders>
          </w:tcPr>
          <w:p w14:paraId="3181A378" w14:textId="77777777" w:rsidR="007C5A61" w:rsidRDefault="00000000">
            <w:pPr>
              <w:pStyle w:val="TableParagraph"/>
              <w:jc w:val="center"/>
              <w:rPr>
                <w:sz w:val="24"/>
              </w:rPr>
            </w:pPr>
            <w:r>
              <w:rPr>
                <w:spacing w:val="-2"/>
                <w:sz w:val="24"/>
              </w:rPr>
              <w:t>Binary</w:t>
            </w:r>
          </w:p>
        </w:tc>
        <w:tc>
          <w:tcPr>
            <w:tcW w:w="2808" w:type="dxa"/>
            <w:tcBorders>
              <w:bottom w:val="single" w:sz="6" w:space="0" w:color="000000"/>
            </w:tcBorders>
          </w:tcPr>
          <w:p w14:paraId="5569114D" w14:textId="77777777" w:rsidR="007C5A61" w:rsidRDefault="00000000">
            <w:pPr>
              <w:pStyle w:val="TableParagraph"/>
              <w:spacing w:line="239" w:lineRule="exact"/>
              <w:ind w:left="116"/>
              <w:rPr>
                <w:sz w:val="24"/>
              </w:rPr>
            </w:pPr>
            <w:r>
              <w:rPr>
                <w:rFonts w:ascii="Palatino Linotype" w:hAnsi="Palatino Linotype"/>
                <w:i/>
                <w:w w:val="105"/>
                <w:sz w:val="24"/>
              </w:rPr>
              <w:t>≥</w:t>
            </w:r>
            <w:r>
              <w:rPr>
                <w:w w:val="105"/>
                <w:sz w:val="24"/>
              </w:rPr>
              <w:t>5</w:t>
            </w:r>
            <w:r>
              <w:rPr>
                <w:spacing w:val="5"/>
                <w:w w:val="105"/>
                <w:sz w:val="24"/>
              </w:rPr>
              <w:t xml:space="preserve"> </w:t>
            </w:r>
            <w:r>
              <w:rPr>
                <w:w w:val="105"/>
                <w:sz w:val="24"/>
              </w:rPr>
              <w:t>home</w:t>
            </w:r>
            <w:r>
              <w:rPr>
                <w:spacing w:val="6"/>
                <w:w w:val="105"/>
                <w:sz w:val="24"/>
              </w:rPr>
              <w:t xml:space="preserve"> </w:t>
            </w:r>
            <w:r>
              <w:rPr>
                <w:spacing w:val="-2"/>
                <w:w w:val="105"/>
                <w:sz w:val="24"/>
              </w:rPr>
              <w:t>medications</w:t>
            </w:r>
          </w:p>
        </w:tc>
      </w:tr>
      <w:tr w:rsidR="007C5A61" w14:paraId="1926F8B0" w14:textId="77777777">
        <w:trPr>
          <w:trHeight w:val="275"/>
        </w:trPr>
        <w:tc>
          <w:tcPr>
            <w:tcW w:w="5106" w:type="dxa"/>
            <w:tcBorders>
              <w:top w:val="single" w:sz="6" w:space="0" w:color="000000"/>
            </w:tcBorders>
          </w:tcPr>
          <w:p w14:paraId="652F25EB" w14:textId="77777777" w:rsidR="007C5A61" w:rsidRDefault="00000000">
            <w:pPr>
              <w:pStyle w:val="TableParagraph"/>
              <w:spacing w:line="246" w:lineRule="exact"/>
              <w:ind w:left="2691"/>
              <w:rPr>
                <w:sz w:val="24"/>
              </w:rPr>
            </w:pPr>
            <w:r>
              <w:rPr>
                <w:noProof/>
                <w:sz w:val="24"/>
              </w:rPr>
              <mc:AlternateContent>
                <mc:Choice Requires="wpg">
                  <w:drawing>
                    <wp:anchor distT="0" distB="0" distL="0" distR="0" simplePos="0" relativeHeight="486672896" behindDoc="1" locked="0" layoutInCell="1" allowOverlap="1" wp14:anchorId="743AA73C" wp14:editId="092EA8B4">
                      <wp:simplePos x="0" y="0"/>
                      <wp:positionH relativeFrom="column">
                        <wp:posOffset>1962721</wp:posOffset>
                      </wp:positionH>
                      <wp:positionV relativeFrom="paragraph">
                        <wp:posOffset>123999</wp:posOffset>
                      </wp:positionV>
                      <wp:extent cx="45720" cy="508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54" name="Graphic 54"/>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58CEBAD" id="Group 53" o:spid="_x0000_s1026" style="position:absolute;margin-left:154.55pt;margin-top:9.75pt;width:3.6pt;height:.4pt;z-index:-16643584;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">
                      <v:shape id="Graphic 54"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" path="m,l45554,e" filled="f" strokeweight=".14039mm">
                        <v:path arrowok="t"/>
                      </v:shape>
                    </v:group>
                  </w:pict>
                </mc:Fallback>
              </mc:AlternateContent>
            </w:r>
            <w:r>
              <w:rPr>
                <w:sz w:val="24"/>
              </w:rPr>
              <w:t>ems</w:t>
            </w:r>
            <w:r>
              <w:rPr>
                <w:spacing w:val="22"/>
                <w:sz w:val="24"/>
              </w:rPr>
              <w:t xml:space="preserve"> </w:t>
            </w:r>
            <w:r>
              <w:rPr>
                <w:spacing w:val="-2"/>
                <w:sz w:val="24"/>
              </w:rPr>
              <w:t>arrival</w:t>
            </w:r>
          </w:p>
        </w:tc>
        <w:tc>
          <w:tcPr>
            <w:tcW w:w="2129" w:type="dxa"/>
            <w:tcBorders>
              <w:top w:val="single" w:sz="6" w:space="0" w:color="000000"/>
            </w:tcBorders>
          </w:tcPr>
          <w:p w14:paraId="5CCE8EF2" w14:textId="77777777" w:rsidR="007C5A61" w:rsidRDefault="00000000">
            <w:pPr>
              <w:pStyle w:val="TableParagraph"/>
              <w:spacing w:line="246" w:lineRule="exact"/>
              <w:jc w:val="center"/>
              <w:rPr>
                <w:sz w:val="24"/>
              </w:rPr>
            </w:pPr>
            <w:r>
              <w:rPr>
                <w:spacing w:val="-2"/>
                <w:sz w:val="24"/>
              </w:rPr>
              <w:t>Binary</w:t>
            </w:r>
          </w:p>
        </w:tc>
        <w:tc>
          <w:tcPr>
            <w:tcW w:w="2808" w:type="dxa"/>
            <w:tcBorders>
              <w:top w:val="single" w:sz="6" w:space="0" w:color="000000"/>
            </w:tcBorders>
          </w:tcPr>
          <w:p w14:paraId="7B4ECD4D" w14:textId="77777777" w:rsidR="007C5A61" w:rsidRDefault="00000000">
            <w:pPr>
              <w:pStyle w:val="TableParagraph"/>
              <w:spacing w:line="246" w:lineRule="exact"/>
              <w:ind w:left="116"/>
              <w:rPr>
                <w:sz w:val="24"/>
              </w:rPr>
            </w:pPr>
            <w:r>
              <w:rPr>
                <w:sz w:val="24"/>
              </w:rPr>
              <w:t>Higher</w:t>
            </w:r>
            <w:r>
              <w:rPr>
                <w:spacing w:val="-8"/>
                <w:sz w:val="24"/>
              </w:rPr>
              <w:t xml:space="preserve"> </w:t>
            </w:r>
            <w:r>
              <w:rPr>
                <w:sz w:val="24"/>
              </w:rPr>
              <w:t>acuity</w:t>
            </w:r>
            <w:r>
              <w:rPr>
                <w:spacing w:val="-7"/>
                <w:sz w:val="24"/>
              </w:rPr>
              <w:t xml:space="preserve"> </w:t>
            </w:r>
            <w:r>
              <w:rPr>
                <w:spacing w:val="-2"/>
                <w:sz w:val="24"/>
              </w:rPr>
              <w:t>presentation</w:t>
            </w:r>
          </w:p>
        </w:tc>
      </w:tr>
      <w:tr w:rsidR="007C5A61" w14:paraId="72EB89FA" w14:textId="77777777">
        <w:trPr>
          <w:trHeight w:val="239"/>
        </w:trPr>
        <w:tc>
          <w:tcPr>
            <w:tcW w:w="5106" w:type="dxa"/>
          </w:tcPr>
          <w:p w14:paraId="071F3934" w14:textId="77777777" w:rsidR="007C5A61" w:rsidRDefault="00000000">
            <w:pPr>
              <w:pStyle w:val="TableParagraph"/>
              <w:spacing w:line="210" w:lineRule="exact"/>
              <w:ind w:left="2691"/>
              <w:rPr>
                <w:sz w:val="24"/>
              </w:rPr>
            </w:pPr>
            <w:r>
              <w:rPr>
                <w:noProof/>
                <w:sz w:val="24"/>
              </w:rPr>
              <mc:AlternateContent>
                <mc:Choice Requires="wpg">
                  <w:drawing>
                    <wp:anchor distT="0" distB="0" distL="0" distR="0" simplePos="0" relativeHeight="486673408" behindDoc="1" locked="0" layoutInCell="1" allowOverlap="1" wp14:anchorId="5E0AB743" wp14:editId="5C25762E">
                      <wp:simplePos x="0" y="0"/>
                      <wp:positionH relativeFrom="column">
                        <wp:posOffset>2106802</wp:posOffset>
                      </wp:positionH>
                      <wp:positionV relativeFrom="paragraph">
                        <wp:posOffset>101001</wp:posOffset>
                      </wp:positionV>
                      <wp:extent cx="45720" cy="508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56" name="Graphic 56"/>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6D74BCD" id="Group 55" o:spid="_x0000_s1026" style="position:absolute;margin-left:165.9pt;margin-top:7.95pt;width:3.6pt;height:.4pt;z-index:-16643072;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">
                      <v:shape id="Graphic 56"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" path="m,l45554,e" filled="f" strokeweight=".14039mm">
                        <v:path arrowok="t"/>
                      </v:shape>
                    </v:group>
                  </w:pict>
                </mc:Fallback>
              </mc:AlternateContent>
            </w:r>
            <w:r>
              <w:rPr>
                <w:sz w:val="24"/>
              </w:rPr>
              <w:t>arrival</w:t>
            </w:r>
            <w:r>
              <w:rPr>
                <w:spacing w:val="7"/>
                <w:sz w:val="24"/>
              </w:rPr>
              <w:t xml:space="preserve"> </w:t>
            </w:r>
            <w:r>
              <w:rPr>
                <w:spacing w:val="-4"/>
                <w:sz w:val="24"/>
              </w:rPr>
              <w:t>hour</w:t>
            </w:r>
          </w:p>
        </w:tc>
        <w:tc>
          <w:tcPr>
            <w:tcW w:w="2129" w:type="dxa"/>
          </w:tcPr>
          <w:p w14:paraId="53E23B62" w14:textId="77777777" w:rsidR="007C5A61" w:rsidRDefault="00000000">
            <w:pPr>
              <w:pStyle w:val="TableParagraph"/>
              <w:spacing w:line="210" w:lineRule="exact"/>
              <w:jc w:val="center"/>
              <w:rPr>
                <w:sz w:val="24"/>
              </w:rPr>
            </w:pPr>
            <w:r>
              <w:rPr>
                <w:spacing w:val="-2"/>
                <w:sz w:val="24"/>
              </w:rPr>
              <w:t>Categorical</w:t>
            </w:r>
            <w:r>
              <w:rPr>
                <w:spacing w:val="8"/>
                <w:sz w:val="24"/>
              </w:rPr>
              <w:t xml:space="preserve"> </w:t>
            </w:r>
            <w:r>
              <w:rPr>
                <w:spacing w:val="-2"/>
                <w:sz w:val="24"/>
              </w:rPr>
              <w:t>(0-</w:t>
            </w:r>
            <w:r>
              <w:rPr>
                <w:spacing w:val="-5"/>
                <w:sz w:val="24"/>
              </w:rPr>
              <w:t>23)</w:t>
            </w:r>
          </w:p>
        </w:tc>
        <w:tc>
          <w:tcPr>
            <w:tcW w:w="2808" w:type="dxa"/>
          </w:tcPr>
          <w:p w14:paraId="290D00FC" w14:textId="77777777" w:rsidR="007C5A61" w:rsidRDefault="00000000">
            <w:pPr>
              <w:pStyle w:val="TableParagraph"/>
              <w:spacing w:line="210" w:lineRule="exact"/>
              <w:ind w:left="116"/>
              <w:rPr>
                <w:sz w:val="24"/>
              </w:rPr>
            </w:pPr>
            <w:r>
              <w:rPr>
                <w:spacing w:val="-2"/>
                <w:sz w:val="24"/>
              </w:rPr>
              <w:t>Time-of-day</w:t>
            </w:r>
            <w:r>
              <w:rPr>
                <w:spacing w:val="-1"/>
                <w:sz w:val="24"/>
              </w:rPr>
              <w:t xml:space="preserve"> </w:t>
            </w:r>
            <w:r>
              <w:rPr>
                <w:spacing w:val="-2"/>
                <w:sz w:val="24"/>
              </w:rPr>
              <w:t>variation</w:t>
            </w:r>
          </w:p>
        </w:tc>
      </w:tr>
      <w:tr w:rsidR="007C5A61" w14:paraId="1E6F26D8" w14:textId="77777777">
        <w:trPr>
          <w:trHeight w:val="239"/>
        </w:trPr>
        <w:tc>
          <w:tcPr>
            <w:tcW w:w="5106" w:type="dxa"/>
          </w:tcPr>
          <w:p w14:paraId="51193222" w14:textId="77777777" w:rsidR="007C5A61" w:rsidRDefault="00000000">
            <w:pPr>
              <w:pStyle w:val="TableParagraph"/>
              <w:spacing w:line="210" w:lineRule="exact"/>
              <w:ind w:left="2691"/>
              <w:rPr>
                <w:sz w:val="24"/>
              </w:rPr>
            </w:pPr>
            <w:r>
              <w:rPr>
                <w:noProof/>
                <w:sz w:val="24"/>
              </w:rPr>
              <mc:AlternateContent>
                <mc:Choice Requires="wpg">
                  <w:drawing>
                    <wp:anchor distT="0" distB="0" distL="0" distR="0" simplePos="0" relativeHeight="486673920" behindDoc="1" locked="0" layoutInCell="1" allowOverlap="1" wp14:anchorId="2433B1AF" wp14:editId="6E343A6C">
                      <wp:simplePos x="0" y="0"/>
                      <wp:positionH relativeFrom="column">
                        <wp:posOffset>2106802</wp:posOffset>
                      </wp:positionH>
                      <wp:positionV relativeFrom="paragraph">
                        <wp:posOffset>101001</wp:posOffset>
                      </wp:positionV>
                      <wp:extent cx="45720" cy="5080"/>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58" name="Graphic 58"/>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F18DB16" id="Group 57" o:spid="_x0000_s1026" style="position:absolute;margin-left:165.9pt;margin-top:7.95pt;width:3.6pt;height:.4pt;z-index:-16642560;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">
                      <v:shape id="Graphic 58"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" path="m,l45554,e" filled="f" strokeweight=".14039mm">
                        <v:path arrowok="t"/>
                      </v:shape>
                    </v:group>
                  </w:pict>
                </mc:Fallback>
              </mc:AlternateContent>
            </w:r>
            <w:r>
              <w:rPr>
                <w:sz w:val="24"/>
              </w:rPr>
              <w:t>arrival</w:t>
            </w:r>
            <w:r>
              <w:rPr>
                <w:spacing w:val="7"/>
                <w:sz w:val="24"/>
              </w:rPr>
              <w:t xml:space="preserve"> </w:t>
            </w:r>
            <w:r>
              <w:rPr>
                <w:spacing w:val="-2"/>
                <w:sz w:val="24"/>
              </w:rPr>
              <w:t>weekend</w:t>
            </w:r>
          </w:p>
        </w:tc>
        <w:tc>
          <w:tcPr>
            <w:tcW w:w="2129" w:type="dxa"/>
          </w:tcPr>
          <w:p w14:paraId="4EA514FF" w14:textId="77777777" w:rsidR="007C5A61" w:rsidRDefault="00000000">
            <w:pPr>
              <w:pStyle w:val="TableParagraph"/>
              <w:spacing w:line="210" w:lineRule="exact"/>
              <w:jc w:val="center"/>
              <w:rPr>
                <w:sz w:val="24"/>
              </w:rPr>
            </w:pPr>
            <w:r>
              <w:rPr>
                <w:spacing w:val="-2"/>
                <w:sz w:val="24"/>
              </w:rPr>
              <w:t>Binary</w:t>
            </w:r>
          </w:p>
        </w:tc>
        <w:tc>
          <w:tcPr>
            <w:tcW w:w="2808" w:type="dxa"/>
          </w:tcPr>
          <w:p w14:paraId="2E2361E4" w14:textId="77777777" w:rsidR="007C5A61" w:rsidRDefault="00000000">
            <w:pPr>
              <w:pStyle w:val="TableParagraph"/>
              <w:spacing w:line="210" w:lineRule="exact"/>
              <w:ind w:left="116"/>
              <w:rPr>
                <w:sz w:val="24"/>
              </w:rPr>
            </w:pPr>
            <w:r>
              <w:rPr>
                <w:spacing w:val="-2"/>
                <w:sz w:val="24"/>
              </w:rPr>
              <w:t>Weekend</w:t>
            </w:r>
            <w:r>
              <w:rPr>
                <w:spacing w:val="-9"/>
                <w:sz w:val="24"/>
              </w:rPr>
              <w:t xml:space="preserve"> </w:t>
            </w:r>
            <w:r>
              <w:rPr>
                <w:spacing w:val="-2"/>
                <w:sz w:val="24"/>
              </w:rPr>
              <w:t>vs.</w:t>
            </w:r>
            <w:r>
              <w:rPr>
                <w:spacing w:val="-8"/>
                <w:sz w:val="24"/>
              </w:rPr>
              <w:t xml:space="preserve"> </w:t>
            </w:r>
            <w:r>
              <w:rPr>
                <w:spacing w:val="-2"/>
                <w:sz w:val="24"/>
              </w:rPr>
              <w:t>weekday</w:t>
            </w:r>
          </w:p>
        </w:tc>
      </w:tr>
      <w:tr w:rsidR="007C5A61" w14:paraId="0A878A5B" w14:textId="77777777">
        <w:trPr>
          <w:trHeight w:val="239"/>
        </w:trPr>
        <w:tc>
          <w:tcPr>
            <w:tcW w:w="5106" w:type="dxa"/>
          </w:tcPr>
          <w:p w14:paraId="2931FD18" w14:textId="77777777" w:rsidR="007C5A61" w:rsidRDefault="00000000">
            <w:pPr>
              <w:pStyle w:val="TableParagraph"/>
              <w:spacing w:line="210" w:lineRule="exact"/>
              <w:ind w:left="2691"/>
              <w:rPr>
                <w:sz w:val="24"/>
              </w:rPr>
            </w:pPr>
            <w:r>
              <w:rPr>
                <w:noProof/>
                <w:sz w:val="24"/>
              </w:rPr>
              <mc:AlternateContent>
                <mc:Choice Requires="wpg">
                  <w:drawing>
                    <wp:anchor distT="0" distB="0" distL="0" distR="0" simplePos="0" relativeHeight="486674432" behindDoc="1" locked="0" layoutInCell="1" allowOverlap="1" wp14:anchorId="64B235BF" wp14:editId="23C4CB9C">
                      <wp:simplePos x="0" y="0"/>
                      <wp:positionH relativeFrom="column">
                        <wp:posOffset>1852942</wp:posOffset>
                      </wp:positionH>
                      <wp:positionV relativeFrom="paragraph">
                        <wp:posOffset>100995</wp:posOffset>
                      </wp:positionV>
                      <wp:extent cx="45720" cy="508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60" name="Graphic 60"/>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9D6FB81" id="Group 59" o:spid="_x0000_s1026" style="position:absolute;margin-left:145.9pt;margin-top:7.95pt;width:3.6pt;height:.4pt;z-index:-16642048;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">
                      <v:shape id="Graphic 60"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" path="m,l45554,e" filled="f" strokeweight=".14039mm">
                        <v:path arrowok="t"/>
                      </v:shape>
                    </v:group>
                  </w:pict>
                </mc:Fallback>
              </mc:AlternateContent>
            </w:r>
            <w:r>
              <w:rPr>
                <w:noProof/>
                <w:sz w:val="24"/>
              </w:rPr>
              <mc:AlternateContent>
                <mc:Choice Requires="wpg">
                  <w:drawing>
                    <wp:anchor distT="0" distB="0" distL="0" distR="0" simplePos="0" relativeHeight="486674944" behindDoc="1" locked="0" layoutInCell="1" allowOverlap="1" wp14:anchorId="4FC3F6BD" wp14:editId="2BDD8D0C">
                      <wp:simplePos x="0" y="0"/>
                      <wp:positionH relativeFrom="column">
                        <wp:posOffset>2514917</wp:posOffset>
                      </wp:positionH>
                      <wp:positionV relativeFrom="paragraph">
                        <wp:posOffset>100995</wp:posOffset>
                      </wp:positionV>
                      <wp:extent cx="45720" cy="5080"/>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62" name="Graphic 62"/>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62923C3" id="Group 61" o:spid="_x0000_s1026" style="position:absolute;margin-left:198pt;margin-top:7.95pt;width:3.6pt;height:.4pt;z-index:-16641536;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">
                      <v:shape id="Graphic 62"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" path="m,l45554,e" filled="f" strokeweight=".14039mm">
                        <v:path arrowok="t"/>
                      </v:shape>
                    </v:group>
                  </w:pict>
                </mc:Fallback>
              </mc:AlternateContent>
            </w:r>
            <w:r>
              <w:rPr>
                <w:sz w:val="24"/>
              </w:rPr>
              <w:t>cc</w:t>
            </w:r>
            <w:r>
              <w:rPr>
                <w:spacing w:val="20"/>
                <w:sz w:val="24"/>
              </w:rPr>
              <w:t xml:space="preserve"> </w:t>
            </w:r>
            <w:r>
              <w:rPr>
                <w:sz w:val="24"/>
              </w:rPr>
              <w:t>complaint</w:t>
            </w:r>
            <w:r>
              <w:rPr>
                <w:spacing w:val="20"/>
                <w:sz w:val="24"/>
              </w:rPr>
              <w:t xml:space="preserve"> </w:t>
            </w:r>
            <w:r>
              <w:rPr>
                <w:spacing w:val="-2"/>
                <w:sz w:val="24"/>
              </w:rPr>
              <w:t>count</w:t>
            </w:r>
          </w:p>
        </w:tc>
        <w:tc>
          <w:tcPr>
            <w:tcW w:w="2129" w:type="dxa"/>
          </w:tcPr>
          <w:p w14:paraId="7DC74646" w14:textId="77777777" w:rsidR="007C5A61" w:rsidRDefault="00000000">
            <w:pPr>
              <w:pStyle w:val="TableParagraph"/>
              <w:spacing w:line="210" w:lineRule="exact"/>
              <w:jc w:val="center"/>
              <w:rPr>
                <w:sz w:val="24"/>
              </w:rPr>
            </w:pPr>
            <w:r>
              <w:rPr>
                <w:spacing w:val="-2"/>
                <w:sz w:val="24"/>
              </w:rPr>
              <w:t>Continuous</w:t>
            </w:r>
          </w:p>
        </w:tc>
        <w:tc>
          <w:tcPr>
            <w:tcW w:w="2808" w:type="dxa"/>
          </w:tcPr>
          <w:p w14:paraId="60DFF359" w14:textId="77777777" w:rsidR="007C5A61" w:rsidRDefault="00000000">
            <w:pPr>
              <w:pStyle w:val="TableParagraph"/>
              <w:spacing w:line="210" w:lineRule="exact"/>
              <w:ind w:left="116"/>
              <w:rPr>
                <w:sz w:val="24"/>
              </w:rPr>
            </w:pPr>
            <w:r>
              <w:rPr>
                <w:sz w:val="24"/>
              </w:rPr>
              <w:t>Number</w:t>
            </w:r>
            <w:r>
              <w:rPr>
                <w:spacing w:val="-6"/>
                <w:sz w:val="24"/>
              </w:rPr>
              <w:t xml:space="preserve"> </w:t>
            </w:r>
            <w:r>
              <w:rPr>
                <w:sz w:val="24"/>
              </w:rPr>
              <w:t>of</w:t>
            </w:r>
            <w:r>
              <w:rPr>
                <w:spacing w:val="-6"/>
                <w:sz w:val="24"/>
              </w:rPr>
              <w:t xml:space="preserve"> </w:t>
            </w:r>
            <w:r>
              <w:rPr>
                <w:sz w:val="24"/>
              </w:rPr>
              <w:t>chief</w:t>
            </w:r>
            <w:r>
              <w:rPr>
                <w:spacing w:val="-6"/>
                <w:sz w:val="24"/>
              </w:rPr>
              <w:t xml:space="preserve"> </w:t>
            </w:r>
            <w:r>
              <w:rPr>
                <w:spacing w:val="-2"/>
                <w:sz w:val="24"/>
              </w:rPr>
              <w:t>complaints</w:t>
            </w:r>
          </w:p>
        </w:tc>
      </w:tr>
      <w:tr w:rsidR="007C5A61" w14:paraId="7636AC14" w14:textId="77777777">
        <w:trPr>
          <w:trHeight w:val="239"/>
        </w:trPr>
        <w:tc>
          <w:tcPr>
            <w:tcW w:w="5106" w:type="dxa"/>
          </w:tcPr>
          <w:p w14:paraId="0CD3838D" w14:textId="77777777" w:rsidR="007C5A61" w:rsidRDefault="00000000">
            <w:pPr>
              <w:pStyle w:val="TableParagraph"/>
              <w:tabs>
                <w:tab w:val="left" w:pos="2691"/>
              </w:tabs>
              <w:spacing w:line="210" w:lineRule="exact"/>
              <w:rPr>
                <w:position w:val="12"/>
                <w:sz w:val="24"/>
              </w:rPr>
            </w:pPr>
            <w:r>
              <w:rPr>
                <w:noProof/>
                <w:position w:val="12"/>
                <w:sz w:val="24"/>
              </w:rPr>
              <mc:AlternateContent>
                <mc:Choice Requires="wpg">
                  <w:drawing>
                    <wp:anchor distT="0" distB="0" distL="0" distR="0" simplePos="0" relativeHeight="486675456" behindDoc="1" locked="0" layoutInCell="1" allowOverlap="1" wp14:anchorId="6D78DDC6" wp14:editId="50E0DBA8">
                      <wp:simplePos x="0" y="0"/>
                      <wp:positionH relativeFrom="column">
                        <wp:posOffset>1852942</wp:posOffset>
                      </wp:positionH>
                      <wp:positionV relativeFrom="paragraph">
                        <wp:posOffset>100988</wp:posOffset>
                      </wp:positionV>
                      <wp:extent cx="45720" cy="5080"/>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64" name="Graphic 64"/>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B5A546F" id="Group 63" o:spid="_x0000_s1026" style="position:absolute;margin-left:145.9pt;margin-top:7.95pt;width:3.6pt;height:.4pt;z-index:-16641024;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">
                      <v:shape id="Graphic 64"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" path="m,l45554,e" filled="f" strokeweight=".14039mm">
                        <v:path arrowok="t"/>
                      </v:shape>
                    </v:group>
                  </w:pict>
                </mc:Fallback>
              </mc:AlternateContent>
            </w:r>
            <w:r>
              <w:rPr>
                <w:noProof/>
                <w:position w:val="12"/>
                <w:sz w:val="24"/>
              </w:rPr>
              <mc:AlternateContent>
                <mc:Choice Requires="wpg">
                  <w:drawing>
                    <wp:anchor distT="0" distB="0" distL="0" distR="0" simplePos="0" relativeHeight="486675968" behindDoc="1" locked="0" layoutInCell="1" allowOverlap="1" wp14:anchorId="5D579711" wp14:editId="044B5B9E">
                      <wp:simplePos x="0" y="0"/>
                      <wp:positionH relativeFrom="column">
                        <wp:posOffset>2219617</wp:posOffset>
                      </wp:positionH>
                      <wp:positionV relativeFrom="paragraph">
                        <wp:posOffset>100988</wp:posOffset>
                      </wp:positionV>
                      <wp:extent cx="45720" cy="508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66" name="Graphic 66"/>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0E44194" id="Group 65" o:spid="_x0000_s1026" style="position:absolute;margin-left:174.75pt;margin-top:7.95pt;width:3.6pt;height:.4pt;z-index:-16640512;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">
                      <v:shape id="Graphic 66"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" path="m,l45554,e" filled="f" strokeweight=".14039mm">
                        <v:path arrowok="t"/>
                      </v:shape>
                    </v:group>
                  </w:pict>
                </mc:Fallback>
              </mc:AlternateContent>
            </w:r>
            <w:r>
              <w:rPr>
                <w:sz w:val="24"/>
              </w:rPr>
              <w:t>Clinical</w:t>
            </w:r>
            <w:r>
              <w:rPr>
                <w:spacing w:val="-11"/>
                <w:sz w:val="24"/>
              </w:rPr>
              <w:t xml:space="preserve"> </w:t>
            </w:r>
            <w:r>
              <w:rPr>
                <w:sz w:val="24"/>
              </w:rPr>
              <w:t>Presentation</w:t>
            </w:r>
            <w:r>
              <w:rPr>
                <w:spacing w:val="-11"/>
                <w:sz w:val="24"/>
              </w:rPr>
              <w:t xml:space="preserve"> </w:t>
            </w:r>
            <w:r>
              <w:rPr>
                <w:spacing w:val="-4"/>
                <w:sz w:val="24"/>
              </w:rPr>
              <w:t>(10)</w:t>
            </w:r>
            <w:r>
              <w:rPr>
                <w:sz w:val="24"/>
              </w:rPr>
              <w:tab/>
            </w:r>
            <w:r>
              <w:rPr>
                <w:position w:val="12"/>
                <w:sz w:val="24"/>
              </w:rPr>
              <w:t>cc</w:t>
            </w:r>
            <w:r>
              <w:rPr>
                <w:spacing w:val="22"/>
                <w:position w:val="12"/>
                <w:sz w:val="24"/>
              </w:rPr>
              <w:t xml:space="preserve"> </w:t>
            </w:r>
            <w:r>
              <w:rPr>
                <w:position w:val="12"/>
                <w:sz w:val="24"/>
              </w:rPr>
              <w:t>chest</w:t>
            </w:r>
            <w:r>
              <w:rPr>
                <w:spacing w:val="22"/>
                <w:position w:val="12"/>
                <w:sz w:val="24"/>
              </w:rPr>
              <w:t xml:space="preserve"> </w:t>
            </w:r>
            <w:r>
              <w:rPr>
                <w:spacing w:val="-4"/>
                <w:position w:val="12"/>
                <w:sz w:val="24"/>
              </w:rPr>
              <w:t>pain</w:t>
            </w:r>
          </w:p>
        </w:tc>
        <w:tc>
          <w:tcPr>
            <w:tcW w:w="2129" w:type="dxa"/>
          </w:tcPr>
          <w:p w14:paraId="296A7E6F" w14:textId="77777777" w:rsidR="007C5A61" w:rsidRDefault="00000000">
            <w:pPr>
              <w:pStyle w:val="TableParagraph"/>
              <w:spacing w:line="210" w:lineRule="exact"/>
              <w:jc w:val="center"/>
              <w:rPr>
                <w:sz w:val="24"/>
              </w:rPr>
            </w:pPr>
            <w:r>
              <w:rPr>
                <w:spacing w:val="-2"/>
                <w:sz w:val="24"/>
              </w:rPr>
              <w:t>Binary</w:t>
            </w:r>
          </w:p>
        </w:tc>
        <w:tc>
          <w:tcPr>
            <w:tcW w:w="2808" w:type="dxa"/>
          </w:tcPr>
          <w:p w14:paraId="7581235D" w14:textId="77777777" w:rsidR="007C5A61" w:rsidRDefault="00000000">
            <w:pPr>
              <w:pStyle w:val="TableParagraph"/>
              <w:spacing w:line="210" w:lineRule="exact"/>
              <w:ind w:left="116"/>
              <w:rPr>
                <w:sz w:val="24"/>
              </w:rPr>
            </w:pPr>
            <w:r>
              <w:rPr>
                <w:sz w:val="24"/>
              </w:rPr>
              <w:t>High-risk</w:t>
            </w:r>
            <w:r>
              <w:rPr>
                <w:spacing w:val="-10"/>
                <w:sz w:val="24"/>
              </w:rPr>
              <w:t xml:space="preserve"> </w:t>
            </w:r>
            <w:r>
              <w:rPr>
                <w:sz w:val="24"/>
              </w:rPr>
              <w:t>cardiac</w:t>
            </w:r>
            <w:r>
              <w:rPr>
                <w:spacing w:val="-9"/>
                <w:sz w:val="24"/>
              </w:rPr>
              <w:t xml:space="preserve"> </w:t>
            </w:r>
            <w:r>
              <w:rPr>
                <w:spacing w:val="-2"/>
                <w:sz w:val="24"/>
              </w:rPr>
              <w:t>symptom</w:t>
            </w:r>
          </w:p>
        </w:tc>
      </w:tr>
      <w:tr w:rsidR="007C5A61" w14:paraId="6A8E5D6E" w14:textId="77777777">
        <w:trPr>
          <w:trHeight w:val="239"/>
        </w:trPr>
        <w:tc>
          <w:tcPr>
            <w:tcW w:w="5106" w:type="dxa"/>
          </w:tcPr>
          <w:p w14:paraId="2A7480DD" w14:textId="77777777" w:rsidR="007C5A61" w:rsidRDefault="00000000">
            <w:pPr>
              <w:pStyle w:val="TableParagraph"/>
              <w:spacing w:line="210" w:lineRule="exact"/>
              <w:ind w:left="2691"/>
              <w:rPr>
                <w:sz w:val="24"/>
              </w:rPr>
            </w:pPr>
            <w:r>
              <w:rPr>
                <w:noProof/>
                <w:sz w:val="24"/>
              </w:rPr>
              <mc:AlternateContent>
                <mc:Choice Requires="wpg">
                  <w:drawing>
                    <wp:anchor distT="0" distB="0" distL="0" distR="0" simplePos="0" relativeHeight="486676480" behindDoc="1" locked="0" layoutInCell="1" allowOverlap="1" wp14:anchorId="5A067A37" wp14:editId="458B6433">
                      <wp:simplePos x="0" y="0"/>
                      <wp:positionH relativeFrom="column">
                        <wp:posOffset>1852942</wp:posOffset>
                      </wp:positionH>
                      <wp:positionV relativeFrom="paragraph">
                        <wp:posOffset>101001</wp:posOffset>
                      </wp:positionV>
                      <wp:extent cx="45720" cy="5080"/>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68" name="Graphic 68"/>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12C1857" id="Group 67" o:spid="_x0000_s1026" style="position:absolute;margin-left:145.9pt;margin-top:7.95pt;width:3.6pt;height:.4pt;z-index:-16640000;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">
                      <v:shape id="Graphic 68"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" path="m,l45554,e" filled="f" strokeweight=".14039mm">
                        <v:path arrowok="t"/>
                      </v:shape>
                    </v:group>
                  </w:pict>
                </mc:Fallback>
              </mc:AlternateContent>
            </w:r>
            <w:r>
              <w:rPr>
                <w:sz w:val="24"/>
              </w:rPr>
              <w:t>cc</w:t>
            </w:r>
            <w:r>
              <w:rPr>
                <w:spacing w:val="23"/>
                <w:sz w:val="24"/>
              </w:rPr>
              <w:t xml:space="preserve"> </w:t>
            </w:r>
            <w:r>
              <w:rPr>
                <w:spacing w:val="-2"/>
                <w:sz w:val="24"/>
              </w:rPr>
              <w:t>critical</w:t>
            </w:r>
          </w:p>
        </w:tc>
        <w:tc>
          <w:tcPr>
            <w:tcW w:w="2129" w:type="dxa"/>
          </w:tcPr>
          <w:p w14:paraId="52807307" w14:textId="77777777" w:rsidR="007C5A61" w:rsidRDefault="00000000">
            <w:pPr>
              <w:pStyle w:val="TableParagraph"/>
              <w:spacing w:line="210" w:lineRule="exact"/>
              <w:jc w:val="center"/>
              <w:rPr>
                <w:sz w:val="24"/>
              </w:rPr>
            </w:pPr>
            <w:r>
              <w:rPr>
                <w:spacing w:val="-2"/>
                <w:sz w:val="24"/>
              </w:rPr>
              <w:t>Binary</w:t>
            </w:r>
          </w:p>
        </w:tc>
        <w:tc>
          <w:tcPr>
            <w:tcW w:w="2808" w:type="dxa"/>
          </w:tcPr>
          <w:p w14:paraId="24C9BE18" w14:textId="77777777" w:rsidR="007C5A61" w:rsidRDefault="00000000">
            <w:pPr>
              <w:pStyle w:val="TableParagraph"/>
              <w:spacing w:line="210" w:lineRule="exact"/>
              <w:ind w:left="116"/>
              <w:rPr>
                <w:sz w:val="24"/>
              </w:rPr>
            </w:pPr>
            <w:r>
              <w:rPr>
                <w:sz w:val="24"/>
              </w:rPr>
              <w:t>Critical</w:t>
            </w:r>
            <w:r>
              <w:rPr>
                <w:spacing w:val="-9"/>
                <w:sz w:val="24"/>
              </w:rPr>
              <w:t xml:space="preserve"> </w:t>
            </w:r>
            <w:r>
              <w:rPr>
                <w:spacing w:val="-2"/>
                <w:sz w:val="24"/>
              </w:rPr>
              <w:t>presentation</w:t>
            </w:r>
          </w:p>
        </w:tc>
      </w:tr>
      <w:tr w:rsidR="007C5A61" w14:paraId="531898D0" w14:textId="77777777">
        <w:trPr>
          <w:trHeight w:val="239"/>
        </w:trPr>
        <w:tc>
          <w:tcPr>
            <w:tcW w:w="5106" w:type="dxa"/>
          </w:tcPr>
          <w:p w14:paraId="72A3466F" w14:textId="77777777" w:rsidR="007C5A61" w:rsidRDefault="00000000">
            <w:pPr>
              <w:pStyle w:val="TableParagraph"/>
              <w:spacing w:line="210" w:lineRule="exact"/>
              <w:ind w:left="2691"/>
              <w:rPr>
                <w:sz w:val="24"/>
              </w:rPr>
            </w:pPr>
            <w:r>
              <w:rPr>
                <w:noProof/>
                <w:sz w:val="24"/>
              </w:rPr>
              <mc:AlternateContent>
                <mc:Choice Requires="wpg">
                  <w:drawing>
                    <wp:anchor distT="0" distB="0" distL="0" distR="0" simplePos="0" relativeHeight="486676992" behindDoc="1" locked="0" layoutInCell="1" allowOverlap="1" wp14:anchorId="0F8FD8AA" wp14:editId="1C77A6F6">
                      <wp:simplePos x="0" y="0"/>
                      <wp:positionH relativeFrom="column">
                        <wp:posOffset>1852942</wp:posOffset>
                      </wp:positionH>
                      <wp:positionV relativeFrom="paragraph">
                        <wp:posOffset>101001</wp:posOffset>
                      </wp:positionV>
                      <wp:extent cx="45720" cy="5080"/>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70" name="Graphic 70"/>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591D44A" id="Group 69" o:spid="_x0000_s1026" style="position:absolute;margin-left:145.9pt;margin-top:7.95pt;width:3.6pt;height:.4pt;z-index:-16639488;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">
                      <v:shape id="Graphic 70"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" path="m,l45554,e" filled="f" strokeweight=".14039mm">
                        <v:path arrowok="t"/>
                      </v:shape>
                    </v:group>
                  </w:pict>
                </mc:Fallback>
              </mc:AlternateContent>
            </w:r>
            <w:r>
              <w:rPr>
                <w:noProof/>
                <w:sz w:val="24"/>
              </w:rPr>
              <mc:AlternateContent>
                <mc:Choice Requires="wpg">
                  <w:drawing>
                    <wp:anchor distT="0" distB="0" distL="0" distR="0" simplePos="0" relativeHeight="486677504" behindDoc="1" locked="0" layoutInCell="1" allowOverlap="1" wp14:anchorId="354CDD7F" wp14:editId="60DA1877">
                      <wp:simplePos x="0" y="0"/>
                      <wp:positionH relativeFrom="column">
                        <wp:posOffset>2472715</wp:posOffset>
                      </wp:positionH>
                      <wp:positionV relativeFrom="paragraph">
                        <wp:posOffset>101001</wp:posOffset>
                      </wp:positionV>
                      <wp:extent cx="45720" cy="508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72" name="Graphic 72"/>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904F4F1" id="Group 71" o:spid="_x0000_s1026" style="position:absolute;margin-left:194.7pt;margin-top:7.95pt;width:3.6pt;height:.4pt;z-index:-16638976;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">
                      <v:shape id="Graphic 72"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" path="m,l45554,e" filled="f" strokeweight=".14039mm">
                        <v:path arrowok="t"/>
                      </v:shape>
                    </v:group>
                  </w:pict>
                </mc:Fallback>
              </mc:AlternateContent>
            </w:r>
            <w:r>
              <w:rPr>
                <w:sz w:val="24"/>
              </w:rPr>
              <w:t>cc</w:t>
            </w:r>
            <w:r>
              <w:rPr>
                <w:spacing w:val="20"/>
                <w:sz w:val="24"/>
              </w:rPr>
              <w:t xml:space="preserve"> </w:t>
            </w:r>
            <w:r>
              <w:rPr>
                <w:sz w:val="24"/>
              </w:rPr>
              <w:t>shortness</w:t>
            </w:r>
            <w:r>
              <w:rPr>
                <w:spacing w:val="20"/>
                <w:sz w:val="24"/>
              </w:rPr>
              <w:t xml:space="preserve"> </w:t>
            </w:r>
            <w:r>
              <w:rPr>
                <w:spacing w:val="-2"/>
                <w:sz w:val="24"/>
              </w:rPr>
              <w:t>breath</w:t>
            </w:r>
          </w:p>
        </w:tc>
        <w:tc>
          <w:tcPr>
            <w:tcW w:w="2129" w:type="dxa"/>
          </w:tcPr>
          <w:p w14:paraId="7CD20BBA" w14:textId="77777777" w:rsidR="007C5A61" w:rsidRDefault="00000000">
            <w:pPr>
              <w:pStyle w:val="TableParagraph"/>
              <w:spacing w:line="210" w:lineRule="exact"/>
              <w:jc w:val="center"/>
              <w:rPr>
                <w:sz w:val="24"/>
              </w:rPr>
            </w:pPr>
            <w:r>
              <w:rPr>
                <w:spacing w:val="-2"/>
                <w:sz w:val="24"/>
              </w:rPr>
              <w:t>Binary</w:t>
            </w:r>
          </w:p>
        </w:tc>
        <w:tc>
          <w:tcPr>
            <w:tcW w:w="2808" w:type="dxa"/>
          </w:tcPr>
          <w:p w14:paraId="2118E512" w14:textId="77777777" w:rsidR="007C5A61" w:rsidRDefault="00000000">
            <w:pPr>
              <w:pStyle w:val="TableParagraph"/>
              <w:spacing w:line="210" w:lineRule="exact"/>
              <w:ind w:left="116"/>
              <w:rPr>
                <w:sz w:val="24"/>
              </w:rPr>
            </w:pPr>
            <w:r>
              <w:rPr>
                <w:sz w:val="24"/>
              </w:rPr>
              <w:t>Respiratory</w:t>
            </w:r>
            <w:r>
              <w:rPr>
                <w:spacing w:val="-13"/>
                <w:sz w:val="24"/>
              </w:rPr>
              <w:t xml:space="preserve"> </w:t>
            </w:r>
            <w:r>
              <w:rPr>
                <w:spacing w:val="-2"/>
                <w:sz w:val="24"/>
              </w:rPr>
              <w:t>distress</w:t>
            </w:r>
          </w:p>
        </w:tc>
      </w:tr>
      <w:tr w:rsidR="007C5A61" w14:paraId="3DC145B1" w14:textId="77777777">
        <w:trPr>
          <w:trHeight w:val="239"/>
        </w:trPr>
        <w:tc>
          <w:tcPr>
            <w:tcW w:w="5106" w:type="dxa"/>
          </w:tcPr>
          <w:p w14:paraId="71AB4305" w14:textId="77777777" w:rsidR="007C5A61" w:rsidRDefault="00000000">
            <w:pPr>
              <w:pStyle w:val="TableParagraph"/>
              <w:spacing w:line="210" w:lineRule="exact"/>
              <w:ind w:left="891"/>
              <w:jc w:val="center"/>
              <w:rPr>
                <w:sz w:val="24"/>
              </w:rPr>
            </w:pPr>
            <w:r>
              <w:rPr>
                <w:noProof/>
                <w:sz w:val="24"/>
              </w:rPr>
              <mc:AlternateContent>
                <mc:Choice Requires="wpg">
                  <w:drawing>
                    <wp:anchor distT="0" distB="0" distL="0" distR="0" simplePos="0" relativeHeight="486678016" behindDoc="1" locked="0" layoutInCell="1" allowOverlap="1" wp14:anchorId="29E98A70" wp14:editId="7F70B22A">
                      <wp:simplePos x="0" y="0"/>
                      <wp:positionH relativeFrom="column">
                        <wp:posOffset>1852942</wp:posOffset>
                      </wp:positionH>
                      <wp:positionV relativeFrom="paragraph">
                        <wp:posOffset>101001</wp:posOffset>
                      </wp:positionV>
                      <wp:extent cx="45720" cy="5080"/>
                      <wp:effectExtent l="0" t="0" r="0" b="0"/>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74" name="Graphic 74"/>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77226E2" id="Group 73" o:spid="_x0000_s1026" style="position:absolute;margin-left:145.9pt;margin-top:7.95pt;width:3.6pt;height:.4pt;z-index:-16638464;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">
                      <v:shape id="Graphic 74"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" path="m,l45554,e" filled="f" strokeweight=".14039mm">
                        <v:path arrowok="t"/>
                      </v:shape>
                    </v:group>
                  </w:pict>
                </mc:Fallback>
              </mc:AlternateContent>
            </w:r>
            <w:r>
              <w:rPr>
                <w:sz w:val="24"/>
              </w:rPr>
              <w:t>cc</w:t>
            </w:r>
            <w:r>
              <w:rPr>
                <w:spacing w:val="23"/>
                <w:sz w:val="24"/>
              </w:rPr>
              <w:t xml:space="preserve"> </w:t>
            </w:r>
            <w:r>
              <w:rPr>
                <w:spacing w:val="-4"/>
                <w:sz w:val="24"/>
              </w:rPr>
              <w:t>fall</w:t>
            </w:r>
          </w:p>
        </w:tc>
        <w:tc>
          <w:tcPr>
            <w:tcW w:w="2129" w:type="dxa"/>
          </w:tcPr>
          <w:p w14:paraId="52370064" w14:textId="77777777" w:rsidR="007C5A61" w:rsidRDefault="00000000">
            <w:pPr>
              <w:pStyle w:val="TableParagraph"/>
              <w:spacing w:line="210" w:lineRule="exact"/>
              <w:jc w:val="center"/>
              <w:rPr>
                <w:sz w:val="24"/>
              </w:rPr>
            </w:pPr>
            <w:r>
              <w:rPr>
                <w:spacing w:val="-2"/>
                <w:sz w:val="24"/>
              </w:rPr>
              <w:t>Binary</w:t>
            </w:r>
          </w:p>
        </w:tc>
        <w:tc>
          <w:tcPr>
            <w:tcW w:w="2808" w:type="dxa"/>
          </w:tcPr>
          <w:p w14:paraId="2316D39F" w14:textId="77777777" w:rsidR="007C5A61" w:rsidRDefault="00000000">
            <w:pPr>
              <w:pStyle w:val="TableParagraph"/>
              <w:spacing w:line="210" w:lineRule="exact"/>
              <w:ind w:left="116"/>
              <w:rPr>
                <w:sz w:val="24"/>
              </w:rPr>
            </w:pPr>
            <w:r>
              <w:rPr>
                <w:spacing w:val="-2"/>
                <w:sz w:val="24"/>
              </w:rPr>
              <w:t>Trauma/elderly</w:t>
            </w:r>
            <w:r>
              <w:rPr>
                <w:spacing w:val="3"/>
                <w:sz w:val="24"/>
              </w:rPr>
              <w:t xml:space="preserve"> </w:t>
            </w:r>
            <w:r>
              <w:rPr>
                <w:spacing w:val="-4"/>
                <w:sz w:val="24"/>
              </w:rPr>
              <w:t>fall</w:t>
            </w:r>
          </w:p>
        </w:tc>
      </w:tr>
      <w:tr w:rsidR="007C5A61" w14:paraId="7D6CEC11" w14:textId="77777777">
        <w:trPr>
          <w:trHeight w:val="239"/>
        </w:trPr>
        <w:tc>
          <w:tcPr>
            <w:tcW w:w="5106" w:type="dxa"/>
          </w:tcPr>
          <w:p w14:paraId="3A9B635B" w14:textId="77777777" w:rsidR="007C5A61" w:rsidRDefault="00000000">
            <w:pPr>
              <w:pStyle w:val="TableParagraph"/>
              <w:spacing w:line="210" w:lineRule="exact"/>
              <w:ind w:left="2691"/>
              <w:rPr>
                <w:sz w:val="24"/>
              </w:rPr>
            </w:pPr>
            <w:r>
              <w:rPr>
                <w:noProof/>
                <w:sz w:val="24"/>
              </w:rPr>
              <mc:AlternateContent>
                <mc:Choice Requires="wpg">
                  <w:drawing>
                    <wp:anchor distT="0" distB="0" distL="0" distR="0" simplePos="0" relativeHeight="486678528" behindDoc="1" locked="0" layoutInCell="1" allowOverlap="1" wp14:anchorId="21700067" wp14:editId="60CC2EBB">
                      <wp:simplePos x="0" y="0"/>
                      <wp:positionH relativeFrom="column">
                        <wp:posOffset>1852942</wp:posOffset>
                      </wp:positionH>
                      <wp:positionV relativeFrom="paragraph">
                        <wp:posOffset>101001</wp:posOffset>
                      </wp:positionV>
                      <wp:extent cx="45720" cy="5080"/>
                      <wp:effectExtent l="0" t="0" r="0" b="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76" name="Graphic 76"/>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ADDE019" id="Group 75" o:spid="_x0000_s1026" style="position:absolute;margin-left:145.9pt;margin-top:7.95pt;width:3.6pt;height:.4pt;z-index:-16637952;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">
                      <v:shape id="Graphic 76"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" path="m,l45554,e" filled="f" strokeweight=".14039mm">
                        <v:path arrowok="t"/>
                      </v:shape>
                    </v:group>
                  </w:pict>
                </mc:Fallback>
              </mc:AlternateContent>
            </w:r>
            <w:r>
              <w:rPr>
                <w:noProof/>
                <w:sz w:val="24"/>
              </w:rPr>
              <mc:AlternateContent>
                <mc:Choice Requires="wpg">
                  <w:drawing>
                    <wp:anchor distT="0" distB="0" distL="0" distR="0" simplePos="0" relativeHeight="486679040" behindDoc="1" locked="0" layoutInCell="1" allowOverlap="1" wp14:anchorId="1429A86F" wp14:editId="1D2F5E67">
                      <wp:simplePos x="0" y="0"/>
                      <wp:positionH relativeFrom="column">
                        <wp:posOffset>2548635</wp:posOffset>
                      </wp:positionH>
                      <wp:positionV relativeFrom="paragraph">
                        <wp:posOffset>101001</wp:posOffset>
                      </wp:positionV>
                      <wp:extent cx="45720" cy="508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78" name="Graphic 78"/>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B1CA7D8" id="Group 77" o:spid="_x0000_s1026" style="position:absolute;margin-left:200.7pt;margin-top:7.95pt;width:3.6pt;height:.4pt;z-index:-16637440;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">
                      <v:shape id="Graphic 78"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" path="m,l45554,e" filled="f" strokeweight=".14039mm">
                        <v:path arrowok="t"/>
                      </v:shape>
                    </v:group>
                  </w:pict>
                </mc:Fallback>
              </mc:AlternateContent>
            </w:r>
            <w:r>
              <w:rPr>
                <w:sz w:val="24"/>
              </w:rPr>
              <w:t>cc</w:t>
            </w:r>
            <w:r>
              <w:rPr>
                <w:spacing w:val="19"/>
                <w:sz w:val="24"/>
              </w:rPr>
              <w:t xml:space="preserve"> </w:t>
            </w:r>
            <w:r>
              <w:rPr>
                <w:sz w:val="24"/>
              </w:rPr>
              <w:t>abdominal</w:t>
            </w:r>
            <w:r>
              <w:rPr>
                <w:spacing w:val="20"/>
                <w:sz w:val="24"/>
              </w:rPr>
              <w:t xml:space="preserve"> </w:t>
            </w:r>
            <w:r>
              <w:rPr>
                <w:spacing w:val="-4"/>
                <w:sz w:val="24"/>
              </w:rPr>
              <w:t>pain</w:t>
            </w:r>
          </w:p>
        </w:tc>
        <w:tc>
          <w:tcPr>
            <w:tcW w:w="2129" w:type="dxa"/>
          </w:tcPr>
          <w:p w14:paraId="763F5B8B" w14:textId="77777777" w:rsidR="007C5A61" w:rsidRDefault="00000000">
            <w:pPr>
              <w:pStyle w:val="TableParagraph"/>
              <w:spacing w:line="210" w:lineRule="exact"/>
              <w:jc w:val="center"/>
              <w:rPr>
                <w:sz w:val="24"/>
              </w:rPr>
            </w:pPr>
            <w:r>
              <w:rPr>
                <w:spacing w:val="-2"/>
                <w:sz w:val="24"/>
              </w:rPr>
              <w:t>Binary</w:t>
            </w:r>
          </w:p>
        </w:tc>
        <w:tc>
          <w:tcPr>
            <w:tcW w:w="2808" w:type="dxa"/>
          </w:tcPr>
          <w:p w14:paraId="77A7DA41" w14:textId="77777777" w:rsidR="007C5A61" w:rsidRDefault="00000000">
            <w:pPr>
              <w:pStyle w:val="TableParagraph"/>
              <w:spacing w:line="210" w:lineRule="exact"/>
              <w:ind w:left="116"/>
              <w:rPr>
                <w:sz w:val="24"/>
              </w:rPr>
            </w:pPr>
            <w:r>
              <w:rPr>
                <w:sz w:val="24"/>
              </w:rPr>
              <w:t>Common</w:t>
            </w:r>
            <w:r>
              <w:rPr>
                <w:spacing w:val="-8"/>
                <w:sz w:val="24"/>
              </w:rPr>
              <w:t xml:space="preserve"> </w:t>
            </w:r>
            <w:r>
              <w:rPr>
                <w:sz w:val="24"/>
              </w:rPr>
              <w:t>ED</w:t>
            </w:r>
            <w:r>
              <w:rPr>
                <w:spacing w:val="-7"/>
                <w:sz w:val="24"/>
              </w:rPr>
              <w:t xml:space="preserve"> </w:t>
            </w:r>
            <w:r>
              <w:rPr>
                <w:spacing w:val="-2"/>
                <w:sz w:val="24"/>
              </w:rPr>
              <w:t>presentation</w:t>
            </w:r>
          </w:p>
        </w:tc>
      </w:tr>
      <w:tr w:rsidR="007C5A61" w14:paraId="7B89D8F8" w14:textId="77777777">
        <w:trPr>
          <w:trHeight w:val="308"/>
        </w:trPr>
        <w:tc>
          <w:tcPr>
            <w:tcW w:w="5106" w:type="dxa"/>
            <w:tcBorders>
              <w:bottom w:val="single" w:sz="8" w:space="0" w:color="000000"/>
            </w:tcBorders>
          </w:tcPr>
          <w:p w14:paraId="56A93D23" w14:textId="77777777" w:rsidR="007C5A61" w:rsidRDefault="00000000">
            <w:pPr>
              <w:pStyle w:val="TableParagraph"/>
              <w:ind w:left="2691"/>
              <w:rPr>
                <w:sz w:val="24"/>
              </w:rPr>
            </w:pPr>
            <w:r>
              <w:rPr>
                <w:noProof/>
                <w:sz w:val="24"/>
              </w:rPr>
              <mc:AlternateContent>
                <mc:Choice Requires="wpg">
                  <w:drawing>
                    <wp:anchor distT="0" distB="0" distL="0" distR="0" simplePos="0" relativeHeight="486679552" behindDoc="1" locked="0" layoutInCell="1" allowOverlap="1" wp14:anchorId="3D45521C" wp14:editId="276BDAF5">
                      <wp:simplePos x="0" y="0"/>
                      <wp:positionH relativeFrom="column">
                        <wp:posOffset>1852942</wp:posOffset>
                      </wp:positionH>
                      <wp:positionV relativeFrom="paragraph">
                        <wp:posOffset>100995</wp:posOffset>
                      </wp:positionV>
                      <wp:extent cx="45720" cy="5080"/>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80" name="Graphic 80"/>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B08C5ED" id="Group 79" o:spid="_x0000_s1026" style="position:absolute;margin-left:145.9pt;margin-top:7.95pt;width:3.6pt;height:.4pt;z-index:-16636928;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">
                      <v:shape id="Graphic 80"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" path="m,l45554,e" filled="f" strokeweight=".14039mm">
                        <v:path arrowok="t"/>
                      </v:shape>
                    </v:group>
                  </w:pict>
                </mc:Fallback>
              </mc:AlternateContent>
            </w:r>
            <w:r>
              <w:rPr>
                <w:sz w:val="24"/>
              </w:rPr>
              <w:t>cc</w:t>
            </w:r>
            <w:r>
              <w:rPr>
                <w:spacing w:val="23"/>
                <w:sz w:val="24"/>
              </w:rPr>
              <w:t xml:space="preserve"> </w:t>
            </w:r>
            <w:r>
              <w:rPr>
                <w:spacing w:val="-4"/>
                <w:sz w:val="24"/>
              </w:rPr>
              <w:t>fever</w:t>
            </w:r>
          </w:p>
        </w:tc>
        <w:tc>
          <w:tcPr>
            <w:tcW w:w="2129" w:type="dxa"/>
            <w:tcBorders>
              <w:bottom w:val="single" w:sz="8" w:space="0" w:color="000000"/>
            </w:tcBorders>
          </w:tcPr>
          <w:p w14:paraId="359B5663" w14:textId="77777777" w:rsidR="007C5A61" w:rsidRDefault="00000000">
            <w:pPr>
              <w:pStyle w:val="TableParagraph"/>
              <w:jc w:val="center"/>
              <w:rPr>
                <w:sz w:val="24"/>
              </w:rPr>
            </w:pPr>
            <w:r>
              <w:rPr>
                <w:spacing w:val="-2"/>
                <w:sz w:val="24"/>
              </w:rPr>
              <w:t>Binary</w:t>
            </w:r>
          </w:p>
        </w:tc>
        <w:tc>
          <w:tcPr>
            <w:tcW w:w="2808" w:type="dxa"/>
            <w:tcBorders>
              <w:bottom w:val="single" w:sz="8" w:space="0" w:color="000000"/>
            </w:tcBorders>
          </w:tcPr>
          <w:p w14:paraId="234DD24F" w14:textId="77777777" w:rsidR="007C5A61" w:rsidRDefault="00000000">
            <w:pPr>
              <w:pStyle w:val="TableParagraph"/>
              <w:ind w:left="116"/>
              <w:rPr>
                <w:sz w:val="24"/>
              </w:rPr>
            </w:pPr>
            <w:r>
              <w:rPr>
                <w:sz w:val="24"/>
              </w:rPr>
              <w:t>Infectious</w:t>
            </w:r>
            <w:r>
              <w:rPr>
                <w:spacing w:val="-11"/>
                <w:sz w:val="24"/>
              </w:rPr>
              <w:t xml:space="preserve"> </w:t>
            </w:r>
            <w:r>
              <w:rPr>
                <w:spacing w:val="-2"/>
                <w:sz w:val="24"/>
              </w:rPr>
              <w:t>concern</w:t>
            </w:r>
          </w:p>
        </w:tc>
      </w:tr>
    </w:tbl>
    <w:p w14:paraId="72558BBD" w14:textId="77777777" w:rsidR="007C5A61" w:rsidRDefault="007C5A61">
      <w:pPr>
        <w:pStyle w:val="BodyText"/>
        <w:spacing w:before="265"/>
      </w:pPr>
    </w:p>
    <w:p w14:paraId="56DED65B" w14:textId="77777777" w:rsidR="007C5A61" w:rsidRDefault="00000000">
      <w:pPr>
        <w:pStyle w:val="Heading2"/>
        <w:numPr>
          <w:ilvl w:val="0"/>
          <w:numId w:val="6"/>
        </w:numPr>
        <w:tabs>
          <w:tab w:val="left" w:pos="670"/>
          <w:tab w:val="left" w:pos="1242"/>
        </w:tabs>
        <w:ind w:left="670" w:hanging="420"/>
        <w:jc w:val="left"/>
      </w:pPr>
      <w:r>
        <w:rPr>
          <w:spacing w:val="-5"/>
        </w:rPr>
        <w:t>2.3</w:t>
      </w:r>
      <w:r>
        <w:tab/>
        <w:t>Missing</w:t>
      </w:r>
      <w:r>
        <w:rPr>
          <w:spacing w:val="-9"/>
        </w:rPr>
        <w:t xml:space="preserve"> </w:t>
      </w:r>
      <w:r>
        <w:t>Data</w:t>
      </w:r>
      <w:r>
        <w:rPr>
          <w:spacing w:val="-8"/>
        </w:rPr>
        <w:t xml:space="preserve"> </w:t>
      </w:r>
      <w:r>
        <w:rPr>
          <w:spacing w:val="-2"/>
        </w:rPr>
        <w:t>Handling</w:t>
      </w:r>
    </w:p>
    <w:p w14:paraId="3DD25546" w14:textId="77777777" w:rsidR="007C5A61" w:rsidRPr="00C831F9" w:rsidRDefault="00000000">
      <w:pPr>
        <w:pStyle w:val="ListParagraph"/>
        <w:numPr>
          <w:ilvl w:val="0"/>
          <w:numId w:val="6"/>
        </w:numPr>
        <w:tabs>
          <w:tab w:val="left" w:pos="841"/>
        </w:tabs>
        <w:spacing w:before="143" w:line="266" w:lineRule="exact"/>
        <w:ind w:left="841" w:hanging="591"/>
        <w:jc w:val="left"/>
        <w:rPr>
          <w:sz w:val="24"/>
          <w:highlight w:val="green"/>
          <w:rPrChange w:id="30" w:author="Sol Richardson" w:date="2026-04-21T01:08:00Z" w16du:dateUtc="2026-04-20T17:08:00Z">
            <w:rPr>
              <w:sz w:val="24"/>
            </w:rPr>
          </w:rPrChange>
        </w:rPr>
      </w:pPr>
      <w:r w:rsidRPr="00C831F9">
        <w:rPr>
          <w:sz w:val="24"/>
          <w:highlight w:val="green"/>
          <w:rPrChange w:id="31" w:author="Sol Richardson" w:date="2026-04-21T01:08:00Z" w16du:dateUtc="2026-04-20T17:08:00Z">
            <w:rPr>
              <w:sz w:val="24"/>
            </w:rPr>
          </w:rPrChange>
        </w:rPr>
        <w:t>Missing</w:t>
      </w:r>
      <w:r w:rsidRPr="00C831F9">
        <w:rPr>
          <w:spacing w:val="-12"/>
          <w:sz w:val="24"/>
          <w:highlight w:val="green"/>
          <w:rPrChange w:id="32" w:author="Sol Richardson" w:date="2026-04-21T01:08:00Z" w16du:dateUtc="2026-04-20T17:08:00Z">
            <w:rPr>
              <w:spacing w:val="-12"/>
              <w:sz w:val="24"/>
            </w:rPr>
          </w:rPrChange>
        </w:rPr>
        <w:t xml:space="preserve"> </w:t>
      </w:r>
      <w:r w:rsidRPr="00C831F9">
        <w:rPr>
          <w:sz w:val="24"/>
          <w:highlight w:val="green"/>
          <w:rPrChange w:id="33" w:author="Sol Richardson" w:date="2026-04-21T01:08:00Z" w16du:dateUtc="2026-04-20T17:08:00Z">
            <w:rPr>
              <w:sz w:val="24"/>
            </w:rPr>
          </w:rPrChange>
        </w:rPr>
        <w:t>values</w:t>
      </w:r>
      <w:r w:rsidRPr="00C831F9">
        <w:rPr>
          <w:spacing w:val="-11"/>
          <w:sz w:val="24"/>
          <w:highlight w:val="green"/>
          <w:rPrChange w:id="34" w:author="Sol Richardson" w:date="2026-04-21T01:08:00Z" w16du:dateUtc="2026-04-20T17:08:00Z">
            <w:rPr>
              <w:spacing w:val="-11"/>
              <w:sz w:val="24"/>
            </w:rPr>
          </w:rPrChange>
        </w:rPr>
        <w:t xml:space="preserve"> </w:t>
      </w:r>
      <w:r w:rsidRPr="00C831F9">
        <w:rPr>
          <w:sz w:val="24"/>
          <w:highlight w:val="green"/>
          <w:rPrChange w:id="35" w:author="Sol Richardson" w:date="2026-04-21T01:08:00Z" w16du:dateUtc="2026-04-20T17:08:00Z">
            <w:rPr>
              <w:sz w:val="24"/>
            </w:rPr>
          </w:rPrChange>
        </w:rPr>
        <w:t>for</w:t>
      </w:r>
      <w:r w:rsidRPr="00C831F9">
        <w:rPr>
          <w:spacing w:val="-12"/>
          <w:sz w:val="24"/>
          <w:highlight w:val="green"/>
          <w:rPrChange w:id="36" w:author="Sol Richardson" w:date="2026-04-21T01:08:00Z" w16du:dateUtc="2026-04-20T17:08:00Z">
            <w:rPr>
              <w:spacing w:val="-12"/>
              <w:sz w:val="24"/>
            </w:rPr>
          </w:rPrChange>
        </w:rPr>
        <w:t xml:space="preserve"> </w:t>
      </w:r>
      <w:r w:rsidRPr="00C831F9">
        <w:rPr>
          <w:sz w:val="24"/>
          <w:highlight w:val="green"/>
          <w:rPrChange w:id="37" w:author="Sol Richardson" w:date="2026-04-21T01:08:00Z" w16du:dateUtc="2026-04-20T17:08:00Z">
            <w:rPr>
              <w:sz w:val="24"/>
            </w:rPr>
          </w:rPrChange>
        </w:rPr>
        <w:t>continuous</w:t>
      </w:r>
      <w:r w:rsidRPr="00C831F9">
        <w:rPr>
          <w:spacing w:val="-11"/>
          <w:sz w:val="24"/>
          <w:highlight w:val="green"/>
          <w:rPrChange w:id="38" w:author="Sol Richardson" w:date="2026-04-21T01:08:00Z" w16du:dateUtc="2026-04-20T17:08:00Z">
            <w:rPr>
              <w:spacing w:val="-11"/>
              <w:sz w:val="24"/>
            </w:rPr>
          </w:rPrChange>
        </w:rPr>
        <w:t xml:space="preserve"> </w:t>
      </w:r>
      <w:r w:rsidRPr="00C831F9">
        <w:rPr>
          <w:sz w:val="24"/>
          <w:highlight w:val="green"/>
          <w:rPrChange w:id="39" w:author="Sol Richardson" w:date="2026-04-21T01:08:00Z" w16du:dateUtc="2026-04-20T17:08:00Z">
            <w:rPr>
              <w:sz w:val="24"/>
            </w:rPr>
          </w:rPrChange>
        </w:rPr>
        <w:t>variables</w:t>
      </w:r>
      <w:r w:rsidRPr="00C831F9">
        <w:rPr>
          <w:spacing w:val="-12"/>
          <w:sz w:val="24"/>
          <w:highlight w:val="green"/>
          <w:rPrChange w:id="40" w:author="Sol Richardson" w:date="2026-04-21T01:08:00Z" w16du:dateUtc="2026-04-20T17:08:00Z">
            <w:rPr>
              <w:spacing w:val="-12"/>
              <w:sz w:val="24"/>
            </w:rPr>
          </w:rPrChange>
        </w:rPr>
        <w:t xml:space="preserve"> </w:t>
      </w:r>
      <w:r w:rsidRPr="00C831F9">
        <w:rPr>
          <w:sz w:val="24"/>
          <w:highlight w:val="green"/>
          <w:rPrChange w:id="41" w:author="Sol Richardson" w:date="2026-04-21T01:08:00Z" w16du:dateUtc="2026-04-20T17:08:00Z">
            <w:rPr>
              <w:sz w:val="24"/>
            </w:rPr>
          </w:rPrChange>
        </w:rPr>
        <w:t>(present</w:t>
      </w:r>
      <w:r w:rsidRPr="00C831F9">
        <w:rPr>
          <w:spacing w:val="-11"/>
          <w:sz w:val="24"/>
          <w:highlight w:val="green"/>
          <w:rPrChange w:id="42" w:author="Sol Richardson" w:date="2026-04-21T01:08:00Z" w16du:dateUtc="2026-04-20T17:08:00Z">
            <w:rPr>
              <w:spacing w:val="-11"/>
              <w:sz w:val="24"/>
            </w:rPr>
          </w:rPrChange>
        </w:rPr>
        <w:t xml:space="preserve"> </w:t>
      </w:r>
      <w:r w:rsidRPr="00C831F9">
        <w:rPr>
          <w:sz w:val="24"/>
          <w:highlight w:val="green"/>
          <w:rPrChange w:id="43" w:author="Sol Richardson" w:date="2026-04-21T01:08:00Z" w16du:dateUtc="2026-04-20T17:08:00Z">
            <w:rPr>
              <w:sz w:val="24"/>
            </w:rPr>
          </w:rPrChange>
        </w:rPr>
        <w:t>in</w:t>
      </w:r>
      <w:r w:rsidRPr="00C831F9">
        <w:rPr>
          <w:spacing w:val="-12"/>
          <w:sz w:val="24"/>
          <w:highlight w:val="green"/>
          <w:rPrChange w:id="44" w:author="Sol Richardson" w:date="2026-04-21T01:08:00Z" w16du:dateUtc="2026-04-20T17:08:00Z">
            <w:rPr>
              <w:spacing w:val="-12"/>
              <w:sz w:val="24"/>
            </w:rPr>
          </w:rPrChange>
        </w:rPr>
        <w:t xml:space="preserve"> </w:t>
      </w:r>
      <w:r w:rsidRPr="00C831F9">
        <w:rPr>
          <w:rFonts w:ascii="Verdana"/>
          <w:i/>
          <w:sz w:val="24"/>
          <w:highlight w:val="green"/>
          <w:rPrChange w:id="45" w:author="Sol Richardson" w:date="2026-04-21T01:08:00Z" w16du:dateUtc="2026-04-20T17:08:00Z">
            <w:rPr>
              <w:rFonts w:ascii="Verdana"/>
              <w:i/>
              <w:sz w:val="24"/>
            </w:rPr>
          </w:rPrChange>
        </w:rPr>
        <w:t>&lt;</w:t>
      </w:r>
      <w:r w:rsidRPr="00C831F9">
        <w:rPr>
          <w:sz w:val="24"/>
          <w:highlight w:val="green"/>
          <w:rPrChange w:id="46" w:author="Sol Richardson" w:date="2026-04-21T01:08:00Z" w16du:dateUtc="2026-04-20T17:08:00Z">
            <w:rPr>
              <w:sz w:val="24"/>
            </w:rPr>
          </w:rPrChange>
        </w:rPr>
        <w:t>5%</w:t>
      </w:r>
      <w:r w:rsidRPr="00C831F9">
        <w:rPr>
          <w:spacing w:val="-11"/>
          <w:sz w:val="24"/>
          <w:highlight w:val="green"/>
          <w:rPrChange w:id="47" w:author="Sol Richardson" w:date="2026-04-21T01:08:00Z" w16du:dateUtc="2026-04-20T17:08:00Z">
            <w:rPr>
              <w:spacing w:val="-11"/>
              <w:sz w:val="24"/>
            </w:rPr>
          </w:rPrChange>
        </w:rPr>
        <w:t xml:space="preserve"> </w:t>
      </w:r>
      <w:r w:rsidRPr="00C831F9">
        <w:rPr>
          <w:sz w:val="24"/>
          <w:highlight w:val="green"/>
          <w:rPrChange w:id="48" w:author="Sol Richardson" w:date="2026-04-21T01:08:00Z" w16du:dateUtc="2026-04-20T17:08:00Z">
            <w:rPr>
              <w:sz w:val="24"/>
            </w:rPr>
          </w:rPrChange>
        </w:rPr>
        <w:t>of</w:t>
      </w:r>
      <w:r w:rsidRPr="00C831F9">
        <w:rPr>
          <w:spacing w:val="-12"/>
          <w:sz w:val="24"/>
          <w:highlight w:val="green"/>
          <w:rPrChange w:id="49" w:author="Sol Richardson" w:date="2026-04-21T01:08:00Z" w16du:dateUtc="2026-04-20T17:08:00Z">
            <w:rPr>
              <w:spacing w:val="-12"/>
              <w:sz w:val="24"/>
            </w:rPr>
          </w:rPrChange>
        </w:rPr>
        <w:t xml:space="preserve"> </w:t>
      </w:r>
      <w:r w:rsidRPr="00C831F9">
        <w:rPr>
          <w:sz w:val="24"/>
          <w:highlight w:val="green"/>
          <w:rPrChange w:id="50" w:author="Sol Richardson" w:date="2026-04-21T01:08:00Z" w16du:dateUtc="2026-04-20T17:08:00Z">
            <w:rPr>
              <w:sz w:val="24"/>
            </w:rPr>
          </w:rPrChange>
        </w:rPr>
        <w:t>visits)</w:t>
      </w:r>
      <w:r w:rsidRPr="00C831F9">
        <w:rPr>
          <w:spacing w:val="-11"/>
          <w:sz w:val="24"/>
          <w:highlight w:val="green"/>
          <w:rPrChange w:id="51" w:author="Sol Richardson" w:date="2026-04-21T01:08:00Z" w16du:dateUtc="2026-04-20T17:08:00Z">
            <w:rPr>
              <w:spacing w:val="-11"/>
              <w:sz w:val="24"/>
            </w:rPr>
          </w:rPrChange>
        </w:rPr>
        <w:t xml:space="preserve"> </w:t>
      </w:r>
      <w:r w:rsidRPr="00C831F9">
        <w:rPr>
          <w:sz w:val="24"/>
          <w:highlight w:val="green"/>
          <w:rPrChange w:id="52" w:author="Sol Richardson" w:date="2026-04-21T01:08:00Z" w16du:dateUtc="2026-04-20T17:08:00Z">
            <w:rPr>
              <w:sz w:val="24"/>
            </w:rPr>
          </w:rPrChange>
        </w:rPr>
        <w:t>were</w:t>
      </w:r>
      <w:r w:rsidRPr="00C831F9">
        <w:rPr>
          <w:spacing w:val="-12"/>
          <w:sz w:val="24"/>
          <w:highlight w:val="green"/>
          <w:rPrChange w:id="53" w:author="Sol Richardson" w:date="2026-04-21T01:08:00Z" w16du:dateUtc="2026-04-20T17:08:00Z">
            <w:rPr>
              <w:spacing w:val="-12"/>
              <w:sz w:val="24"/>
            </w:rPr>
          </w:rPrChange>
        </w:rPr>
        <w:t xml:space="preserve"> </w:t>
      </w:r>
      <w:r w:rsidRPr="00C831F9">
        <w:rPr>
          <w:sz w:val="24"/>
          <w:highlight w:val="green"/>
          <w:rPrChange w:id="54" w:author="Sol Richardson" w:date="2026-04-21T01:08:00Z" w16du:dateUtc="2026-04-20T17:08:00Z">
            <w:rPr>
              <w:sz w:val="24"/>
            </w:rPr>
          </w:rPrChange>
        </w:rPr>
        <w:t>imputed</w:t>
      </w:r>
      <w:r w:rsidRPr="00C831F9">
        <w:rPr>
          <w:spacing w:val="-11"/>
          <w:sz w:val="24"/>
          <w:highlight w:val="green"/>
          <w:rPrChange w:id="55" w:author="Sol Richardson" w:date="2026-04-21T01:08:00Z" w16du:dateUtc="2026-04-20T17:08:00Z">
            <w:rPr>
              <w:spacing w:val="-11"/>
              <w:sz w:val="24"/>
            </w:rPr>
          </w:rPrChange>
        </w:rPr>
        <w:t xml:space="preserve"> </w:t>
      </w:r>
      <w:r w:rsidRPr="00C831F9">
        <w:rPr>
          <w:sz w:val="24"/>
          <w:highlight w:val="green"/>
          <w:rPrChange w:id="56" w:author="Sol Richardson" w:date="2026-04-21T01:08:00Z" w16du:dateUtc="2026-04-20T17:08:00Z">
            <w:rPr>
              <w:sz w:val="24"/>
            </w:rPr>
          </w:rPrChange>
        </w:rPr>
        <w:t>using</w:t>
      </w:r>
      <w:r w:rsidRPr="00C831F9">
        <w:rPr>
          <w:spacing w:val="-12"/>
          <w:sz w:val="24"/>
          <w:highlight w:val="green"/>
          <w:rPrChange w:id="57" w:author="Sol Richardson" w:date="2026-04-21T01:08:00Z" w16du:dateUtc="2026-04-20T17:08:00Z">
            <w:rPr>
              <w:spacing w:val="-12"/>
              <w:sz w:val="24"/>
            </w:rPr>
          </w:rPrChange>
        </w:rPr>
        <w:t xml:space="preserve"> </w:t>
      </w:r>
      <w:r w:rsidRPr="00C831F9">
        <w:rPr>
          <w:sz w:val="24"/>
          <w:highlight w:val="green"/>
          <w:rPrChange w:id="58" w:author="Sol Richardson" w:date="2026-04-21T01:08:00Z" w16du:dateUtc="2026-04-20T17:08:00Z">
            <w:rPr>
              <w:sz w:val="24"/>
            </w:rPr>
          </w:rPrChange>
        </w:rPr>
        <w:t>the</w:t>
      </w:r>
      <w:r w:rsidRPr="00C831F9">
        <w:rPr>
          <w:spacing w:val="-11"/>
          <w:sz w:val="24"/>
          <w:highlight w:val="green"/>
          <w:rPrChange w:id="59" w:author="Sol Richardson" w:date="2026-04-21T01:08:00Z" w16du:dateUtc="2026-04-20T17:08:00Z">
            <w:rPr>
              <w:spacing w:val="-11"/>
              <w:sz w:val="24"/>
            </w:rPr>
          </w:rPrChange>
        </w:rPr>
        <w:t xml:space="preserve"> </w:t>
      </w:r>
      <w:r w:rsidRPr="00C831F9">
        <w:rPr>
          <w:sz w:val="24"/>
          <w:highlight w:val="green"/>
          <w:rPrChange w:id="60" w:author="Sol Richardson" w:date="2026-04-21T01:08:00Z" w16du:dateUtc="2026-04-20T17:08:00Z">
            <w:rPr>
              <w:sz w:val="24"/>
            </w:rPr>
          </w:rPrChange>
        </w:rPr>
        <w:t>median</w:t>
      </w:r>
      <w:r w:rsidRPr="00C831F9">
        <w:rPr>
          <w:spacing w:val="-11"/>
          <w:sz w:val="24"/>
          <w:highlight w:val="green"/>
          <w:rPrChange w:id="61" w:author="Sol Richardson" w:date="2026-04-21T01:08:00Z" w16du:dateUtc="2026-04-20T17:08:00Z">
            <w:rPr>
              <w:spacing w:val="-11"/>
              <w:sz w:val="24"/>
            </w:rPr>
          </w:rPrChange>
        </w:rPr>
        <w:t xml:space="preserve"> </w:t>
      </w:r>
      <w:r w:rsidRPr="00C831F9">
        <w:rPr>
          <w:spacing w:val="-4"/>
          <w:sz w:val="24"/>
          <w:highlight w:val="green"/>
          <w:rPrChange w:id="62" w:author="Sol Richardson" w:date="2026-04-21T01:08:00Z" w16du:dateUtc="2026-04-20T17:08:00Z">
            <w:rPr>
              <w:spacing w:val="-4"/>
              <w:sz w:val="24"/>
            </w:rPr>
          </w:rPrChange>
        </w:rPr>
        <w:t>from</w:t>
      </w:r>
    </w:p>
    <w:p w14:paraId="491E2DB4" w14:textId="77777777" w:rsidR="007C5A61" w:rsidRDefault="00000000">
      <w:pPr>
        <w:pStyle w:val="ListParagraph"/>
        <w:numPr>
          <w:ilvl w:val="0"/>
          <w:numId w:val="6"/>
        </w:numPr>
        <w:tabs>
          <w:tab w:val="left" w:pos="669"/>
        </w:tabs>
        <w:spacing w:line="248" w:lineRule="exact"/>
        <w:ind w:left="669" w:hanging="419"/>
        <w:jc w:val="left"/>
        <w:rPr>
          <w:sz w:val="24"/>
        </w:rPr>
      </w:pPr>
      <w:r w:rsidRPr="00C831F9">
        <w:rPr>
          <w:sz w:val="24"/>
          <w:highlight w:val="green"/>
          <w:rPrChange w:id="63" w:author="Sol Richardson" w:date="2026-04-21T01:08:00Z" w16du:dateUtc="2026-04-20T17:08:00Z">
            <w:rPr>
              <w:sz w:val="24"/>
            </w:rPr>
          </w:rPrChange>
        </w:rPr>
        <w:t>the</w:t>
      </w:r>
      <w:r w:rsidRPr="00C831F9">
        <w:rPr>
          <w:spacing w:val="-12"/>
          <w:sz w:val="24"/>
          <w:highlight w:val="green"/>
          <w:rPrChange w:id="64" w:author="Sol Richardson" w:date="2026-04-21T01:08:00Z" w16du:dateUtc="2026-04-20T17:08:00Z">
            <w:rPr>
              <w:spacing w:val="-12"/>
              <w:sz w:val="24"/>
            </w:rPr>
          </w:rPrChange>
        </w:rPr>
        <w:t xml:space="preserve"> </w:t>
      </w:r>
      <w:r w:rsidRPr="00C831F9">
        <w:rPr>
          <w:sz w:val="24"/>
          <w:highlight w:val="green"/>
          <w:rPrChange w:id="65" w:author="Sol Richardson" w:date="2026-04-21T01:08:00Z" w16du:dateUtc="2026-04-20T17:08:00Z">
            <w:rPr>
              <w:sz w:val="24"/>
            </w:rPr>
          </w:rPrChange>
        </w:rPr>
        <w:t>training</w:t>
      </w:r>
      <w:r w:rsidRPr="00C831F9">
        <w:rPr>
          <w:spacing w:val="-11"/>
          <w:sz w:val="24"/>
          <w:highlight w:val="green"/>
          <w:rPrChange w:id="66" w:author="Sol Richardson" w:date="2026-04-21T01:08:00Z" w16du:dateUtc="2026-04-20T17:08:00Z">
            <w:rPr>
              <w:spacing w:val="-11"/>
              <w:sz w:val="24"/>
            </w:rPr>
          </w:rPrChange>
        </w:rPr>
        <w:t xml:space="preserve"> </w:t>
      </w:r>
      <w:r w:rsidRPr="00C831F9">
        <w:rPr>
          <w:sz w:val="24"/>
          <w:highlight w:val="green"/>
          <w:rPrChange w:id="67" w:author="Sol Richardson" w:date="2026-04-21T01:08:00Z" w16du:dateUtc="2026-04-20T17:08:00Z">
            <w:rPr>
              <w:sz w:val="24"/>
            </w:rPr>
          </w:rPrChange>
        </w:rPr>
        <w:t>set.</w:t>
      </w:r>
      <w:r>
        <w:rPr>
          <w:spacing w:val="-9"/>
          <w:sz w:val="24"/>
        </w:rPr>
        <w:t xml:space="preserve"> </w:t>
      </w:r>
      <w:r>
        <w:rPr>
          <w:sz w:val="24"/>
        </w:rPr>
        <w:t>For</w:t>
      </w:r>
      <w:r>
        <w:rPr>
          <w:spacing w:val="-11"/>
          <w:sz w:val="24"/>
        </w:rPr>
        <w:t xml:space="preserve"> </w:t>
      </w:r>
      <w:r>
        <w:rPr>
          <w:sz w:val="24"/>
        </w:rPr>
        <w:t>the</w:t>
      </w:r>
      <w:r>
        <w:rPr>
          <w:spacing w:val="-11"/>
          <w:sz w:val="24"/>
        </w:rPr>
        <w:t xml:space="preserve"> </w:t>
      </w:r>
      <w:r>
        <w:rPr>
          <w:sz w:val="24"/>
        </w:rPr>
        <w:t>small</w:t>
      </w:r>
      <w:r>
        <w:rPr>
          <w:spacing w:val="-11"/>
          <w:sz w:val="24"/>
        </w:rPr>
        <w:t xml:space="preserve"> </w:t>
      </w:r>
      <w:r>
        <w:rPr>
          <w:sz w:val="24"/>
        </w:rPr>
        <w:t>proportion</w:t>
      </w:r>
      <w:r>
        <w:rPr>
          <w:spacing w:val="-11"/>
          <w:sz w:val="24"/>
        </w:rPr>
        <w:t xml:space="preserve"> </w:t>
      </w:r>
      <w:r>
        <w:rPr>
          <w:sz w:val="24"/>
        </w:rPr>
        <w:t>of</w:t>
      </w:r>
      <w:r>
        <w:rPr>
          <w:spacing w:val="-11"/>
          <w:sz w:val="24"/>
        </w:rPr>
        <w:t xml:space="preserve"> </w:t>
      </w:r>
      <w:r>
        <w:rPr>
          <w:sz w:val="24"/>
        </w:rPr>
        <w:t>visits</w:t>
      </w:r>
      <w:r>
        <w:rPr>
          <w:spacing w:val="-11"/>
          <w:sz w:val="24"/>
        </w:rPr>
        <w:t xml:space="preserve"> </w:t>
      </w:r>
      <w:r>
        <w:rPr>
          <w:sz w:val="24"/>
        </w:rPr>
        <w:t>with</w:t>
      </w:r>
      <w:r>
        <w:rPr>
          <w:spacing w:val="-11"/>
          <w:sz w:val="24"/>
        </w:rPr>
        <w:t xml:space="preserve"> </w:t>
      </w:r>
      <w:r>
        <w:rPr>
          <w:sz w:val="24"/>
        </w:rPr>
        <w:t>missing</w:t>
      </w:r>
      <w:r>
        <w:rPr>
          <w:spacing w:val="-11"/>
          <w:sz w:val="24"/>
        </w:rPr>
        <w:t xml:space="preserve"> </w:t>
      </w:r>
      <w:r>
        <w:rPr>
          <w:sz w:val="24"/>
        </w:rPr>
        <w:t>triage</w:t>
      </w:r>
      <w:r>
        <w:rPr>
          <w:spacing w:val="-12"/>
          <w:sz w:val="24"/>
        </w:rPr>
        <w:t xml:space="preserve"> </w:t>
      </w:r>
      <w:r>
        <w:rPr>
          <w:sz w:val="24"/>
        </w:rPr>
        <w:t>vital</w:t>
      </w:r>
      <w:r>
        <w:rPr>
          <w:spacing w:val="-11"/>
          <w:sz w:val="24"/>
        </w:rPr>
        <w:t xml:space="preserve"> </w:t>
      </w:r>
      <w:r>
        <w:rPr>
          <w:sz w:val="24"/>
        </w:rPr>
        <w:t>signs</w:t>
      </w:r>
      <w:r>
        <w:rPr>
          <w:spacing w:val="-11"/>
          <w:sz w:val="24"/>
        </w:rPr>
        <w:t xml:space="preserve"> </w:t>
      </w:r>
      <w:r>
        <w:rPr>
          <w:sz w:val="24"/>
        </w:rPr>
        <w:t>(</w:t>
      </w:r>
      <w:r>
        <w:rPr>
          <w:rFonts w:ascii="Verdana"/>
          <w:i/>
          <w:sz w:val="24"/>
        </w:rPr>
        <w:t>&lt;</w:t>
      </w:r>
      <w:r>
        <w:rPr>
          <w:sz w:val="24"/>
        </w:rPr>
        <w:t>3%</w:t>
      </w:r>
      <w:r>
        <w:rPr>
          <w:spacing w:val="-11"/>
          <w:sz w:val="24"/>
        </w:rPr>
        <w:t xml:space="preserve"> </w:t>
      </w:r>
      <w:r>
        <w:rPr>
          <w:sz w:val="24"/>
        </w:rPr>
        <w:t>for</w:t>
      </w:r>
      <w:r>
        <w:rPr>
          <w:spacing w:val="-11"/>
          <w:sz w:val="24"/>
        </w:rPr>
        <w:t xml:space="preserve"> </w:t>
      </w:r>
      <w:r>
        <w:rPr>
          <w:sz w:val="24"/>
        </w:rPr>
        <w:t>any</w:t>
      </w:r>
      <w:r>
        <w:rPr>
          <w:spacing w:val="-11"/>
          <w:sz w:val="24"/>
        </w:rPr>
        <w:t xml:space="preserve"> </w:t>
      </w:r>
      <w:r>
        <w:rPr>
          <w:sz w:val="24"/>
        </w:rPr>
        <w:t>single</w:t>
      </w:r>
      <w:r>
        <w:rPr>
          <w:spacing w:val="-11"/>
          <w:sz w:val="24"/>
        </w:rPr>
        <w:t xml:space="preserve"> </w:t>
      </w:r>
      <w:r>
        <w:rPr>
          <w:spacing w:val="-2"/>
          <w:sz w:val="24"/>
        </w:rPr>
        <w:t>vital</w:t>
      </w:r>
    </w:p>
    <w:p w14:paraId="25CC32FA" w14:textId="77777777" w:rsidR="007C5A61" w:rsidRDefault="00000000">
      <w:pPr>
        <w:pStyle w:val="ListParagraph"/>
        <w:numPr>
          <w:ilvl w:val="0"/>
          <w:numId w:val="6"/>
        </w:numPr>
        <w:tabs>
          <w:tab w:val="left" w:pos="669"/>
        </w:tabs>
        <w:spacing w:line="230" w:lineRule="exact"/>
        <w:ind w:left="669" w:hanging="419"/>
        <w:jc w:val="left"/>
        <w:rPr>
          <w:sz w:val="24"/>
        </w:rPr>
      </w:pPr>
      <w:r>
        <w:rPr>
          <w:sz w:val="24"/>
        </w:rPr>
        <w:t>sign),</w:t>
      </w:r>
      <w:r>
        <w:rPr>
          <w:spacing w:val="-13"/>
          <w:sz w:val="24"/>
        </w:rPr>
        <w:t xml:space="preserve"> </w:t>
      </w:r>
      <w:r>
        <w:rPr>
          <w:sz w:val="24"/>
        </w:rPr>
        <w:t>we</w:t>
      </w:r>
      <w:r>
        <w:rPr>
          <w:spacing w:val="-14"/>
          <w:sz w:val="24"/>
        </w:rPr>
        <w:t xml:space="preserve"> </w:t>
      </w:r>
      <w:r>
        <w:rPr>
          <w:sz w:val="24"/>
        </w:rPr>
        <w:t>used</w:t>
      </w:r>
      <w:r>
        <w:rPr>
          <w:spacing w:val="-13"/>
          <w:sz w:val="24"/>
        </w:rPr>
        <w:t xml:space="preserve"> </w:t>
      </w:r>
      <w:r>
        <w:rPr>
          <w:sz w:val="24"/>
        </w:rPr>
        <w:t>multivariate</w:t>
      </w:r>
      <w:r>
        <w:rPr>
          <w:spacing w:val="-14"/>
          <w:sz w:val="24"/>
        </w:rPr>
        <w:t xml:space="preserve"> </w:t>
      </w:r>
      <w:r>
        <w:rPr>
          <w:sz w:val="24"/>
        </w:rPr>
        <w:t>imputation</w:t>
      </w:r>
      <w:r>
        <w:rPr>
          <w:spacing w:val="-14"/>
          <w:sz w:val="24"/>
        </w:rPr>
        <w:t xml:space="preserve"> </w:t>
      </w:r>
      <w:r>
        <w:rPr>
          <w:sz w:val="24"/>
        </w:rPr>
        <w:t>by</w:t>
      </w:r>
      <w:r>
        <w:rPr>
          <w:spacing w:val="-14"/>
          <w:sz w:val="24"/>
        </w:rPr>
        <w:t xml:space="preserve"> </w:t>
      </w:r>
      <w:r>
        <w:rPr>
          <w:sz w:val="24"/>
        </w:rPr>
        <w:t>chained</w:t>
      </w:r>
      <w:r>
        <w:rPr>
          <w:spacing w:val="-14"/>
          <w:sz w:val="24"/>
        </w:rPr>
        <w:t xml:space="preserve"> </w:t>
      </w:r>
      <w:commentRangeStart w:id="68"/>
      <w:r>
        <w:rPr>
          <w:sz w:val="24"/>
        </w:rPr>
        <w:t>equations</w:t>
      </w:r>
      <w:r>
        <w:rPr>
          <w:spacing w:val="-14"/>
          <w:sz w:val="24"/>
        </w:rPr>
        <w:t xml:space="preserve"> </w:t>
      </w:r>
      <w:r>
        <w:rPr>
          <w:sz w:val="24"/>
        </w:rPr>
        <w:t>with</w:t>
      </w:r>
      <w:r>
        <w:rPr>
          <w:spacing w:val="-13"/>
          <w:sz w:val="24"/>
        </w:rPr>
        <w:t xml:space="preserve"> </w:t>
      </w:r>
      <w:r>
        <w:rPr>
          <w:sz w:val="24"/>
        </w:rPr>
        <w:t>five</w:t>
      </w:r>
      <w:r>
        <w:rPr>
          <w:spacing w:val="-14"/>
          <w:sz w:val="24"/>
        </w:rPr>
        <w:t xml:space="preserve"> </w:t>
      </w:r>
      <w:r>
        <w:rPr>
          <w:sz w:val="24"/>
        </w:rPr>
        <w:t>iterations</w:t>
      </w:r>
      <w:commentRangeEnd w:id="68"/>
      <w:r w:rsidR="00C831F9">
        <w:rPr>
          <w:rStyle w:val="CommentReference"/>
          <w:sz w:val="24"/>
          <w:szCs w:val="22"/>
        </w:rPr>
        <w:commentReference w:id="68"/>
      </w:r>
      <w:r>
        <w:rPr>
          <w:sz w:val="24"/>
        </w:rPr>
        <w:t>,</w:t>
      </w:r>
      <w:r>
        <w:rPr>
          <w:spacing w:val="-12"/>
          <w:sz w:val="24"/>
        </w:rPr>
        <w:t xml:space="preserve"> </w:t>
      </w:r>
      <w:r>
        <w:rPr>
          <w:sz w:val="24"/>
        </w:rPr>
        <w:t>conditioning</w:t>
      </w:r>
      <w:r>
        <w:rPr>
          <w:spacing w:val="-14"/>
          <w:sz w:val="24"/>
        </w:rPr>
        <w:t xml:space="preserve"> </w:t>
      </w:r>
      <w:r>
        <w:rPr>
          <w:sz w:val="24"/>
        </w:rPr>
        <w:t>on</w:t>
      </w:r>
      <w:r>
        <w:rPr>
          <w:spacing w:val="-14"/>
          <w:sz w:val="24"/>
        </w:rPr>
        <w:t xml:space="preserve"> </w:t>
      </w:r>
      <w:r>
        <w:rPr>
          <w:sz w:val="24"/>
        </w:rPr>
        <w:t>age,</w:t>
      </w:r>
      <w:r>
        <w:rPr>
          <w:spacing w:val="-12"/>
          <w:sz w:val="24"/>
        </w:rPr>
        <w:t xml:space="preserve"> </w:t>
      </w:r>
      <w:r>
        <w:rPr>
          <w:spacing w:val="-5"/>
          <w:sz w:val="24"/>
        </w:rPr>
        <w:t>ESI</w:t>
      </w:r>
    </w:p>
    <w:p w14:paraId="25CC5978" w14:textId="77777777" w:rsidR="007C5A61" w:rsidRDefault="00000000">
      <w:pPr>
        <w:pStyle w:val="ListParagraph"/>
        <w:numPr>
          <w:ilvl w:val="0"/>
          <w:numId w:val="6"/>
        </w:numPr>
        <w:tabs>
          <w:tab w:val="left" w:pos="669"/>
        </w:tabs>
        <w:spacing w:line="248" w:lineRule="exact"/>
        <w:ind w:left="669" w:hanging="419"/>
        <w:jc w:val="left"/>
        <w:rPr>
          <w:sz w:val="24"/>
        </w:rPr>
      </w:pPr>
      <w:r>
        <w:rPr>
          <w:sz w:val="24"/>
        </w:rPr>
        <w:t>level,</w:t>
      </w:r>
      <w:r>
        <w:rPr>
          <w:spacing w:val="7"/>
          <w:sz w:val="24"/>
        </w:rPr>
        <w:t xml:space="preserve"> </w:t>
      </w:r>
      <w:r>
        <w:rPr>
          <w:sz w:val="24"/>
        </w:rPr>
        <w:t>and</w:t>
      </w:r>
      <w:r>
        <w:rPr>
          <w:spacing w:val="2"/>
          <w:sz w:val="24"/>
        </w:rPr>
        <w:t xml:space="preserve"> </w:t>
      </w:r>
      <w:r>
        <w:rPr>
          <w:sz w:val="24"/>
        </w:rPr>
        <w:t>EMS</w:t>
      </w:r>
      <w:r>
        <w:rPr>
          <w:spacing w:val="2"/>
          <w:sz w:val="24"/>
        </w:rPr>
        <w:t xml:space="preserve"> </w:t>
      </w:r>
      <w:r>
        <w:rPr>
          <w:sz w:val="24"/>
        </w:rPr>
        <w:t>arrival</w:t>
      </w:r>
      <w:r>
        <w:rPr>
          <w:spacing w:val="2"/>
          <w:sz w:val="24"/>
        </w:rPr>
        <w:t xml:space="preserve"> </w:t>
      </w:r>
      <w:r>
        <w:rPr>
          <w:sz w:val="24"/>
        </w:rPr>
        <w:t>status.</w:t>
      </w:r>
      <w:r>
        <w:rPr>
          <w:spacing w:val="8"/>
          <w:sz w:val="24"/>
        </w:rPr>
        <w:t xml:space="preserve"> </w:t>
      </w:r>
      <w:r>
        <w:rPr>
          <w:sz w:val="24"/>
        </w:rPr>
        <w:t>Categorical</w:t>
      </w:r>
      <w:r>
        <w:rPr>
          <w:spacing w:val="2"/>
          <w:sz w:val="24"/>
        </w:rPr>
        <w:t xml:space="preserve"> </w:t>
      </w:r>
      <w:r>
        <w:rPr>
          <w:sz w:val="24"/>
        </w:rPr>
        <w:t>variables</w:t>
      </w:r>
      <w:r>
        <w:rPr>
          <w:spacing w:val="2"/>
          <w:sz w:val="24"/>
        </w:rPr>
        <w:t xml:space="preserve"> </w:t>
      </w:r>
      <w:r>
        <w:rPr>
          <w:sz w:val="24"/>
        </w:rPr>
        <w:t>with</w:t>
      </w:r>
      <w:r>
        <w:rPr>
          <w:spacing w:val="2"/>
          <w:sz w:val="24"/>
        </w:rPr>
        <w:t xml:space="preserve"> </w:t>
      </w:r>
      <w:r>
        <w:rPr>
          <w:sz w:val="24"/>
        </w:rPr>
        <w:t>missing</w:t>
      </w:r>
      <w:r>
        <w:rPr>
          <w:spacing w:val="2"/>
          <w:sz w:val="24"/>
        </w:rPr>
        <w:t xml:space="preserve"> </w:t>
      </w:r>
      <w:r>
        <w:rPr>
          <w:sz w:val="24"/>
        </w:rPr>
        <w:t>values</w:t>
      </w:r>
      <w:r>
        <w:rPr>
          <w:spacing w:val="2"/>
          <w:sz w:val="24"/>
        </w:rPr>
        <w:t xml:space="preserve"> </w:t>
      </w:r>
      <w:r>
        <w:rPr>
          <w:sz w:val="24"/>
        </w:rPr>
        <w:t>(</w:t>
      </w:r>
      <w:r>
        <w:rPr>
          <w:rFonts w:ascii="Verdana"/>
          <w:i/>
          <w:sz w:val="24"/>
        </w:rPr>
        <w:t>&lt;</w:t>
      </w:r>
      <w:r>
        <w:rPr>
          <w:sz w:val="24"/>
        </w:rPr>
        <w:t>1%)</w:t>
      </w:r>
      <w:r>
        <w:rPr>
          <w:spacing w:val="2"/>
          <w:sz w:val="24"/>
        </w:rPr>
        <w:t xml:space="preserve"> </w:t>
      </w:r>
      <w:r>
        <w:rPr>
          <w:sz w:val="24"/>
        </w:rPr>
        <w:t>were</w:t>
      </w:r>
      <w:r>
        <w:rPr>
          <w:spacing w:val="2"/>
          <w:sz w:val="24"/>
        </w:rPr>
        <w:t xml:space="preserve"> </w:t>
      </w:r>
      <w:r>
        <w:rPr>
          <w:sz w:val="24"/>
        </w:rPr>
        <w:t>imputed</w:t>
      </w:r>
      <w:r>
        <w:rPr>
          <w:spacing w:val="3"/>
          <w:sz w:val="24"/>
        </w:rPr>
        <w:t xml:space="preserve"> </w:t>
      </w:r>
      <w:r>
        <w:rPr>
          <w:sz w:val="24"/>
        </w:rPr>
        <w:t>using</w:t>
      </w:r>
      <w:r>
        <w:rPr>
          <w:spacing w:val="2"/>
          <w:sz w:val="24"/>
        </w:rPr>
        <w:t xml:space="preserve"> </w:t>
      </w:r>
      <w:r>
        <w:rPr>
          <w:spacing w:val="-5"/>
          <w:sz w:val="24"/>
        </w:rPr>
        <w:t>the</w:t>
      </w:r>
    </w:p>
    <w:p w14:paraId="2B91105C" w14:textId="77777777" w:rsidR="007C5A61" w:rsidRDefault="00000000">
      <w:pPr>
        <w:pStyle w:val="ListParagraph"/>
        <w:numPr>
          <w:ilvl w:val="0"/>
          <w:numId w:val="6"/>
        </w:numPr>
        <w:tabs>
          <w:tab w:val="left" w:pos="669"/>
        </w:tabs>
        <w:spacing w:line="239" w:lineRule="exact"/>
        <w:ind w:left="669" w:hanging="419"/>
        <w:jc w:val="left"/>
        <w:rPr>
          <w:sz w:val="24"/>
        </w:rPr>
      </w:pPr>
      <w:r>
        <w:rPr>
          <w:sz w:val="24"/>
        </w:rPr>
        <w:t>mode</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z w:val="24"/>
        </w:rPr>
        <w:t>training</w:t>
      </w:r>
      <w:r>
        <w:rPr>
          <w:spacing w:val="1"/>
          <w:sz w:val="24"/>
        </w:rPr>
        <w:t xml:space="preserve"> </w:t>
      </w:r>
      <w:r>
        <w:rPr>
          <w:sz w:val="24"/>
        </w:rPr>
        <w:t>set.</w:t>
      </w:r>
      <w:r>
        <w:rPr>
          <w:spacing w:val="6"/>
          <w:sz w:val="24"/>
        </w:rPr>
        <w:t xml:space="preserve"> </w:t>
      </w:r>
      <w:r>
        <w:rPr>
          <w:sz w:val="24"/>
        </w:rPr>
        <w:t>All</w:t>
      </w:r>
      <w:r>
        <w:rPr>
          <w:spacing w:val="1"/>
          <w:sz w:val="24"/>
        </w:rPr>
        <w:t xml:space="preserve"> </w:t>
      </w:r>
      <w:r>
        <w:rPr>
          <w:sz w:val="24"/>
        </w:rPr>
        <w:t>imputation</w:t>
      </w:r>
      <w:r>
        <w:rPr>
          <w:spacing w:val="1"/>
          <w:sz w:val="24"/>
        </w:rPr>
        <w:t xml:space="preserve"> </w:t>
      </w:r>
      <w:r>
        <w:rPr>
          <w:sz w:val="24"/>
        </w:rPr>
        <w:t>was</w:t>
      </w:r>
      <w:r>
        <w:rPr>
          <w:spacing w:val="1"/>
          <w:sz w:val="24"/>
        </w:rPr>
        <w:t xml:space="preserve"> </w:t>
      </w:r>
      <w:r>
        <w:rPr>
          <w:sz w:val="24"/>
        </w:rPr>
        <w:t>performed</w:t>
      </w:r>
      <w:r>
        <w:rPr>
          <w:spacing w:val="2"/>
          <w:sz w:val="24"/>
        </w:rPr>
        <w:t xml:space="preserve"> </w:t>
      </w:r>
      <w:r>
        <w:rPr>
          <w:sz w:val="24"/>
        </w:rPr>
        <w:t>using</w:t>
      </w:r>
      <w:r>
        <w:rPr>
          <w:spacing w:val="1"/>
          <w:sz w:val="24"/>
        </w:rPr>
        <w:t xml:space="preserve"> </w:t>
      </w:r>
      <w:r>
        <w:rPr>
          <w:sz w:val="24"/>
        </w:rPr>
        <w:t>training</w:t>
      </w:r>
      <w:r>
        <w:rPr>
          <w:spacing w:val="1"/>
          <w:sz w:val="24"/>
        </w:rPr>
        <w:t xml:space="preserve"> </w:t>
      </w:r>
      <w:r>
        <w:rPr>
          <w:sz w:val="24"/>
        </w:rPr>
        <w:t>set</w:t>
      </w:r>
      <w:r>
        <w:rPr>
          <w:spacing w:val="1"/>
          <w:sz w:val="24"/>
        </w:rPr>
        <w:t xml:space="preserve"> </w:t>
      </w:r>
      <w:r>
        <w:rPr>
          <w:sz w:val="24"/>
        </w:rPr>
        <w:t>statistics</w:t>
      </w:r>
      <w:r>
        <w:rPr>
          <w:spacing w:val="1"/>
          <w:sz w:val="24"/>
        </w:rPr>
        <w:t xml:space="preserve"> </w:t>
      </w:r>
      <w:r>
        <w:rPr>
          <w:sz w:val="24"/>
        </w:rPr>
        <w:t>only,</w:t>
      </w:r>
      <w:r>
        <w:rPr>
          <w:spacing w:val="6"/>
          <w:sz w:val="24"/>
        </w:rPr>
        <w:t xml:space="preserve"> </w:t>
      </w:r>
      <w:r>
        <w:rPr>
          <w:sz w:val="24"/>
        </w:rPr>
        <w:t>then</w:t>
      </w:r>
      <w:r>
        <w:rPr>
          <w:spacing w:val="1"/>
          <w:sz w:val="24"/>
        </w:rPr>
        <w:t xml:space="preserve"> </w:t>
      </w:r>
      <w:r>
        <w:rPr>
          <w:spacing w:val="-2"/>
          <w:sz w:val="24"/>
        </w:rPr>
        <w:t>applied</w:t>
      </w:r>
    </w:p>
    <w:p w14:paraId="772D6300" w14:textId="77777777" w:rsidR="007C5A61" w:rsidRDefault="00000000">
      <w:pPr>
        <w:pStyle w:val="ListParagraph"/>
        <w:numPr>
          <w:ilvl w:val="0"/>
          <w:numId w:val="6"/>
        </w:numPr>
        <w:tabs>
          <w:tab w:val="left" w:pos="669"/>
        </w:tabs>
        <w:spacing w:line="258" w:lineRule="exact"/>
        <w:ind w:left="669" w:hanging="419"/>
        <w:jc w:val="left"/>
        <w:rPr>
          <w:sz w:val="24"/>
        </w:rPr>
      </w:pPr>
      <w:r>
        <w:rPr>
          <w:sz w:val="24"/>
        </w:rPr>
        <w:t>to</w:t>
      </w:r>
      <w:r>
        <w:rPr>
          <w:spacing w:val="-8"/>
          <w:sz w:val="24"/>
        </w:rPr>
        <w:t xml:space="preserve"> </w:t>
      </w:r>
      <w:r>
        <w:rPr>
          <w:sz w:val="24"/>
        </w:rPr>
        <w:t>the</w:t>
      </w:r>
      <w:r>
        <w:rPr>
          <w:spacing w:val="-7"/>
          <w:sz w:val="24"/>
        </w:rPr>
        <w:t xml:space="preserve"> </w:t>
      </w:r>
      <w:r>
        <w:rPr>
          <w:sz w:val="24"/>
        </w:rPr>
        <w:t>validation</w:t>
      </w:r>
      <w:r>
        <w:rPr>
          <w:spacing w:val="-7"/>
          <w:sz w:val="24"/>
        </w:rPr>
        <w:t xml:space="preserve"> </w:t>
      </w:r>
      <w:r>
        <w:rPr>
          <w:sz w:val="24"/>
        </w:rPr>
        <w:t>and</w:t>
      </w:r>
      <w:r>
        <w:rPr>
          <w:spacing w:val="-7"/>
          <w:sz w:val="24"/>
        </w:rPr>
        <w:t xml:space="preserve"> </w:t>
      </w:r>
      <w:r>
        <w:rPr>
          <w:sz w:val="24"/>
        </w:rPr>
        <w:t>test</w:t>
      </w:r>
      <w:r>
        <w:rPr>
          <w:spacing w:val="-7"/>
          <w:sz w:val="24"/>
        </w:rPr>
        <w:t xml:space="preserve"> </w:t>
      </w:r>
      <w:r>
        <w:rPr>
          <w:sz w:val="24"/>
        </w:rPr>
        <w:t>sets</w:t>
      </w:r>
      <w:r>
        <w:rPr>
          <w:spacing w:val="-7"/>
          <w:sz w:val="24"/>
        </w:rPr>
        <w:t xml:space="preserve"> </w:t>
      </w:r>
      <w:r>
        <w:rPr>
          <w:sz w:val="24"/>
        </w:rPr>
        <w:t>to</w:t>
      </w:r>
      <w:r>
        <w:rPr>
          <w:spacing w:val="-7"/>
          <w:sz w:val="24"/>
        </w:rPr>
        <w:t xml:space="preserve"> </w:t>
      </w:r>
      <w:r>
        <w:rPr>
          <w:sz w:val="24"/>
        </w:rPr>
        <w:t>prevent</w:t>
      </w:r>
      <w:r>
        <w:rPr>
          <w:spacing w:val="-7"/>
          <w:sz w:val="24"/>
        </w:rPr>
        <w:t xml:space="preserve"> </w:t>
      </w:r>
      <w:r>
        <w:rPr>
          <w:sz w:val="24"/>
        </w:rPr>
        <w:t>data</w:t>
      </w:r>
      <w:r>
        <w:rPr>
          <w:spacing w:val="-8"/>
          <w:sz w:val="24"/>
        </w:rPr>
        <w:t xml:space="preserve"> </w:t>
      </w:r>
      <w:r>
        <w:rPr>
          <w:sz w:val="24"/>
        </w:rPr>
        <w:t>leakage</w:t>
      </w:r>
      <w:r>
        <w:rPr>
          <w:spacing w:val="-7"/>
          <w:sz w:val="24"/>
        </w:rPr>
        <w:t xml:space="preserve"> </w:t>
      </w:r>
      <w:r>
        <w:rPr>
          <w:spacing w:val="-2"/>
          <w:sz w:val="24"/>
        </w:rPr>
        <w:t>[46].</w:t>
      </w:r>
    </w:p>
    <w:p w14:paraId="233BDF14" w14:textId="77777777" w:rsidR="007C5A61" w:rsidRDefault="00000000">
      <w:pPr>
        <w:pStyle w:val="Heading2"/>
        <w:numPr>
          <w:ilvl w:val="0"/>
          <w:numId w:val="6"/>
        </w:numPr>
        <w:tabs>
          <w:tab w:val="left" w:pos="670"/>
          <w:tab w:val="left" w:pos="1242"/>
        </w:tabs>
        <w:spacing w:before="234"/>
        <w:ind w:left="670" w:hanging="420"/>
        <w:jc w:val="left"/>
      </w:pPr>
      <w:r>
        <w:rPr>
          <w:spacing w:val="-5"/>
        </w:rPr>
        <w:t>2.4</w:t>
      </w:r>
      <w:r>
        <w:tab/>
        <w:t>Prediction</w:t>
      </w:r>
      <w:r>
        <w:rPr>
          <w:spacing w:val="-13"/>
        </w:rPr>
        <w:t xml:space="preserve"> </w:t>
      </w:r>
      <w:r>
        <w:rPr>
          <w:spacing w:val="-2"/>
        </w:rPr>
        <w:t>Tasks</w:t>
      </w:r>
    </w:p>
    <w:p w14:paraId="4AE9C148" w14:textId="77777777" w:rsidR="007C5A61" w:rsidRDefault="00000000">
      <w:pPr>
        <w:pStyle w:val="ListParagraph"/>
        <w:numPr>
          <w:ilvl w:val="0"/>
          <w:numId w:val="6"/>
        </w:numPr>
        <w:tabs>
          <w:tab w:val="left" w:pos="841"/>
        </w:tabs>
        <w:spacing w:before="160"/>
        <w:ind w:left="841" w:hanging="591"/>
        <w:jc w:val="left"/>
        <w:rPr>
          <w:sz w:val="24"/>
        </w:rPr>
      </w:pPr>
      <w:r>
        <w:rPr>
          <w:sz w:val="24"/>
        </w:rPr>
        <w:t>Three</w:t>
      </w:r>
      <w:r>
        <w:rPr>
          <w:spacing w:val="-11"/>
          <w:sz w:val="24"/>
        </w:rPr>
        <w:t xml:space="preserve"> </w:t>
      </w:r>
      <w:r>
        <w:rPr>
          <w:sz w:val="24"/>
        </w:rPr>
        <w:t>interrelated</w:t>
      </w:r>
      <w:r>
        <w:rPr>
          <w:spacing w:val="-10"/>
          <w:sz w:val="24"/>
        </w:rPr>
        <w:t xml:space="preserve"> </w:t>
      </w:r>
      <w:r>
        <w:rPr>
          <w:sz w:val="24"/>
        </w:rPr>
        <w:t>tasks</w:t>
      </w:r>
      <w:r>
        <w:rPr>
          <w:spacing w:val="-10"/>
          <w:sz w:val="24"/>
        </w:rPr>
        <w:t xml:space="preserve"> </w:t>
      </w:r>
      <w:r>
        <w:rPr>
          <w:sz w:val="24"/>
        </w:rPr>
        <w:t>reflected</w:t>
      </w:r>
      <w:r>
        <w:rPr>
          <w:spacing w:val="-10"/>
          <w:sz w:val="24"/>
        </w:rPr>
        <w:t xml:space="preserve"> </w:t>
      </w:r>
      <w:r>
        <w:rPr>
          <w:sz w:val="24"/>
        </w:rPr>
        <w:t>the</w:t>
      </w:r>
      <w:r>
        <w:rPr>
          <w:spacing w:val="-11"/>
          <w:sz w:val="24"/>
        </w:rPr>
        <w:t xml:space="preserve"> </w:t>
      </w:r>
      <w:r>
        <w:rPr>
          <w:sz w:val="24"/>
        </w:rPr>
        <w:t>emergency</w:t>
      </w:r>
      <w:r>
        <w:rPr>
          <w:spacing w:val="-10"/>
          <w:sz w:val="24"/>
        </w:rPr>
        <w:t xml:space="preserve"> </w:t>
      </w:r>
      <w:r>
        <w:rPr>
          <w:sz w:val="24"/>
        </w:rPr>
        <w:t>care</w:t>
      </w:r>
      <w:r>
        <w:rPr>
          <w:spacing w:val="-10"/>
          <w:sz w:val="24"/>
        </w:rPr>
        <w:t xml:space="preserve"> </w:t>
      </w:r>
      <w:r>
        <w:rPr>
          <w:spacing w:val="-2"/>
          <w:sz w:val="24"/>
        </w:rPr>
        <w:t>continuum:</w:t>
      </w:r>
    </w:p>
    <w:p w14:paraId="04A8B7C8" w14:textId="77777777" w:rsidR="007C5A61" w:rsidRDefault="00000000">
      <w:pPr>
        <w:pStyle w:val="ListParagraph"/>
        <w:numPr>
          <w:ilvl w:val="0"/>
          <w:numId w:val="6"/>
        </w:numPr>
        <w:tabs>
          <w:tab w:val="left" w:pos="851"/>
        </w:tabs>
        <w:spacing w:before="131" w:line="322" w:lineRule="exact"/>
        <w:ind w:left="851" w:hanging="601"/>
        <w:jc w:val="left"/>
        <w:rPr>
          <w:sz w:val="24"/>
        </w:rPr>
      </w:pPr>
      <w:r>
        <w:rPr>
          <w:rFonts w:ascii="Palatino Linotype" w:hAnsi="Palatino Linotype"/>
          <w:i/>
        </w:rPr>
        <w:t>•</w:t>
      </w:r>
      <w:r>
        <w:rPr>
          <w:rFonts w:ascii="Palatino Linotype" w:hAnsi="Palatino Linotype"/>
          <w:i/>
          <w:spacing w:val="60"/>
        </w:rPr>
        <w:t xml:space="preserve"> </w:t>
      </w:r>
      <w:r>
        <w:rPr>
          <w:b/>
          <w:sz w:val="24"/>
        </w:rPr>
        <w:t>Task</w:t>
      </w:r>
      <w:r>
        <w:rPr>
          <w:b/>
          <w:spacing w:val="-3"/>
          <w:sz w:val="24"/>
        </w:rPr>
        <w:t xml:space="preserve"> </w:t>
      </w:r>
      <w:r>
        <w:rPr>
          <w:b/>
          <w:sz w:val="24"/>
        </w:rPr>
        <w:t>1</w:t>
      </w:r>
      <w:r>
        <w:rPr>
          <w:b/>
          <w:spacing w:val="-3"/>
          <w:sz w:val="24"/>
        </w:rPr>
        <w:t xml:space="preserve"> </w:t>
      </w:r>
      <w:r>
        <w:rPr>
          <w:b/>
          <w:sz w:val="24"/>
        </w:rPr>
        <w:t>(ED-LOS,</w:t>
      </w:r>
      <w:r>
        <w:rPr>
          <w:b/>
          <w:spacing w:val="-3"/>
          <w:sz w:val="24"/>
        </w:rPr>
        <w:t xml:space="preserve"> </w:t>
      </w:r>
      <w:r>
        <w:rPr>
          <w:b/>
          <w:sz w:val="24"/>
        </w:rPr>
        <w:t>multiclass):</w:t>
      </w:r>
      <w:r>
        <w:rPr>
          <w:b/>
          <w:spacing w:val="-3"/>
          <w:sz w:val="24"/>
        </w:rPr>
        <w:t xml:space="preserve"> </w:t>
      </w:r>
      <w:r>
        <w:rPr>
          <w:sz w:val="24"/>
        </w:rPr>
        <w:t>short</w:t>
      </w:r>
      <w:r>
        <w:rPr>
          <w:spacing w:val="-3"/>
          <w:sz w:val="24"/>
        </w:rPr>
        <w:t xml:space="preserve"> </w:t>
      </w:r>
      <w:r>
        <w:rPr>
          <w:sz w:val="24"/>
        </w:rPr>
        <w:t>(</w:t>
      </w:r>
      <w:r>
        <w:rPr>
          <w:rFonts w:ascii="Palatino Linotype" w:hAnsi="Palatino Linotype"/>
          <w:i/>
          <w:sz w:val="24"/>
        </w:rPr>
        <w:t>≤</w:t>
      </w:r>
      <w:r>
        <w:rPr>
          <w:sz w:val="24"/>
        </w:rPr>
        <w:t>4h),</w:t>
      </w:r>
      <w:r>
        <w:rPr>
          <w:spacing w:val="-3"/>
          <w:sz w:val="24"/>
        </w:rPr>
        <w:t xml:space="preserve"> </w:t>
      </w:r>
      <w:r>
        <w:rPr>
          <w:sz w:val="24"/>
        </w:rPr>
        <w:t>medium</w:t>
      </w:r>
      <w:r>
        <w:rPr>
          <w:spacing w:val="-3"/>
          <w:sz w:val="24"/>
        </w:rPr>
        <w:t xml:space="preserve"> </w:t>
      </w:r>
      <w:r>
        <w:rPr>
          <w:sz w:val="24"/>
        </w:rPr>
        <w:t>(4-12h),</w:t>
      </w:r>
      <w:r>
        <w:rPr>
          <w:spacing w:val="-3"/>
          <w:sz w:val="24"/>
        </w:rPr>
        <w:t xml:space="preserve"> </w:t>
      </w:r>
      <w:r>
        <w:rPr>
          <w:sz w:val="24"/>
        </w:rPr>
        <w:t>prolonged</w:t>
      </w:r>
      <w:r>
        <w:rPr>
          <w:spacing w:val="-3"/>
          <w:sz w:val="24"/>
        </w:rPr>
        <w:t xml:space="preserve"> </w:t>
      </w:r>
      <w:r>
        <w:rPr>
          <w:spacing w:val="-2"/>
          <w:sz w:val="24"/>
        </w:rPr>
        <w:t>(</w:t>
      </w:r>
      <w:r>
        <w:rPr>
          <w:rFonts w:ascii="Verdana" w:hAnsi="Verdana"/>
          <w:i/>
          <w:spacing w:val="-2"/>
          <w:sz w:val="24"/>
        </w:rPr>
        <w:t>&gt;</w:t>
      </w:r>
      <w:r>
        <w:rPr>
          <w:spacing w:val="-2"/>
          <w:sz w:val="24"/>
        </w:rPr>
        <w:t>12h)</w:t>
      </w:r>
    </w:p>
    <w:p w14:paraId="579F3837" w14:textId="77777777" w:rsidR="007C5A61" w:rsidRDefault="00000000">
      <w:pPr>
        <w:pStyle w:val="ListParagraph"/>
        <w:numPr>
          <w:ilvl w:val="0"/>
          <w:numId w:val="6"/>
        </w:numPr>
        <w:tabs>
          <w:tab w:val="left" w:pos="851"/>
        </w:tabs>
        <w:spacing w:line="285" w:lineRule="exact"/>
        <w:ind w:left="851" w:hanging="601"/>
        <w:jc w:val="left"/>
        <w:rPr>
          <w:sz w:val="24"/>
        </w:rPr>
      </w:pPr>
      <w:r>
        <w:rPr>
          <w:rFonts w:ascii="Palatino Linotype" w:hAnsi="Palatino Linotype"/>
          <w:i/>
        </w:rPr>
        <w:t>•</w:t>
      </w:r>
      <w:r>
        <w:rPr>
          <w:rFonts w:ascii="Palatino Linotype" w:hAnsi="Palatino Linotype"/>
          <w:i/>
          <w:spacing w:val="48"/>
        </w:rPr>
        <w:t xml:space="preserve"> </w:t>
      </w:r>
      <w:r>
        <w:rPr>
          <w:b/>
          <w:sz w:val="24"/>
        </w:rPr>
        <w:t>Task</w:t>
      </w:r>
      <w:r>
        <w:rPr>
          <w:b/>
          <w:spacing w:val="-9"/>
          <w:sz w:val="24"/>
        </w:rPr>
        <w:t xml:space="preserve"> </w:t>
      </w:r>
      <w:r>
        <w:rPr>
          <w:b/>
          <w:sz w:val="24"/>
        </w:rPr>
        <w:t>2</w:t>
      </w:r>
      <w:r>
        <w:rPr>
          <w:b/>
          <w:spacing w:val="-9"/>
          <w:sz w:val="24"/>
        </w:rPr>
        <w:t xml:space="preserve"> </w:t>
      </w:r>
      <w:r>
        <w:rPr>
          <w:b/>
          <w:sz w:val="24"/>
        </w:rPr>
        <w:t>(Admission,</w:t>
      </w:r>
      <w:r>
        <w:rPr>
          <w:b/>
          <w:spacing w:val="-9"/>
          <w:sz w:val="24"/>
        </w:rPr>
        <w:t xml:space="preserve"> </w:t>
      </w:r>
      <w:r>
        <w:rPr>
          <w:b/>
          <w:sz w:val="24"/>
        </w:rPr>
        <w:t>binary):</w:t>
      </w:r>
      <w:r>
        <w:rPr>
          <w:b/>
          <w:spacing w:val="-9"/>
          <w:sz w:val="24"/>
        </w:rPr>
        <w:t xml:space="preserve"> </w:t>
      </w:r>
      <w:r>
        <w:rPr>
          <w:sz w:val="24"/>
        </w:rPr>
        <w:t>admit</w:t>
      </w:r>
      <w:r>
        <w:rPr>
          <w:spacing w:val="-9"/>
          <w:sz w:val="24"/>
        </w:rPr>
        <w:t xml:space="preserve"> </w:t>
      </w:r>
      <w:r>
        <w:rPr>
          <w:sz w:val="24"/>
        </w:rPr>
        <w:t>vs.</w:t>
      </w:r>
      <w:r>
        <w:rPr>
          <w:spacing w:val="-8"/>
          <w:sz w:val="24"/>
        </w:rPr>
        <w:t xml:space="preserve"> </w:t>
      </w:r>
      <w:r>
        <w:rPr>
          <w:sz w:val="24"/>
        </w:rPr>
        <w:t>discharge</w:t>
      </w:r>
      <w:r>
        <w:rPr>
          <w:spacing w:val="-9"/>
          <w:sz w:val="24"/>
        </w:rPr>
        <w:t xml:space="preserve"> </w:t>
      </w:r>
      <w:r>
        <w:rPr>
          <w:sz w:val="24"/>
        </w:rPr>
        <w:t>(baseline</w:t>
      </w:r>
      <w:r>
        <w:rPr>
          <w:spacing w:val="-9"/>
          <w:sz w:val="24"/>
        </w:rPr>
        <w:t xml:space="preserve"> </w:t>
      </w:r>
      <w:r>
        <w:rPr>
          <w:sz w:val="24"/>
        </w:rPr>
        <w:t>admission</w:t>
      </w:r>
      <w:r>
        <w:rPr>
          <w:spacing w:val="-9"/>
          <w:sz w:val="24"/>
        </w:rPr>
        <w:t xml:space="preserve"> </w:t>
      </w:r>
      <w:r>
        <w:rPr>
          <w:sz w:val="24"/>
        </w:rPr>
        <w:t>rate</w:t>
      </w:r>
      <w:r>
        <w:rPr>
          <w:spacing w:val="-9"/>
          <w:sz w:val="24"/>
        </w:rPr>
        <w:t xml:space="preserve"> </w:t>
      </w:r>
      <w:r>
        <w:rPr>
          <w:spacing w:val="-2"/>
          <w:sz w:val="24"/>
        </w:rPr>
        <w:t>28.3%)</w:t>
      </w:r>
    </w:p>
    <w:p w14:paraId="123C778A" w14:textId="77777777" w:rsidR="007C5A61" w:rsidRDefault="00000000">
      <w:pPr>
        <w:pStyle w:val="ListParagraph"/>
        <w:numPr>
          <w:ilvl w:val="0"/>
          <w:numId w:val="6"/>
        </w:numPr>
        <w:tabs>
          <w:tab w:val="left" w:pos="851"/>
        </w:tabs>
        <w:spacing w:line="314" w:lineRule="exact"/>
        <w:ind w:left="851" w:hanging="601"/>
        <w:jc w:val="left"/>
        <w:rPr>
          <w:sz w:val="24"/>
        </w:rPr>
      </w:pPr>
      <w:r>
        <w:rPr>
          <w:rFonts w:ascii="Palatino Linotype" w:hAnsi="Palatino Linotype"/>
          <w:i/>
        </w:rPr>
        <w:t>•</w:t>
      </w:r>
      <w:r>
        <w:rPr>
          <w:rFonts w:ascii="Palatino Linotype" w:hAnsi="Palatino Linotype"/>
          <w:i/>
          <w:spacing w:val="58"/>
        </w:rPr>
        <w:t xml:space="preserve"> </w:t>
      </w:r>
      <w:r>
        <w:rPr>
          <w:b/>
          <w:sz w:val="24"/>
        </w:rPr>
        <w:t>Task</w:t>
      </w:r>
      <w:r>
        <w:rPr>
          <w:b/>
          <w:spacing w:val="-4"/>
          <w:sz w:val="24"/>
        </w:rPr>
        <w:t xml:space="preserve"> </w:t>
      </w:r>
      <w:r>
        <w:rPr>
          <w:b/>
          <w:sz w:val="24"/>
        </w:rPr>
        <w:t>3</w:t>
      </w:r>
      <w:r>
        <w:rPr>
          <w:b/>
          <w:spacing w:val="-4"/>
          <w:sz w:val="24"/>
        </w:rPr>
        <w:t xml:space="preserve"> </w:t>
      </w:r>
      <w:r>
        <w:rPr>
          <w:b/>
          <w:sz w:val="24"/>
        </w:rPr>
        <w:t>(Hosp-LOS</w:t>
      </w:r>
      <w:r>
        <w:rPr>
          <w:b/>
          <w:spacing w:val="-4"/>
          <w:sz w:val="24"/>
        </w:rPr>
        <w:t xml:space="preserve"> </w:t>
      </w:r>
      <w:r>
        <w:rPr>
          <w:b/>
          <w:sz w:val="24"/>
        </w:rPr>
        <w:t>among</w:t>
      </w:r>
      <w:r>
        <w:rPr>
          <w:b/>
          <w:spacing w:val="-4"/>
          <w:sz w:val="24"/>
        </w:rPr>
        <w:t xml:space="preserve"> </w:t>
      </w:r>
      <w:r>
        <w:rPr>
          <w:b/>
          <w:sz w:val="24"/>
        </w:rPr>
        <w:t>admitted,</w:t>
      </w:r>
      <w:r>
        <w:rPr>
          <w:b/>
          <w:spacing w:val="-4"/>
          <w:sz w:val="24"/>
        </w:rPr>
        <w:t xml:space="preserve"> </w:t>
      </w:r>
      <w:r>
        <w:rPr>
          <w:b/>
          <w:sz w:val="24"/>
        </w:rPr>
        <w:t>multiclass):</w:t>
      </w:r>
      <w:r>
        <w:rPr>
          <w:b/>
          <w:spacing w:val="-4"/>
          <w:sz w:val="24"/>
        </w:rPr>
        <w:t xml:space="preserve"> </w:t>
      </w:r>
      <w:r>
        <w:rPr>
          <w:sz w:val="24"/>
        </w:rPr>
        <w:t>short</w:t>
      </w:r>
      <w:r>
        <w:rPr>
          <w:spacing w:val="-4"/>
          <w:sz w:val="24"/>
        </w:rPr>
        <w:t xml:space="preserve"> </w:t>
      </w:r>
      <w:r>
        <w:rPr>
          <w:sz w:val="24"/>
        </w:rPr>
        <w:t>(</w:t>
      </w:r>
      <w:r>
        <w:rPr>
          <w:rFonts w:ascii="Palatino Linotype" w:hAnsi="Palatino Linotype"/>
          <w:i/>
          <w:sz w:val="24"/>
        </w:rPr>
        <w:t>≤</w:t>
      </w:r>
      <w:r>
        <w:rPr>
          <w:sz w:val="24"/>
        </w:rPr>
        <w:t>3d),</w:t>
      </w:r>
      <w:r>
        <w:rPr>
          <w:spacing w:val="-4"/>
          <w:sz w:val="24"/>
        </w:rPr>
        <w:t xml:space="preserve"> </w:t>
      </w:r>
      <w:r>
        <w:rPr>
          <w:sz w:val="24"/>
        </w:rPr>
        <w:t>medium</w:t>
      </w:r>
      <w:r>
        <w:rPr>
          <w:spacing w:val="-4"/>
          <w:sz w:val="24"/>
        </w:rPr>
        <w:t xml:space="preserve"> </w:t>
      </w:r>
      <w:r>
        <w:rPr>
          <w:sz w:val="24"/>
        </w:rPr>
        <w:t>(3-7d),</w:t>
      </w:r>
      <w:r>
        <w:rPr>
          <w:spacing w:val="-4"/>
          <w:sz w:val="24"/>
        </w:rPr>
        <w:t xml:space="preserve"> </w:t>
      </w:r>
      <w:r>
        <w:rPr>
          <w:sz w:val="24"/>
        </w:rPr>
        <w:t>prolonged</w:t>
      </w:r>
      <w:r>
        <w:rPr>
          <w:spacing w:val="-4"/>
          <w:sz w:val="24"/>
        </w:rPr>
        <w:t xml:space="preserve"> </w:t>
      </w:r>
      <w:r>
        <w:rPr>
          <w:spacing w:val="-2"/>
          <w:sz w:val="24"/>
        </w:rPr>
        <w:t>(</w:t>
      </w:r>
      <w:r>
        <w:rPr>
          <w:rFonts w:ascii="Verdana" w:hAnsi="Verdana"/>
          <w:i/>
          <w:spacing w:val="-2"/>
          <w:sz w:val="24"/>
        </w:rPr>
        <w:t>&gt;</w:t>
      </w:r>
      <w:r>
        <w:rPr>
          <w:spacing w:val="-2"/>
          <w:sz w:val="24"/>
        </w:rPr>
        <w:t>7d)</w:t>
      </w:r>
    </w:p>
    <w:p w14:paraId="34C2AFA4" w14:textId="77777777" w:rsidR="007C5A61" w:rsidRDefault="007C5A61">
      <w:pPr>
        <w:pStyle w:val="ListParagraph"/>
        <w:spacing w:line="314" w:lineRule="exact"/>
        <w:rPr>
          <w:sz w:val="24"/>
        </w:rPr>
        <w:sectPr w:rsidR="007C5A61">
          <w:type w:val="continuous"/>
          <w:pgSz w:w="11910" w:h="16840"/>
          <w:pgMar w:top="400" w:right="0" w:bottom="1240" w:left="283" w:header="763" w:footer="1033" w:gutter="0"/>
          <w:cols w:space="720"/>
        </w:sectPr>
      </w:pPr>
    </w:p>
    <w:p w14:paraId="2BD8FD7F" w14:textId="77777777" w:rsidR="007C5A61" w:rsidRDefault="007C5A61">
      <w:pPr>
        <w:pStyle w:val="BodyText"/>
        <w:spacing w:before="7"/>
        <w:rPr>
          <w:sz w:val="18"/>
        </w:rPr>
      </w:pPr>
    </w:p>
    <w:p w14:paraId="3E81BF96" w14:textId="77777777" w:rsidR="007C5A61" w:rsidRDefault="007C5A61">
      <w:pPr>
        <w:pStyle w:val="BodyText"/>
        <w:rPr>
          <w:sz w:val="18"/>
        </w:rPr>
        <w:sectPr w:rsidR="007C5A61">
          <w:pgSz w:w="11910" w:h="16840"/>
          <w:pgMar w:top="1160" w:right="0" w:bottom="1220" w:left="283" w:header="763" w:footer="1033" w:gutter="0"/>
          <w:cols w:space="720"/>
        </w:sectPr>
      </w:pPr>
    </w:p>
    <w:p w14:paraId="129FBE27" w14:textId="77777777" w:rsidR="007C5A61" w:rsidRDefault="00000000">
      <w:pPr>
        <w:spacing w:before="133"/>
        <w:ind w:left="204"/>
        <w:rPr>
          <w:rFonts w:ascii="Arial MT"/>
          <w:sz w:val="20"/>
        </w:rPr>
      </w:pPr>
      <w:r>
        <w:rPr>
          <w:rFonts w:ascii="Arial MT"/>
          <w:spacing w:val="-5"/>
          <w:sz w:val="20"/>
        </w:rPr>
        <w:t>98</w:t>
      </w:r>
    </w:p>
    <w:p w14:paraId="154E9DC9" w14:textId="77777777" w:rsidR="007C5A61" w:rsidRDefault="00000000">
      <w:pPr>
        <w:spacing w:before="9"/>
        <w:ind w:left="204"/>
        <w:rPr>
          <w:rFonts w:ascii="Arial MT"/>
          <w:sz w:val="20"/>
        </w:rPr>
      </w:pPr>
      <w:r>
        <w:rPr>
          <w:rFonts w:ascii="Arial MT"/>
          <w:spacing w:val="-5"/>
          <w:sz w:val="20"/>
        </w:rPr>
        <w:t>99</w:t>
      </w:r>
    </w:p>
    <w:p w14:paraId="0407E3AB" w14:textId="77777777" w:rsidR="007C5A61" w:rsidRDefault="00000000">
      <w:pPr>
        <w:spacing w:before="9"/>
        <w:ind w:left="94"/>
        <w:rPr>
          <w:rFonts w:ascii="Arial MT"/>
          <w:sz w:val="20"/>
        </w:rPr>
      </w:pPr>
      <w:r>
        <w:rPr>
          <w:rFonts w:ascii="Arial MT"/>
          <w:spacing w:val="-5"/>
          <w:sz w:val="20"/>
        </w:rPr>
        <w:t>100</w:t>
      </w:r>
    </w:p>
    <w:p w14:paraId="3DB5BAB6" w14:textId="77777777" w:rsidR="007C5A61" w:rsidRDefault="00000000">
      <w:pPr>
        <w:spacing w:before="9"/>
        <w:ind w:left="94"/>
        <w:rPr>
          <w:rFonts w:ascii="Arial MT"/>
          <w:sz w:val="20"/>
        </w:rPr>
      </w:pPr>
      <w:r>
        <w:rPr>
          <w:rFonts w:ascii="Arial MT"/>
          <w:spacing w:val="-5"/>
          <w:sz w:val="20"/>
        </w:rPr>
        <w:t>101</w:t>
      </w:r>
    </w:p>
    <w:p w14:paraId="7FC8BCAB" w14:textId="77777777" w:rsidR="007C5A61" w:rsidRDefault="00000000">
      <w:pPr>
        <w:spacing w:before="10"/>
        <w:ind w:left="94"/>
        <w:rPr>
          <w:rFonts w:ascii="Arial MT"/>
          <w:sz w:val="20"/>
        </w:rPr>
      </w:pPr>
      <w:r>
        <w:rPr>
          <w:rFonts w:ascii="Arial MT"/>
          <w:spacing w:val="-5"/>
          <w:sz w:val="20"/>
        </w:rPr>
        <w:t>102</w:t>
      </w:r>
    </w:p>
    <w:p w14:paraId="52FAE32E" w14:textId="77777777" w:rsidR="007C5A61" w:rsidRDefault="00000000">
      <w:pPr>
        <w:spacing w:before="9"/>
        <w:ind w:left="94"/>
        <w:rPr>
          <w:rFonts w:ascii="Arial MT"/>
          <w:sz w:val="20"/>
        </w:rPr>
      </w:pPr>
      <w:r>
        <w:rPr>
          <w:rFonts w:ascii="Arial MT"/>
          <w:spacing w:val="-5"/>
          <w:sz w:val="20"/>
        </w:rPr>
        <w:t>103</w:t>
      </w:r>
    </w:p>
    <w:p w14:paraId="7DEA4DAC" w14:textId="77777777" w:rsidR="007C5A61" w:rsidRDefault="00000000">
      <w:pPr>
        <w:pStyle w:val="BodyText"/>
        <w:spacing w:before="128" w:line="206" w:lineRule="auto"/>
        <w:ind w:left="94" w:right="952" w:firstLine="170"/>
        <w:jc w:val="both"/>
      </w:pPr>
      <w:r>
        <w:br w:type="column"/>
      </w:r>
      <w:r>
        <w:t>Figure 5 shows the class distribution for all three tasks. Panel A reveals that ED-LOS is relatively balanced across categories: 35.2% short stays, 36.5% medium stays, and 28.3% prolonged stays. This near-balance</w:t>
      </w:r>
      <w:r>
        <w:rPr>
          <w:spacing w:val="-15"/>
        </w:rPr>
        <w:t xml:space="preserve"> </w:t>
      </w:r>
      <w:r>
        <w:t>is</w:t>
      </w:r>
      <w:r>
        <w:rPr>
          <w:spacing w:val="-15"/>
        </w:rPr>
        <w:t xml:space="preserve"> </w:t>
      </w:r>
      <w:r>
        <w:t>advantageous</w:t>
      </w:r>
      <w:r>
        <w:rPr>
          <w:spacing w:val="-15"/>
        </w:rPr>
        <w:t xml:space="preserve"> </w:t>
      </w:r>
      <w:r>
        <w:t>for</w:t>
      </w:r>
      <w:r>
        <w:rPr>
          <w:spacing w:val="-15"/>
        </w:rPr>
        <w:t xml:space="preserve"> </w:t>
      </w:r>
      <w:r>
        <w:t>multiclass</w:t>
      </w:r>
      <w:r>
        <w:rPr>
          <w:spacing w:val="-15"/>
        </w:rPr>
        <w:t xml:space="preserve"> </w:t>
      </w:r>
      <w:r>
        <w:t>classification,</w:t>
      </w:r>
      <w:r>
        <w:rPr>
          <w:spacing w:val="-15"/>
        </w:rPr>
        <w:t xml:space="preserve"> </w:t>
      </w:r>
      <w:r>
        <w:t>as</w:t>
      </w:r>
      <w:r>
        <w:rPr>
          <w:spacing w:val="-15"/>
        </w:rPr>
        <w:t xml:space="preserve"> </w:t>
      </w:r>
      <w:r>
        <w:t>no</w:t>
      </w:r>
      <w:r>
        <w:rPr>
          <w:spacing w:val="-15"/>
        </w:rPr>
        <w:t xml:space="preserve"> </w:t>
      </w:r>
      <w:r>
        <w:t>single</w:t>
      </w:r>
      <w:r>
        <w:rPr>
          <w:spacing w:val="-15"/>
        </w:rPr>
        <w:t xml:space="preserve"> </w:t>
      </w:r>
      <w:r>
        <w:t>class</w:t>
      </w:r>
      <w:r>
        <w:rPr>
          <w:spacing w:val="-15"/>
        </w:rPr>
        <w:t xml:space="preserve"> </w:t>
      </w:r>
      <w:r>
        <w:t>dominates.</w:t>
      </w:r>
      <w:r>
        <w:rPr>
          <w:spacing w:val="-15"/>
        </w:rPr>
        <w:t xml:space="preserve"> </w:t>
      </w:r>
      <w:r>
        <w:t>Panel</w:t>
      </w:r>
      <w:r>
        <w:rPr>
          <w:spacing w:val="-15"/>
        </w:rPr>
        <w:t xml:space="preserve"> </w:t>
      </w:r>
      <w:r>
        <w:t>B</w:t>
      </w:r>
      <w:r>
        <w:rPr>
          <w:spacing w:val="-15"/>
        </w:rPr>
        <w:t xml:space="preserve"> </w:t>
      </w:r>
      <w:r>
        <w:t>shows</w:t>
      </w:r>
      <w:r>
        <w:rPr>
          <w:spacing w:val="-15"/>
        </w:rPr>
        <w:t xml:space="preserve"> </w:t>
      </w:r>
      <w:r>
        <w:t>the admission</w:t>
      </w:r>
      <w:r>
        <w:rPr>
          <w:spacing w:val="-4"/>
        </w:rPr>
        <w:t xml:space="preserve"> </w:t>
      </w:r>
      <w:r>
        <w:t>task</w:t>
      </w:r>
      <w:r>
        <w:rPr>
          <w:spacing w:val="-4"/>
        </w:rPr>
        <w:t xml:space="preserve"> </w:t>
      </w:r>
      <w:r>
        <w:t>with</w:t>
      </w:r>
      <w:r>
        <w:rPr>
          <w:spacing w:val="-4"/>
        </w:rPr>
        <w:t xml:space="preserve"> </w:t>
      </w:r>
      <w:r>
        <w:t>28.3%</w:t>
      </w:r>
      <w:r>
        <w:rPr>
          <w:spacing w:val="-4"/>
        </w:rPr>
        <w:t xml:space="preserve"> </w:t>
      </w:r>
      <w:r>
        <w:t>positive</w:t>
      </w:r>
      <w:r>
        <w:rPr>
          <w:spacing w:val="-4"/>
        </w:rPr>
        <w:t xml:space="preserve"> </w:t>
      </w:r>
      <w:r>
        <w:t>cases-moderate</w:t>
      </w:r>
      <w:r>
        <w:rPr>
          <w:spacing w:val="-4"/>
        </w:rPr>
        <w:t xml:space="preserve"> </w:t>
      </w:r>
      <w:r>
        <w:t>imbalance</w:t>
      </w:r>
      <w:r>
        <w:rPr>
          <w:spacing w:val="-4"/>
        </w:rPr>
        <w:t xml:space="preserve"> </w:t>
      </w:r>
      <w:r>
        <w:t>that</w:t>
      </w:r>
      <w:r>
        <w:rPr>
          <w:spacing w:val="-4"/>
        </w:rPr>
        <w:t xml:space="preserve"> </w:t>
      </w:r>
      <w:r>
        <w:t>we</w:t>
      </w:r>
      <w:r>
        <w:rPr>
          <w:spacing w:val="-4"/>
        </w:rPr>
        <w:t xml:space="preserve"> </w:t>
      </w:r>
      <w:r>
        <w:t>addressed</w:t>
      </w:r>
      <w:r>
        <w:rPr>
          <w:spacing w:val="-4"/>
        </w:rPr>
        <w:t xml:space="preserve"> </w:t>
      </w:r>
      <w:r>
        <w:t>through</w:t>
      </w:r>
      <w:r>
        <w:rPr>
          <w:spacing w:val="-4"/>
        </w:rPr>
        <w:t xml:space="preserve"> </w:t>
      </w:r>
      <w:r>
        <w:t>class-weighted loss functions. Panel C shows Hosp-LOS among admitted patients, where prolonged stays (</w:t>
      </w:r>
      <w:r>
        <w:rPr>
          <w:rFonts w:ascii="Verdana"/>
          <w:i/>
        </w:rPr>
        <w:t>&gt;</w:t>
      </w:r>
      <w:r>
        <w:t>7 days) represent 20.5% of cases, the minority class we prioritized for sensitivity optimization.</w:t>
      </w:r>
    </w:p>
    <w:p w14:paraId="20B2CA41" w14:textId="77777777" w:rsidR="007C5A61" w:rsidRDefault="007C5A61">
      <w:pPr>
        <w:pStyle w:val="BodyText"/>
        <w:spacing w:line="206" w:lineRule="auto"/>
        <w:jc w:val="both"/>
        <w:sectPr w:rsidR="007C5A61">
          <w:type w:val="continuous"/>
          <w:pgSz w:w="11910" w:h="16840"/>
          <w:pgMar w:top="400" w:right="0" w:bottom="1240" w:left="283" w:header="763" w:footer="1033" w:gutter="0"/>
          <w:cols w:num="2" w:space="720" w:equalWidth="0">
            <w:col w:w="467" w:space="65"/>
            <w:col w:w="11095"/>
          </w:cols>
        </w:sectPr>
      </w:pPr>
    </w:p>
    <w:p w14:paraId="0605E261" w14:textId="77777777" w:rsidR="007C5A61" w:rsidRDefault="007C5A61">
      <w:pPr>
        <w:pStyle w:val="BodyText"/>
        <w:rPr>
          <w:sz w:val="20"/>
        </w:rPr>
      </w:pPr>
    </w:p>
    <w:p w14:paraId="2ACA50A5" w14:textId="77777777" w:rsidR="007C5A61" w:rsidRDefault="007C5A61">
      <w:pPr>
        <w:pStyle w:val="BodyText"/>
        <w:spacing w:before="7"/>
        <w:rPr>
          <w:sz w:val="20"/>
        </w:rPr>
      </w:pPr>
    </w:p>
    <w:p w14:paraId="2E84A6A1" w14:textId="77777777" w:rsidR="007C5A61" w:rsidRDefault="00000000">
      <w:pPr>
        <w:pStyle w:val="BodyText"/>
        <w:ind w:left="1192"/>
        <w:rPr>
          <w:sz w:val="20"/>
        </w:rPr>
      </w:pPr>
      <w:r>
        <w:rPr>
          <w:noProof/>
          <w:sz w:val="20"/>
        </w:rPr>
        <w:drawing>
          <wp:inline distT="0" distB="0" distL="0" distR="0" wp14:anchorId="6FBBBA39" wp14:editId="0FE41904">
            <wp:extent cx="5552693" cy="1861566"/>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19" cstate="print"/>
                    <a:stretch>
                      <a:fillRect/>
                    </a:stretch>
                  </pic:blipFill>
                  <pic:spPr>
                    <a:xfrm>
                      <a:off x="0" y="0"/>
                      <a:ext cx="5552693" cy="1861566"/>
                    </a:xfrm>
                    <a:prstGeom prst="rect">
                      <a:avLst/>
                    </a:prstGeom>
                  </pic:spPr>
                </pic:pic>
              </a:graphicData>
            </a:graphic>
          </wp:inline>
        </w:drawing>
      </w:r>
    </w:p>
    <w:p w14:paraId="31F93C6A" w14:textId="77777777" w:rsidR="007C5A61" w:rsidRDefault="007C5A61">
      <w:pPr>
        <w:pStyle w:val="BodyText"/>
      </w:pPr>
    </w:p>
    <w:p w14:paraId="418F84C0" w14:textId="77777777" w:rsidR="007C5A61" w:rsidRDefault="007C5A61">
      <w:pPr>
        <w:pStyle w:val="BodyText"/>
        <w:spacing w:before="29"/>
      </w:pPr>
    </w:p>
    <w:p w14:paraId="39E49636" w14:textId="77777777" w:rsidR="007C5A61" w:rsidRDefault="00000000">
      <w:pPr>
        <w:pStyle w:val="BodyText"/>
        <w:spacing w:line="182" w:lineRule="auto"/>
        <w:ind w:left="625" w:right="952"/>
        <w:jc w:val="both"/>
      </w:pPr>
      <w:r>
        <w:rPr>
          <w:b/>
        </w:rPr>
        <w:t xml:space="preserve">Figure 5. </w:t>
      </w:r>
      <w:r>
        <w:t>Class distribution for the three prediction tasks. (A) Emergency department length of stay: 35.2% short (</w:t>
      </w:r>
      <w:r>
        <w:rPr>
          <w:rFonts w:ascii="Palatino Linotype" w:hAnsi="Palatino Linotype"/>
          <w:i/>
        </w:rPr>
        <w:t>≤</w:t>
      </w:r>
      <w:r>
        <w:t>4h), 36.5% medium (4-12h), 28.3% prolonged (</w:t>
      </w:r>
      <w:r>
        <w:rPr>
          <w:rFonts w:ascii="Verdana" w:hAnsi="Verdana"/>
          <w:i/>
        </w:rPr>
        <w:t>&gt;</w:t>
      </w:r>
      <w:r>
        <w:t>12h). (B) Hospital admission: 28.3% admitted, 71.7% discharged. (C) Hospital length of stay among admitted patients: 50.0% short (</w:t>
      </w:r>
      <w:r>
        <w:rPr>
          <w:rFonts w:ascii="Palatino Linotype" w:hAnsi="Palatino Linotype"/>
          <w:i/>
        </w:rPr>
        <w:t>≤</w:t>
      </w:r>
      <w:r>
        <w:t>3d), 29.5% medium (3-7d), 20.5% prolonged (</w:t>
      </w:r>
      <w:r>
        <w:rPr>
          <w:rFonts w:ascii="Verdana" w:hAnsi="Verdana"/>
          <w:i/>
        </w:rPr>
        <w:t>&gt;</w:t>
      </w:r>
      <w:r>
        <w:t>7d).</w:t>
      </w:r>
    </w:p>
    <w:p w14:paraId="11637501" w14:textId="77777777" w:rsidR="007C5A61" w:rsidRDefault="007C5A61">
      <w:pPr>
        <w:pStyle w:val="BodyText"/>
        <w:spacing w:before="224"/>
        <w:rPr>
          <w:sz w:val="20"/>
        </w:rPr>
      </w:pPr>
    </w:p>
    <w:p w14:paraId="2F8C639B" w14:textId="77777777" w:rsidR="007C5A61" w:rsidRDefault="007C5A61">
      <w:pPr>
        <w:pStyle w:val="BodyText"/>
        <w:rPr>
          <w:sz w:val="20"/>
        </w:rPr>
        <w:sectPr w:rsidR="007C5A61">
          <w:type w:val="continuous"/>
          <w:pgSz w:w="11910" w:h="16840"/>
          <w:pgMar w:top="400" w:right="0" w:bottom="1240" w:left="283" w:header="763" w:footer="1033" w:gutter="0"/>
          <w:cols w:space="720"/>
        </w:sectPr>
      </w:pPr>
    </w:p>
    <w:p w14:paraId="37D60CA6" w14:textId="77777777" w:rsidR="007C5A61" w:rsidRDefault="00000000">
      <w:pPr>
        <w:spacing w:before="140"/>
        <w:ind w:left="94"/>
        <w:rPr>
          <w:rFonts w:ascii="Arial MT"/>
          <w:sz w:val="20"/>
        </w:rPr>
      </w:pPr>
      <w:r>
        <w:rPr>
          <w:rFonts w:ascii="Arial MT"/>
          <w:spacing w:val="-5"/>
          <w:sz w:val="20"/>
        </w:rPr>
        <w:t>104</w:t>
      </w:r>
    </w:p>
    <w:p w14:paraId="29AFFFE4" w14:textId="77777777" w:rsidR="007C5A61" w:rsidRDefault="00000000">
      <w:pPr>
        <w:spacing w:before="193"/>
        <w:ind w:left="94"/>
        <w:rPr>
          <w:rFonts w:ascii="Arial MT"/>
          <w:sz w:val="20"/>
        </w:rPr>
      </w:pPr>
      <w:r>
        <w:rPr>
          <w:rFonts w:ascii="Arial MT"/>
          <w:spacing w:val="-5"/>
          <w:sz w:val="20"/>
        </w:rPr>
        <w:t>105</w:t>
      </w:r>
    </w:p>
    <w:p w14:paraId="5FF8A185" w14:textId="77777777" w:rsidR="007C5A61" w:rsidRDefault="00000000">
      <w:pPr>
        <w:spacing w:before="9"/>
        <w:ind w:left="94"/>
        <w:rPr>
          <w:rFonts w:ascii="Arial MT"/>
          <w:sz w:val="20"/>
        </w:rPr>
      </w:pPr>
      <w:r>
        <w:rPr>
          <w:rFonts w:ascii="Arial MT"/>
          <w:spacing w:val="-5"/>
          <w:sz w:val="20"/>
        </w:rPr>
        <w:t>106</w:t>
      </w:r>
    </w:p>
    <w:p w14:paraId="60596765" w14:textId="77777777" w:rsidR="007C5A61" w:rsidRDefault="00000000">
      <w:pPr>
        <w:spacing w:before="10"/>
        <w:ind w:left="94"/>
        <w:rPr>
          <w:rFonts w:ascii="Arial MT"/>
          <w:sz w:val="20"/>
        </w:rPr>
      </w:pPr>
      <w:r>
        <w:rPr>
          <w:rFonts w:ascii="Arial MT"/>
          <w:spacing w:val="-5"/>
          <w:sz w:val="20"/>
        </w:rPr>
        <w:t>107</w:t>
      </w:r>
    </w:p>
    <w:p w14:paraId="60E08619" w14:textId="77777777" w:rsidR="007C5A61" w:rsidRDefault="00000000">
      <w:pPr>
        <w:spacing w:before="9"/>
        <w:ind w:left="94"/>
        <w:rPr>
          <w:rFonts w:ascii="Arial MT"/>
          <w:sz w:val="20"/>
        </w:rPr>
      </w:pPr>
      <w:r>
        <w:rPr>
          <w:rFonts w:ascii="Arial MT"/>
          <w:spacing w:val="-5"/>
          <w:sz w:val="20"/>
        </w:rPr>
        <w:t>108</w:t>
      </w:r>
    </w:p>
    <w:p w14:paraId="20856951" w14:textId="77777777" w:rsidR="007C5A61" w:rsidRDefault="00000000">
      <w:pPr>
        <w:spacing w:before="9"/>
        <w:ind w:left="94"/>
        <w:rPr>
          <w:rFonts w:ascii="Arial MT"/>
          <w:sz w:val="20"/>
        </w:rPr>
      </w:pPr>
      <w:r>
        <w:rPr>
          <w:rFonts w:ascii="Arial MT"/>
          <w:spacing w:val="-5"/>
          <w:sz w:val="20"/>
        </w:rPr>
        <w:t>109</w:t>
      </w:r>
    </w:p>
    <w:p w14:paraId="3926020C" w14:textId="77777777" w:rsidR="007C5A61" w:rsidRDefault="00000000">
      <w:pPr>
        <w:spacing w:before="9"/>
        <w:ind w:left="94"/>
        <w:rPr>
          <w:rFonts w:ascii="Arial MT"/>
          <w:sz w:val="20"/>
        </w:rPr>
      </w:pPr>
      <w:r>
        <w:rPr>
          <w:rFonts w:ascii="Arial MT"/>
          <w:spacing w:val="-5"/>
          <w:sz w:val="20"/>
        </w:rPr>
        <w:t>110</w:t>
      </w:r>
    </w:p>
    <w:p w14:paraId="022953FD" w14:textId="77777777" w:rsidR="007C5A61" w:rsidRDefault="00000000">
      <w:pPr>
        <w:spacing w:before="9"/>
        <w:ind w:left="94"/>
        <w:rPr>
          <w:rFonts w:ascii="Arial MT"/>
          <w:sz w:val="20"/>
        </w:rPr>
      </w:pPr>
      <w:r>
        <w:rPr>
          <w:rFonts w:ascii="Arial MT"/>
          <w:spacing w:val="-5"/>
          <w:sz w:val="20"/>
        </w:rPr>
        <w:t>111</w:t>
      </w:r>
    </w:p>
    <w:p w14:paraId="0687CB48" w14:textId="77777777" w:rsidR="007C5A61" w:rsidRDefault="007C5A61">
      <w:pPr>
        <w:pStyle w:val="BodyText"/>
        <w:spacing w:before="28"/>
        <w:rPr>
          <w:rFonts w:ascii="Arial MT"/>
          <w:sz w:val="20"/>
        </w:rPr>
      </w:pPr>
    </w:p>
    <w:p w14:paraId="228E4FBE" w14:textId="77777777" w:rsidR="007C5A61" w:rsidRDefault="00000000">
      <w:pPr>
        <w:ind w:left="94"/>
        <w:rPr>
          <w:rFonts w:ascii="Arial MT"/>
          <w:sz w:val="20"/>
        </w:rPr>
      </w:pPr>
      <w:r>
        <w:rPr>
          <w:rFonts w:ascii="Arial MT"/>
          <w:spacing w:val="-5"/>
          <w:sz w:val="20"/>
        </w:rPr>
        <w:t>112</w:t>
      </w:r>
    </w:p>
    <w:p w14:paraId="4895FA8A" w14:textId="77777777" w:rsidR="007C5A61" w:rsidRDefault="00000000">
      <w:pPr>
        <w:spacing w:before="194"/>
        <w:ind w:left="94"/>
        <w:rPr>
          <w:rFonts w:ascii="Arial MT"/>
          <w:sz w:val="20"/>
        </w:rPr>
      </w:pPr>
      <w:r>
        <w:rPr>
          <w:rFonts w:ascii="Arial MT"/>
          <w:spacing w:val="-5"/>
          <w:sz w:val="20"/>
        </w:rPr>
        <w:t>113</w:t>
      </w:r>
    </w:p>
    <w:p w14:paraId="3CB95883" w14:textId="77777777" w:rsidR="007C5A61" w:rsidRDefault="00000000">
      <w:pPr>
        <w:spacing w:before="9"/>
        <w:ind w:left="94"/>
        <w:rPr>
          <w:rFonts w:ascii="Arial MT"/>
          <w:sz w:val="20"/>
        </w:rPr>
      </w:pPr>
      <w:r>
        <w:rPr>
          <w:rFonts w:ascii="Arial MT"/>
          <w:spacing w:val="-5"/>
          <w:sz w:val="20"/>
        </w:rPr>
        <w:t>114</w:t>
      </w:r>
    </w:p>
    <w:p w14:paraId="2D85699D" w14:textId="77777777" w:rsidR="007C5A61" w:rsidRDefault="00000000">
      <w:pPr>
        <w:spacing w:before="9"/>
        <w:ind w:left="94"/>
        <w:rPr>
          <w:rFonts w:ascii="Arial MT"/>
          <w:sz w:val="20"/>
        </w:rPr>
      </w:pPr>
      <w:r>
        <w:rPr>
          <w:rFonts w:ascii="Arial MT"/>
          <w:spacing w:val="-5"/>
          <w:sz w:val="20"/>
        </w:rPr>
        <w:t>115</w:t>
      </w:r>
    </w:p>
    <w:p w14:paraId="72318592" w14:textId="77777777" w:rsidR="007C5A61" w:rsidRDefault="00000000">
      <w:pPr>
        <w:spacing w:before="154"/>
        <w:ind w:left="94"/>
        <w:rPr>
          <w:rFonts w:ascii="Arial MT"/>
          <w:sz w:val="20"/>
        </w:rPr>
      </w:pPr>
      <w:r>
        <w:rPr>
          <w:rFonts w:ascii="Arial MT"/>
          <w:spacing w:val="-5"/>
          <w:sz w:val="20"/>
        </w:rPr>
        <w:t>116</w:t>
      </w:r>
    </w:p>
    <w:p w14:paraId="70DE3490" w14:textId="77777777" w:rsidR="007C5A61" w:rsidRDefault="00000000">
      <w:pPr>
        <w:spacing w:before="9"/>
        <w:ind w:left="94"/>
        <w:rPr>
          <w:rFonts w:ascii="Arial MT"/>
          <w:sz w:val="20"/>
        </w:rPr>
      </w:pPr>
      <w:r>
        <w:rPr>
          <w:rFonts w:ascii="Arial MT"/>
          <w:spacing w:val="-5"/>
          <w:sz w:val="20"/>
        </w:rPr>
        <w:t>117</w:t>
      </w:r>
    </w:p>
    <w:p w14:paraId="17936257" w14:textId="77777777" w:rsidR="007C5A61" w:rsidRDefault="00000000">
      <w:pPr>
        <w:spacing w:before="9"/>
        <w:ind w:left="94"/>
        <w:rPr>
          <w:rFonts w:ascii="Arial MT"/>
          <w:sz w:val="20"/>
        </w:rPr>
      </w:pPr>
      <w:r>
        <w:rPr>
          <w:rFonts w:ascii="Arial MT"/>
          <w:spacing w:val="-5"/>
          <w:sz w:val="20"/>
        </w:rPr>
        <w:t>118</w:t>
      </w:r>
    </w:p>
    <w:p w14:paraId="0C3057FC" w14:textId="77777777" w:rsidR="007C5A61" w:rsidRDefault="00000000">
      <w:pPr>
        <w:spacing w:before="9"/>
        <w:ind w:left="94"/>
        <w:rPr>
          <w:rFonts w:ascii="Arial MT"/>
          <w:sz w:val="20"/>
        </w:rPr>
      </w:pPr>
      <w:r>
        <w:rPr>
          <w:rFonts w:ascii="Arial MT"/>
          <w:spacing w:val="-5"/>
          <w:sz w:val="20"/>
        </w:rPr>
        <w:t>119</w:t>
      </w:r>
    </w:p>
    <w:p w14:paraId="35AC10C0" w14:textId="77777777" w:rsidR="007C5A61" w:rsidRDefault="00000000">
      <w:pPr>
        <w:spacing w:before="9"/>
        <w:ind w:left="94"/>
        <w:rPr>
          <w:rFonts w:ascii="Arial MT"/>
          <w:sz w:val="20"/>
        </w:rPr>
      </w:pPr>
      <w:r>
        <w:rPr>
          <w:rFonts w:ascii="Arial MT"/>
          <w:spacing w:val="-5"/>
          <w:sz w:val="20"/>
        </w:rPr>
        <w:t>120</w:t>
      </w:r>
    </w:p>
    <w:p w14:paraId="250B640D" w14:textId="77777777" w:rsidR="007C5A61" w:rsidRDefault="00000000">
      <w:pPr>
        <w:spacing w:before="10"/>
        <w:ind w:left="94"/>
        <w:rPr>
          <w:rFonts w:ascii="Arial MT"/>
          <w:sz w:val="20"/>
        </w:rPr>
      </w:pPr>
      <w:r>
        <w:rPr>
          <w:rFonts w:ascii="Arial MT"/>
          <w:spacing w:val="-5"/>
          <w:sz w:val="20"/>
        </w:rPr>
        <w:t>121</w:t>
      </w:r>
    </w:p>
    <w:p w14:paraId="410A1972" w14:textId="77777777" w:rsidR="007C5A61" w:rsidRDefault="007C5A61">
      <w:pPr>
        <w:pStyle w:val="BodyText"/>
        <w:spacing w:before="28"/>
        <w:rPr>
          <w:rFonts w:ascii="Arial MT"/>
          <w:sz w:val="20"/>
        </w:rPr>
      </w:pPr>
    </w:p>
    <w:p w14:paraId="3B7EF245" w14:textId="77777777" w:rsidR="007C5A61" w:rsidRDefault="00000000">
      <w:pPr>
        <w:ind w:left="94"/>
        <w:rPr>
          <w:rFonts w:ascii="Arial MT"/>
          <w:sz w:val="20"/>
        </w:rPr>
      </w:pPr>
      <w:r>
        <w:rPr>
          <w:rFonts w:ascii="Arial MT"/>
          <w:spacing w:val="-5"/>
          <w:sz w:val="20"/>
        </w:rPr>
        <w:t>122</w:t>
      </w:r>
    </w:p>
    <w:p w14:paraId="10212254" w14:textId="77777777" w:rsidR="007C5A61" w:rsidRDefault="00000000">
      <w:pPr>
        <w:spacing w:before="193"/>
        <w:ind w:left="94"/>
        <w:rPr>
          <w:rFonts w:ascii="Arial MT"/>
          <w:sz w:val="20"/>
        </w:rPr>
      </w:pPr>
      <w:r>
        <w:rPr>
          <w:rFonts w:ascii="Arial MT"/>
          <w:spacing w:val="-5"/>
          <w:sz w:val="20"/>
        </w:rPr>
        <w:t>123</w:t>
      </w:r>
    </w:p>
    <w:p w14:paraId="622E9B26" w14:textId="77777777" w:rsidR="007C5A61" w:rsidRDefault="00000000">
      <w:pPr>
        <w:spacing w:before="10"/>
        <w:ind w:left="94"/>
        <w:rPr>
          <w:rFonts w:ascii="Arial MT"/>
          <w:sz w:val="20"/>
        </w:rPr>
      </w:pPr>
      <w:r>
        <w:rPr>
          <w:rFonts w:ascii="Arial MT"/>
          <w:spacing w:val="-5"/>
          <w:sz w:val="20"/>
        </w:rPr>
        <w:t>124</w:t>
      </w:r>
    </w:p>
    <w:p w14:paraId="3102E835" w14:textId="77777777" w:rsidR="007C5A61" w:rsidRDefault="00000000">
      <w:pPr>
        <w:spacing w:before="9"/>
        <w:ind w:left="94"/>
        <w:rPr>
          <w:rFonts w:ascii="Arial MT"/>
          <w:sz w:val="20"/>
        </w:rPr>
      </w:pPr>
      <w:r>
        <w:rPr>
          <w:rFonts w:ascii="Arial MT"/>
          <w:spacing w:val="-5"/>
          <w:sz w:val="20"/>
        </w:rPr>
        <w:t>125</w:t>
      </w:r>
    </w:p>
    <w:p w14:paraId="57930634" w14:textId="77777777" w:rsidR="007C5A61" w:rsidRDefault="00000000">
      <w:pPr>
        <w:spacing w:before="9"/>
        <w:ind w:left="94"/>
        <w:rPr>
          <w:rFonts w:ascii="Arial MT"/>
          <w:sz w:val="20"/>
        </w:rPr>
      </w:pPr>
      <w:r>
        <w:rPr>
          <w:rFonts w:ascii="Arial MT"/>
          <w:spacing w:val="-5"/>
          <w:sz w:val="20"/>
        </w:rPr>
        <w:t>126</w:t>
      </w:r>
    </w:p>
    <w:p w14:paraId="3E61E7A3" w14:textId="77777777" w:rsidR="007C5A61" w:rsidRDefault="00000000">
      <w:pPr>
        <w:pStyle w:val="Heading2"/>
        <w:numPr>
          <w:ilvl w:val="1"/>
          <w:numId w:val="5"/>
        </w:numPr>
        <w:tabs>
          <w:tab w:val="left" w:pos="665"/>
        </w:tabs>
        <w:spacing w:before="102"/>
        <w:ind w:hanging="571"/>
      </w:pPr>
      <w:r>
        <w:rPr>
          <w:b w:val="0"/>
        </w:rPr>
        <w:br w:type="column"/>
      </w:r>
      <w:r>
        <w:t>Machine</w:t>
      </w:r>
      <w:r>
        <w:rPr>
          <w:spacing w:val="-13"/>
        </w:rPr>
        <w:t xml:space="preserve"> </w:t>
      </w:r>
      <w:r>
        <w:t>Learning</w:t>
      </w:r>
      <w:r>
        <w:rPr>
          <w:spacing w:val="-12"/>
        </w:rPr>
        <w:t xml:space="preserve"> </w:t>
      </w:r>
      <w:r>
        <w:rPr>
          <w:spacing w:val="-2"/>
        </w:rPr>
        <w:t>Models</w:t>
      </w:r>
    </w:p>
    <w:p w14:paraId="4D001D86" w14:textId="77777777" w:rsidR="007C5A61" w:rsidRDefault="00000000">
      <w:pPr>
        <w:pStyle w:val="BodyText"/>
        <w:spacing w:before="178" w:line="208" w:lineRule="auto"/>
        <w:ind w:left="94" w:right="952" w:firstLine="170"/>
        <w:jc w:val="both"/>
      </w:pPr>
      <w:r>
        <w:t>We implemented 12 algorithms spanning five architectural families: tree-based gradient boosting (XGBoost, LightGBM, CatBoost), tree-based bagging (Random Forest), linear models (Logistic Regression, support vector machine (SVM)), deep learning (FT-Transformer, multi-layer perceptron (MLP),</w:t>
      </w:r>
      <w:r>
        <w:rPr>
          <w:spacing w:val="-15"/>
        </w:rPr>
        <w:t xml:space="preserve"> </w:t>
      </w:r>
      <w:r>
        <w:t>TabNet,</w:t>
      </w:r>
      <w:r>
        <w:rPr>
          <w:spacing w:val="-15"/>
        </w:rPr>
        <w:t xml:space="preserve"> </w:t>
      </w:r>
      <w:r>
        <w:t>Self-Normalizing</w:t>
      </w:r>
      <w:r>
        <w:rPr>
          <w:spacing w:val="-15"/>
        </w:rPr>
        <w:t xml:space="preserve"> </w:t>
      </w:r>
      <w:r>
        <w:t>NN,</w:t>
      </w:r>
      <w:r>
        <w:rPr>
          <w:spacing w:val="-15"/>
        </w:rPr>
        <w:t xml:space="preserve"> </w:t>
      </w:r>
      <w:r>
        <w:t>Tabular</w:t>
      </w:r>
      <w:r>
        <w:rPr>
          <w:spacing w:val="-15"/>
        </w:rPr>
        <w:t xml:space="preserve"> </w:t>
      </w:r>
      <w:r>
        <w:t>ResNet),</w:t>
      </w:r>
      <w:r>
        <w:rPr>
          <w:spacing w:val="-15"/>
        </w:rPr>
        <w:t xml:space="preserve"> </w:t>
      </w:r>
      <w:r>
        <w:t>and</w:t>
      </w:r>
      <w:r>
        <w:rPr>
          <w:spacing w:val="-15"/>
        </w:rPr>
        <w:t xml:space="preserve"> </w:t>
      </w:r>
      <w:r>
        <w:t>an</w:t>
      </w:r>
      <w:r>
        <w:rPr>
          <w:spacing w:val="-15"/>
        </w:rPr>
        <w:t xml:space="preserve"> </w:t>
      </w:r>
      <w:r>
        <w:t>ensemble</w:t>
      </w:r>
      <w:r>
        <w:rPr>
          <w:spacing w:val="-15"/>
        </w:rPr>
        <w:t xml:space="preserve"> </w:t>
      </w:r>
      <w:r>
        <w:t>(Voting</w:t>
      </w:r>
      <w:r>
        <w:rPr>
          <w:spacing w:val="-15"/>
        </w:rPr>
        <w:t xml:space="preserve"> </w:t>
      </w:r>
      <w:r>
        <w:t>Ensemble).</w:t>
      </w:r>
      <w:r>
        <w:rPr>
          <w:spacing w:val="-15"/>
        </w:rPr>
        <w:t xml:space="preserve"> </w:t>
      </w:r>
      <w:r>
        <w:t>All</w:t>
      </w:r>
      <w:r>
        <w:rPr>
          <w:spacing w:val="-15"/>
        </w:rPr>
        <w:t xml:space="preserve"> </w:t>
      </w:r>
      <w:r>
        <w:t>models were optimized targeting sensitivity for high-risk events and underwent 10-fold cross-validation within the training period, with final evaluation on a held-out chronological test set (2022 data, 11% of total) [49, 50].</w:t>
      </w:r>
    </w:p>
    <w:p w14:paraId="18797832" w14:textId="77777777" w:rsidR="007C5A61" w:rsidRDefault="00000000">
      <w:pPr>
        <w:pStyle w:val="Heading2"/>
        <w:numPr>
          <w:ilvl w:val="1"/>
          <w:numId w:val="5"/>
        </w:numPr>
        <w:tabs>
          <w:tab w:val="left" w:pos="665"/>
        </w:tabs>
        <w:spacing w:before="212"/>
        <w:ind w:hanging="571"/>
      </w:pPr>
      <w:r>
        <w:t>Evaluation</w:t>
      </w:r>
      <w:r>
        <w:rPr>
          <w:spacing w:val="-12"/>
        </w:rPr>
        <w:t xml:space="preserve"> </w:t>
      </w:r>
      <w:r>
        <w:t>Metrics</w:t>
      </w:r>
      <w:r>
        <w:rPr>
          <w:spacing w:val="-12"/>
        </w:rPr>
        <w:t xml:space="preserve"> </w:t>
      </w:r>
      <w:r>
        <w:t>and</w:t>
      </w:r>
      <w:r>
        <w:rPr>
          <w:spacing w:val="-12"/>
        </w:rPr>
        <w:t xml:space="preserve"> </w:t>
      </w:r>
      <w:r>
        <w:t>Confidence</w:t>
      </w:r>
      <w:r>
        <w:rPr>
          <w:spacing w:val="-11"/>
        </w:rPr>
        <w:t xml:space="preserve"> </w:t>
      </w:r>
      <w:r>
        <w:rPr>
          <w:spacing w:val="-2"/>
        </w:rPr>
        <w:t>Intervals</w:t>
      </w:r>
    </w:p>
    <w:p w14:paraId="0704D9D4" w14:textId="77777777" w:rsidR="007C5A61" w:rsidRDefault="00000000">
      <w:pPr>
        <w:pStyle w:val="BodyText"/>
        <w:spacing w:before="178" w:line="208" w:lineRule="auto"/>
        <w:ind w:left="94" w:right="952" w:firstLine="170"/>
        <w:jc w:val="both"/>
      </w:pPr>
      <w:r>
        <w:t>Primary metrics were sensitivity for high-risk event prediction and area under the receiver operating characteristic curve (AUROC) for discrimination. For multiclass tasks, we reported macro-F1 and per- class sensitivity. Secondary metrics included specificity and calibration (Brier scores) [40, 45].</w:t>
      </w:r>
    </w:p>
    <w:p w14:paraId="60254E50" w14:textId="77777777" w:rsidR="007C5A61" w:rsidRDefault="00000000">
      <w:pPr>
        <w:pStyle w:val="BodyText"/>
        <w:spacing w:before="141" w:line="208" w:lineRule="auto"/>
        <w:ind w:left="94" w:right="952" w:firstLine="170"/>
        <w:jc w:val="both"/>
      </w:pPr>
      <w:r>
        <w:rPr>
          <w:spacing w:val="-2"/>
        </w:rPr>
        <w:t>To</w:t>
      </w:r>
      <w:r>
        <w:rPr>
          <w:spacing w:val="-7"/>
        </w:rPr>
        <w:t xml:space="preserve"> </w:t>
      </w:r>
      <w:r>
        <w:rPr>
          <w:spacing w:val="-2"/>
        </w:rPr>
        <w:t>assess</w:t>
      </w:r>
      <w:r>
        <w:rPr>
          <w:spacing w:val="-7"/>
        </w:rPr>
        <w:t xml:space="preserve"> </w:t>
      </w:r>
      <w:r>
        <w:rPr>
          <w:spacing w:val="-2"/>
        </w:rPr>
        <w:t>statistical</w:t>
      </w:r>
      <w:r>
        <w:rPr>
          <w:spacing w:val="-7"/>
        </w:rPr>
        <w:t xml:space="preserve"> </w:t>
      </w:r>
      <w:r>
        <w:rPr>
          <w:spacing w:val="-2"/>
        </w:rPr>
        <w:t>stability</w:t>
      </w:r>
      <w:r>
        <w:rPr>
          <w:spacing w:val="-7"/>
        </w:rPr>
        <w:t xml:space="preserve"> </w:t>
      </w:r>
      <w:r>
        <w:rPr>
          <w:spacing w:val="-2"/>
        </w:rPr>
        <w:t>and</w:t>
      </w:r>
      <w:r>
        <w:rPr>
          <w:spacing w:val="-7"/>
        </w:rPr>
        <w:t xml:space="preserve"> </w:t>
      </w:r>
      <w:r>
        <w:rPr>
          <w:spacing w:val="-2"/>
        </w:rPr>
        <w:t>generalizability,</w:t>
      </w:r>
      <w:r>
        <w:rPr>
          <w:spacing w:val="-3"/>
        </w:rPr>
        <w:t xml:space="preserve"> </w:t>
      </w:r>
      <w:r>
        <w:rPr>
          <w:spacing w:val="-2"/>
        </w:rPr>
        <w:t>we</w:t>
      </w:r>
      <w:r>
        <w:rPr>
          <w:spacing w:val="-7"/>
        </w:rPr>
        <w:t xml:space="preserve"> </w:t>
      </w:r>
      <w:r>
        <w:rPr>
          <w:spacing w:val="-2"/>
        </w:rPr>
        <w:t>calculated</w:t>
      </w:r>
      <w:r>
        <w:rPr>
          <w:spacing w:val="-7"/>
        </w:rPr>
        <w:t xml:space="preserve"> </w:t>
      </w:r>
      <w:r>
        <w:rPr>
          <w:spacing w:val="-2"/>
        </w:rPr>
        <w:t>95%</w:t>
      </w:r>
      <w:r>
        <w:rPr>
          <w:spacing w:val="-7"/>
        </w:rPr>
        <w:t xml:space="preserve"> </w:t>
      </w:r>
      <w:r>
        <w:rPr>
          <w:spacing w:val="-2"/>
        </w:rPr>
        <w:t>bootstrap</w:t>
      </w:r>
      <w:r>
        <w:rPr>
          <w:spacing w:val="-7"/>
        </w:rPr>
        <w:t xml:space="preserve"> </w:t>
      </w:r>
      <w:r>
        <w:rPr>
          <w:spacing w:val="-2"/>
        </w:rPr>
        <w:t>confidence</w:t>
      </w:r>
      <w:r>
        <w:rPr>
          <w:spacing w:val="-7"/>
        </w:rPr>
        <w:t xml:space="preserve"> </w:t>
      </w:r>
      <w:r>
        <w:rPr>
          <w:spacing w:val="-2"/>
        </w:rPr>
        <w:t>intervals</w:t>
      </w:r>
      <w:r>
        <w:rPr>
          <w:spacing w:val="-7"/>
        </w:rPr>
        <w:t xml:space="preserve"> </w:t>
      </w:r>
      <w:r>
        <w:rPr>
          <w:spacing w:val="-2"/>
        </w:rPr>
        <w:t xml:space="preserve">(CIs) </w:t>
      </w:r>
      <w:r>
        <w:t>for all performance metrics using 1,000 resamples. For each metric (sensitivity, specificity, accuracy, AUROC, area under the precision-recall curve (AUPRC), F1-score), we generated 1,000 bootstrap samples by resampling the test set with replacement.</w:t>
      </w:r>
      <w:r>
        <w:rPr>
          <w:spacing w:val="3"/>
        </w:rPr>
        <w:t xml:space="preserve"> </w:t>
      </w:r>
      <w:r>
        <w:t>Confidence intervals</w:t>
      </w:r>
      <w:r>
        <w:rPr>
          <w:spacing w:val="1"/>
        </w:rPr>
        <w:t xml:space="preserve"> </w:t>
      </w:r>
      <w:r>
        <w:t xml:space="preserve">were defined as the 2.5th </w:t>
      </w:r>
      <w:r>
        <w:rPr>
          <w:spacing w:val="-5"/>
        </w:rPr>
        <w:t>and</w:t>
      </w:r>
    </w:p>
    <w:p w14:paraId="123A4B07" w14:textId="77777777" w:rsidR="007C5A61" w:rsidRDefault="00000000">
      <w:pPr>
        <w:pStyle w:val="BodyText"/>
        <w:spacing w:line="208" w:lineRule="auto"/>
        <w:ind w:left="94" w:right="952"/>
        <w:jc w:val="both"/>
      </w:pPr>
      <w:r>
        <w:t>97.5th</w:t>
      </w:r>
      <w:r>
        <w:rPr>
          <w:spacing w:val="-4"/>
        </w:rPr>
        <w:t xml:space="preserve"> </w:t>
      </w:r>
      <w:r>
        <w:t>percentiles</w:t>
      </w:r>
      <w:r>
        <w:rPr>
          <w:spacing w:val="-4"/>
        </w:rPr>
        <w:t xml:space="preserve"> </w:t>
      </w:r>
      <w:r>
        <w:t>of</w:t>
      </w:r>
      <w:r>
        <w:rPr>
          <w:spacing w:val="-4"/>
        </w:rPr>
        <w:t xml:space="preserve"> </w:t>
      </w:r>
      <w:r>
        <w:t>the</w:t>
      </w:r>
      <w:r>
        <w:rPr>
          <w:spacing w:val="-4"/>
        </w:rPr>
        <w:t xml:space="preserve"> </w:t>
      </w:r>
      <w:r>
        <w:t>bootstrap</w:t>
      </w:r>
      <w:r>
        <w:rPr>
          <w:spacing w:val="-4"/>
        </w:rPr>
        <w:t xml:space="preserve"> </w:t>
      </w:r>
      <w:r>
        <w:t>distribution.</w:t>
      </w:r>
      <w:r>
        <w:rPr>
          <w:spacing w:val="-2"/>
        </w:rPr>
        <w:t xml:space="preserve"> </w:t>
      </w:r>
      <w:r>
        <w:t>A</w:t>
      </w:r>
      <w:r>
        <w:rPr>
          <w:spacing w:val="-4"/>
        </w:rPr>
        <w:t xml:space="preserve"> </w:t>
      </w:r>
      <w:r>
        <w:t>confidence</w:t>
      </w:r>
      <w:r>
        <w:rPr>
          <w:spacing w:val="-4"/>
        </w:rPr>
        <w:t xml:space="preserve"> </w:t>
      </w:r>
      <w:r>
        <w:t>interval</w:t>
      </w:r>
      <w:r>
        <w:rPr>
          <w:spacing w:val="-4"/>
        </w:rPr>
        <w:t xml:space="preserve"> </w:t>
      </w:r>
      <w:r>
        <w:t>width</w:t>
      </w:r>
      <w:r>
        <w:rPr>
          <w:spacing w:val="-4"/>
        </w:rPr>
        <w:t xml:space="preserve"> </w:t>
      </w:r>
      <w:r>
        <w:t>¡6%</w:t>
      </w:r>
      <w:r>
        <w:rPr>
          <w:spacing w:val="-4"/>
        </w:rPr>
        <w:t xml:space="preserve"> </w:t>
      </w:r>
      <w:r>
        <w:t>for</w:t>
      </w:r>
      <w:r>
        <w:rPr>
          <w:spacing w:val="-4"/>
        </w:rPr>
        <w:t xml:space="preserve"> </w:t>
      </w:r>
      <w:r>
        <w:t>sensitivity</w:t>
      </w:r>
      <w:r>
        <w:rPr>
          <w:spacing w:val="-4"/>
        </w:rPr>
        <w:t xml:space="preserve"> </w:t>
      </w:r>
      <w:r>
        <w:t>and</w:t>
      </w:r>
      <w:r>
        <w:rPr>
          <w:spacing w:val="-4"/>
        </w:rPr>
        <w:t xml:space="preserve"> </w:t>
      </w:r>
      <w:r>
        <w:t xml:space="preserve">¡0.03 </w:t>
      </w:r>
      <w:r>
        <w:rPr>
          <w:spacing w:val="-2"/>
        </w:rPr>
        <w:t>for</w:t>
      </w:r>
      <w:r>
        <w:rPr>
          <w:spacing w:val="-6"/>
        </w:rPr>
        <w:t xml:space="preserve"> </w:t>
      </w:r>
      <w:r>
        <w:rPr>
          <w:spacing w:val="-2"/>
        </w:rPr>
        <w:t>AUROC</w:t>
      </w:r>
      <w:r>
        <w:rPr>
          <w:spacing w:val="-5"/>
        </w:rPr>
        <w:t xml:space="preserve"> </w:t>
      </w:r>
      <w:r>
        <w:rPr>
          <w:spacing w:val="-2"/>
        </w:rPr>
        <w:t>was</w:t>
      </w:r>
      <w:r>
        <w:rPr>
          <w:spacing w:val="-6"/>
        </w:rPr>
        <w:t xml:space="preserve"> </w:t>
      </w:r>
      <w:r>
        <w:rPr>
          <w:spacing w:val="-2"/>
        </w:rPr>
        <w:t>considered</w:t>
      </w:r>
      <w:r>
        <w:rPr>
          <w:spacing w:val="-5"/>
        </w:rPr>
        <w:t xml:space="preserve"> </w:t>
      </w:r>
      <w:r>
        <w:rPr>
          <w:spacing w:val="-2"/>
        </w:rPr>
        <w:t>indicative</w:t>
      </w:r>
      <w:r>
        <w:rPr>
          <w:spacing w:val="-6"/>
        </w:rPr>
        <w:t xml:space="preserve"> </w:t>
      </w:r>
      <w:r>
        <w:rPr>
          <w:spacing w:val="-2"/>
        </w:rPr>
        <w:t>of</w:t>
      </w:r>
      <w:r>
        <w:rPr>
          <w:spacing w:val="-5"/>
        </w:rPr>
        <w:t xml:space="preserve"> </w:t>
      </w:r>
      <w:r>
        <w:rPr>
          <w:spacing w:val="-2"/>
        </w:rPr>
        <w:t>stable</w:t>
      </w:r>
      <w:r>
        <w:rPr>
          <w:spacing w:val="-5"/>
        </w:rPr>
        <w:t xml:space="preserve"> </w:t>
      </w:r>
      <w:r>
        <w:rPr>
          <w:spacing w:val="-2"/>
        </w:rPr>
        <w:t>performance</w:t>
      </w:r>
      <w:r>
        <w:rPr>
          <w:spacing w:val="-6"/>
        </w:rPr>
        <w:t xml:space="preserve"> </w:t>
      </w:r>
      <w:r>
        <w:rPr>
          <w:spacing w:val="-2"/>
        </w:rPr>
        <w:t>that</w:t>
      </w:r>
      <w:r>
        <w:rPr>
          <w:spacing w:val="-5"/>
        </w:rPr>
        <w:t xml:space="preserve"> </w:t>
      </w:r>
      <w:r>
        <w:rPr>
          <w:spacing w:val="-2"/>
        </w:rPr>
        <w:t>would</w:t>
      </w:r>
      <w:r>
        <w:rPr>
          <w:spacing w:val="-6"/>
        </w:rPr>
        <w:t xml:space="preserve"> </w:t>
      </w:r>
      <w:r>
        <w:rPr>
          <w:spacing w:val="-2"/>
        </w:rPr>
        <w:t>generalize</w:t>
      </w:r>
      <w:r>
        <w:rPr>
          <w:spacing w:val="-5"/>
        </w:rPr>
        <w:t xml:space="preserve"> </w:t>
      </w:r>
      <w:r>
        <w:rPr>
          <w:spacing w:val="-2"/>
        </w:rPr>
        <w:t>to</w:t>
      </w:r>
      <w:r>
        <w:rPr>
          <w:spacing w:val="-6"/>
        </w:rPr>
        <w:t xml:space="preserve"> </w:t>
      </w:r>
      <w:r>
        <w:rPr>
          <w:spacing w:val="-2"/>
        </w:rPr>
        <w:t>similar</w:t>
      </w:r>
      <w:r>
        <w:rPr>
          <w:spacing w:val="-5"/>
        </w:rPr>
        <w:t xml:space="preserve"> </w:t>
      </w:r>
      <w:r>
        <w:rPr>
          <w:spacing w:val="-2"/>
        </w:rPr>
        <w:t>populations.</w:t>
      </w:r>
    </w:p>
    <w:p w14:paraId="615CF799" w14:textId="77777777" w:rsidR="007C5A61" w:rsidRDefault="00000000">
      <w:pPr>
        <w:pStyle w:val="Heading2"/>
        <w:numPr>
          <w:ilvl w:val="1"/>
          <w:numId w:val="5"/>
        </w:numPr>
        <w:tabs>
          <w:tab w:val="left" w:pos="665"/>
        </w:tabs>
        <w:spacing w:before="213"/>
        <w:ind w:hanging="571"/>
      </w:pPr>
      <w:r>
        <w:t>Statistical</w:t>
      </w:r>
      <w:r>
        <w:rPr>
          <w:spacing w:val="-13"/>
        </w:rPr>
        <w:t xml:space="preserve"> </w:t>
      </w:r>
      <w:r>
        <w:rPr>
          <w:spacing w:val="-2"/>
        </w:rPr>
        <w:t>Analysis</w:t>
      </w:r>
    </w:p>
    <w:p w14:paraId="4693A14B" w14:textId="77777777" w:rsidR="007C5A61" w:rsidRDefault="00000000">
      <w:pPr>
        <w:pStyle w:val="BodyText"/>
        <w:spacing w:before="178" w:line="208" w:lineRule="auto"/>
        <w:ind w:left="94" w:right="952" w:firstLine="170"/>
        <w:jc w:val="both"/>
      </w:pPr>
      <w:r>
        <w:t>All analyses were performed using Python 3.13. Continuous variables are reported as mean (standard deviation)</w:t>
      </w:r>
      <w:r>
        <w:rPr>
          <w:spacing w:val="-15"/>
        </w:rPr>
        <w:t xml:space="preserve"> </w:t>
      </w:r>
      <w:r>
        <w:t>or</w:t>
      </w:r>
      <w:r>
        <w:rPr>
          <w:spacing w:val="-15"/>
        </w:rPr>
        <w:t xml:space="preserve"> </w:t>
      </w:r>
      <w:r>
        <w:t>median</w:t>
      </w:r>
      <w:r>
        <w:rPr>
          <w:spacing w:val="-15"/>
        </w:rPr>
        <w:t xml:space="preserve"> </w:t>
      </w:r>
      <w:r>
        <w:t>(interquartile</w:t>
      </w:r>
      <w:r>
        <w:rPr>
          <w:spacing w:val="-15"/>
        </w:rPr>
        <w:t xml:space="preserve"> </w:t>
      </w:r>
      <w:r>
        <w:t>range)</w:t>
      </w:r>
      <w:r>
        <w:rPr>
          <w:spacing w:val="-15"/>
        </w:rPr>
        <w:t xml:space="preserve"> </w:t>
      </w:r>
      <w:r>
        <w:t>as</w:t>
      </w:r>
      <w:r>
        <w:rPr>
          <w:spacing w:val="-15"/>
        </w:rPr>
        <w:t xml:space="preserve"> </w:t>
      </w:r>
      <w:r>
        <w:t>appropriate.</w:t>
      </w:r>
      <w:r>
        <w:rPr>
          <w:spacing w:val="-15"/>
        </w:rPr>
        <w:t xml:space="preserve"> </w:t>
      </w:r>
      <w:r>
        <w:t>Categorical</w:t>
      </w:r>
      <w:r>
        <w:rPr>
          <w:spacing w:val="-15"/>
        </w:rPr>
        <w:t xml:space="preserve"> </w:t>
      </w:r>
      <w:r>
        <w:t>variables</w:t>
      </w:r>
      <w:r>
        <w:rPr>
          <w:spacing w:val="-15"/>
        </w:rPr>
        <w:t xml:space="preserve"> </w:t>
      </w:r>
      <w:r>
        <w:t>are</w:t>
      </w:r>
      <w:r>
        <w:rPr>
          <w:spacing w:val="-15"/>
        </w:rPr>
        <w:t xml:space="preserve"> </w:t>
      </w:r>
      <w:r>
        <w:t>reported</w:t>
      </w:r>
      <w:r>
        <w:rPr>
          <w:spacing w:val="-15"/>
        </w:rPr>
        <w:t xml:space="preserve"> </w:t>
      </w:r>
      <w:r>
        <w:t>as</w:t>
      </w:r>
      <w:r>
        <w:rPr>
          <w:spacing w:val="-15"/>
        </w:rPr>
        <w:t xml:space="preserve"> </w:t>
      </w:r>
      <w:r>
        <w:t>frequencies (percentages). For comparisons between models, we used the DeLong test for AUROC differences and assessed</w:t>
      </w:r>
      <w:r>
        <w:rPr>
          <w:spacing w:val="5"/>
        </w:rPr>
        <w:t xml:space="preserve"> </w:t>
      </w:r>
      <w:r>
        <w:t>non-overlapping</w:t>
      </w:r>
      <w:r>
        <w:rPr>
          <w:spacing w:val="6"/>
        </w:rPr>
        <w:t xml:space="preserve"> </w:t>
      </w:r>
      <w:r>
        <w:t>confidence</w:t>
      </w:r>
      <w:r>
        <w:rPr>
          <w:spacing w:val="6"/>
        </w:rPr>
        <w:t xml:space="preserve"> </w:t>
      </w:r>
      <w:r>
        <w:t>intervals</w:t>
      </w:r>
      <w:r>
        <w:rPr>
          <w:spacing w:val="6"/>
        </w:rPr>
        <w:t xml:space="preserve"> </w:t>
      </w:r>
      <w:r>
        <w:t>for</w:t>
      </w:r>
      <w:r>
        <w:rPr>
          <w:spacing w:val="6"/>
        </w:rPr>
        <w:t xml:space="preserve"> </w:t>
      </w:r>
      <w:r>
        <w:t>sensitivity</w:t>
      </w:r>
      <w:r>
        <w:rPr>
          <w:spacing w:val="6"/>
        </w:rPr>
        <w:t xml:space="preserve"> </w:t>
      </w:r>
      <w:r>
        <w:t>differences.</w:t>
      </w:r>
      <w:r>
        <w:rPr>
          <w:spacing w:val="15"/>
        </w:rPr>
        <w:t xml:space="preserve"> </w:t>
      </w:r>
      <w:r>
        <w:t>All</w:t>
      </w:r>
      <w:r>
        <w:rPr>
          <w:spacing w:val="6"/>
        </w:rPr>
        <w:t xml:space="preserve"> </w:t>
      </w:r>
      <w:r>
        <w:t>tests</w:t>
      </w:r>
      <w:r>
        <w:rPr>
          <w:spacing w:val="6"/>
        </w:rPr>
        <w:t xml:space="preserve"> </w:t>
      </w:r>
      <w:r>
        <w:t>were</w:t>
      </w:r>
      <w:r>
        <w:rPr>
          <w:spacing w:val="6"/>
        </w:rPr>
        <w:t xml:space="preserve"> </w:t>
      </w:r>
      <w:r>
        <w:t>two-sided</w:t>
      </w:r>
      <w:r>
        <w:rPr>
          <w:spacing w:val="6"/>
        </w:rPr>
        <w:t xml:space="preserve"> </w:t>
      </w:r>
      <w:r>
        <w:rPr>
          <w:spacing w:val="-4"/>
        </w:rPr>
        <w:t>with</w:t>
      </w:r>
    </w:p>
    <w:p w14:paraId="289F85A0" w14:textId="77777777" w:rsidR="007C5A61" w:rsidRDefault="007C5A61">
      <w:pPr>
        <w:pStyle w:val="BodyText"/>
        <w:spacing w:line="208" w:lineRule="auto"/>
        <w:jc w:val="both"/>
        <w:sectPr w:rsidR="007C5A61">
          <w:type w:val="continuous"/>
          <w:pgSz w:w="11910" w:h="16840"/>
          <w:pgMar w:top="400" w:right="0" w:bottom="1240" w:left="283" w:header="763" w:footer="1033" w:gutter="0"/>
          <w:cols w:num="2" w:space="720" w:equalWidth="0">
            <w:col w:w="467" w:space="65"/>
            <w:col w:w="11095"/>
          </w:cols>
        </w:sectPr>
      </w:pPr>
    </w:p>
    <w:p w14:paraId="0AD61AA1" w14:textId="77777777" w:rsidR="007C5A61" w:rsidRDefault="007C5A61">
      <w:pPr>
        <w:pStyle w:val="BodyText"/>
        <w:spacing w:before="7"/>
        <w:rPr>
          <w:sz w:val="18"/>
        </w:rPr>
      </w:pPr>
    </w:p>
    <w:p w14:paraId="52C83B40" w14:textId="77777777" w:rsidR="007C5A61" w:rsidRDefault="007C5A61">
      <w:pPr>
        <w:pStyle w:val="BodyText"/>
        <w:rPr>
          <w:sz w:val="18"/>
        </w:rPr>
        <w:sectPr w:rsidR="007C5A61">
          <w:pgSz w:w="11910" w:h="16840"/>
          <w:pgMar w:top="1160" w:right="0" w:bottom="1220" w:left="283" w:header="763" w:footer="1033" w:gutter="0"/>
          <w:cols w:space="720"/>
        </w:sectPr>
      </w:pPr>
    </w:p>
    <w:p w14:paraId="6695D8E5" w14:textId="77777777" w:rsidR="007C5A61" w:rsidRDefault="00000000">
      <w:pPr>
        <w:spacing w:before="133"/>
        <w:ind w:left="139"/>
        <w:rPr>
          <w:rFonts w:ascii="Arial MT"/>
          <w:sz w:val="20"/>
        </w:rPr>
      </w:pPr>
      <w:r>
        <w:rPr>
          <w:rFonts w:ascii="Arial MT"/>
          <w:spacing w:val="-5"/>
          <w:sz w:val="20"/>
        </w:rPr>
        <w:t>127</w:t>
      </w:r>
    </w:p>
    <w:p w14:paraId="1DAEB072" w14:textId="77777777" w:rsidR="007C5A61" w:rsidRDefault="00000000">
      <w:pPr>
        <w:spacing w:before="9"/>
        <w:ind w:left="139"/>
        <w:rPr>
          <w:rFonts w:ascii="Arial MT"/>
          <w:sz w:val="20"/>
        </w:rPr>
      </w:pPr>
      <w:r>
        <w:rPr>
          <w:rFonts w:ascii="Arial MT"/>
          <w:spacing w:val="-5"/>
          <w:sz w:val="20"/>
        </w:rPr>
        <w:t>128</w:t>
      </w:r>
    </w:p>
    <w:p w14:paraId="51B3C46E" w14:textId="77777777" w:rsidR="007C5A61" w:rsidRDefault="007C5A61">
      <w:pPr>
        <w:pStyle w:val="BodyText"/>
        <w:spacing w:before="75"/>
        <w:rPr>
          <w:rFonts w:ascii="Arial MT"/>
          <w:sz w:val="20"/>
        </w:rPr>
      </w:pPr>
    </w:p>
    <w:p w14:paraId="78838095" w14:textId="77777777" w:rsidR="007C5A61" w:rsidRDefault="00000000">
      <w:pPr>
        <w:ind w:left="139"/>
        <w:rPr>
          <w:rFonts w:ascii="Arial MT"/>
          <w:sz w:val="20"/>
        </w:rPr>
      </w:pPr>
      <w:r>
        <w:rPr>
          <w:rFonts w:ascii="Arial MT"/>
          <w:spacing w:val="-5"/>
          <w:sz w:val="20"/>
        </w:rPr>
        <w:t>129</w:t>
      </w:r>
    </w:p>
    <w:p w14:paraId="67E8BF0D" w14:textId="77777777" w:rsidR="007C5A61" w:rsidRDefault="00000000">
      <w:pPr>
        <w:spacing w:before="217"/>
        <w:ind w:left="139"/>
        <w:rPr>
          <w:rFonts w:ascii="Arial MT"/>
          <w:sz w:val="20"/>
        </w:rPr>
      </w:pPr>
      <w:r>
        <w:rPr>
          <w:rFonts w:ascii="Arial MT"/>
          <w:spacing w:val="-5"/>
          <w:sz w:val="20"/>
        </w:rPr>
        <w:t>130</w:t>
      </w:r>
    </w:p>
    <w:p w14:paraId="66F6375A" w14:textId="77777777" w:rsidR="007C5A61" w:rsidRDefault="00000000">
      <w:pPr>
        <w:spacing w:before="9"/>
        <w:ind w:left="139"/>
        <w:rPr>
          <w:rFonts w:ascii="Arial MT"/>
          <w:sz w:val="20"/>
        </w:rPr>
      </w:pPr>
      <w:r>
        <w:rPr>
          <w:rFonts w:ascii="Arial MT"/>
          <w:spacing w:val="-5"/>
          <w:sz w:val="20"/>
        </w:rPr>
        <w:t>131</w:t>
      </w:r>
    </w:p>
    <w:p w14:paraId="0EB66B8A" w14:textId="77777777" w:rsidR="007C5A61" w:rsidRDefault="00000000">
      <w:pPr>
        <w:spacing w:before="10"/>
        <w:ind w:left="139"/>
        <w:rPr>
          <w:rFonts w:ascii="Arial MT"/>
          <w:sz w:val="20"/>
        </w:rPr>
      </w:pPr>
      <w:r>
        <w:rPr>
          <w:rFonts w:ascii="Arial MT"/>
          <w:spacing w:val="-5"/>
          <w:sz w:val="20"/>
        </w:rPr>
        <w:t>132</w:t>
      </w:r>
    </w:p>
    <w:p w14:paraId="07483992" w14:textId="77777777" w:rsidR="007C5A61" w:rsidRDefault="00000000">
      <w:pPr>
        <w:spacing w:before="9"/>
        <w:ind w:left="139"/>
        <w:rPr>
          <w:rFonts w:ascii="Arial MT"/>
          <w:sz w:val="20"/>
        </w:rPr>
      </w:pPr>
      <w:r>
        <w:rPr>
          <w:rFonts w:ascii="Arial MT"/>
          <w:spacing w:val="-5"/>
          <w:sz w:val="20"/>
        </w:rPr>
        <w:t>133</w:t>
      </w:r>
    </w:p>
    <w:p w14:paraId="78D53E7F" w14:textId="77777777" w:rsidR="007C5A61" w:rsidRDefault="00000000">
      <w:pPr>
        <w:spacing w:before="177"/>
        <w:ind w:left="139"/>
        <w:rPr>
          <w:rFonts w:ascii="Arial MT"/>
          <w:sz w:val="20"/>
        </w:rPr>
      </w:pPr>
      <w:r>
        <w:rPr>
          <w:rFonts w:ascii="Arial MT"/>
          <w:spacing w:val="-5"/>
          <w:sz w:val="20"/>
        </w:rPr>
        <w:t>134</w:t>
      </w:r>
    </w:p>
    <w:p w14:paraId="27CB91A3" w14:textId="77777777" w:rsidR="007C5A61" w:rsidRDefault="00000000">
      <w:pPr>
        <w:spacing w:before="9"/>
        <w:ind w:left="139"/>
        <w:rPr>
          <w:rFonts w:ascii="Arial MT"/>
          <w:sz w:val="20"/>
        </w:rPr>
      </w:pPr>
      <w:r>
        <w:rPr>
          <w:rFonts w:ascii="Arial MT"/>
          <w:spacing w:val="-5"/>
          <w:sz w:val="20"/>
        </w:rPr>
        <w:t>135</w:t>
      </w:r>
    </w:p>
    <w:p w14:paraId="479EEBA9" w14:textId="77777777" w:rsidR="007C5A61" w:rsidRDefault="00000000">
      <w:pPr>
        <w:spacing w:before="9"/>
        <w:ind w:left="139"/>
        <w:rPr>
          <w:rFonts w:ascii="Arial MT"/>
          <w:sz w:val="20"/>
        </w:rPr>
      </w:pPr>
      <w:r>
        <w:rPr>
          <w:rFonts w:ascii="Arial MT"/>
          <w:spacing w:val="-5"/>
          <w:sz w:val="20"/>
        </w:rPr>
        <w:t>136</w:t>
      </w:r>
    </w:p>
    <w:p w14:paraId="36C39D3E" w14:textId="77777777" w:rsidR="007C5A61" w:rsidRDefault="00000000">
      <w:pPr>
        <w:pStyle w:val="BodyText"/>
        <w:spacing w:before="111" w:line="208" w:lineRule="auto"/>
        <w:ind w:left="139" w:right="527"/>
      </w:pPr>
      <w:r>
        <w:br w:type="column"/>
      </w:r>
      <w:r>
        <w:rPr>
          <w:spacing w:val="-2"/>
        </w:rPr>
        <w:t>significance</w:t>
      </w:r>
      <w:r>
        <w:rPr>
          <w:spacing w:val="-10"/>
        </w:rPr>
        <w:t xml:space="preserve"> </w:t>
      </w:r>
      <w:r>
        <w:rPr>
          <w:spacing w:val="-2"/>
        </w:rPr>
        <w:t>level</w:t>
      </w:r>
      <w:r>
        <w:rPr>
          <w:spacing w:val="-10"/>
        </w:rPr>
        <w:t xml:space="preserve"> </w:t>
      </w:r>
      <w:r>
        <w:rPr>
          <w:rFonts w:ascii="Verdana" w:hAnsi="Verdana"/>
          <w:i/>
          <w:spacing w:val="-2"/>
        </w:rPr>
        <w:t>α</w:t>
      </w:r>
      <w:r>
        <w:rPr>
          <w:rFonts w:ascii="Verdana" w:hAnsi="Verdana"/>
          <w:i/>
          <w:spacing w:val="-15"/>
        </w:rPr>
        <w:t xml:space="preserve"> </w:t>
      </w:r>
      <w:r>
        <w:rPr>
          <w:rFonts w:ascii="Tahoma" w:hAnsi="Tahoma"/>
          <w:spacing w:val="-2"/>
        </w:rPr>
        <w:t>=</w:t>
      </w:r>
      <w:r>
        <w:rPr>
          <w:rFonts w:ascii="Tahoma" w:hAnsi="Tahoma"/>
          <w:spacing w:val="-7"/>
        </w:rPr>
        <w:t xml:space="preserve"> </w:t>
      </w:r>
      <w:r>
        <w:rPr>
          <w:rFonts w:ascii="Tahoma" w:hAnsi="Tahoma"/>
          <w:spacing w:val="-2"/>
        </w:rPr>
        <w:t>0</w:t>
      </w:r>
      <w:r>
        <w:rPr>
          <w:rFonts w:ascii="Verdana" w:hAnsi="Verdana"/>
          <w:i/>
          <w:spacing w:val="-2"/>
        </w:rPr>
        <w:t>.</w:t>
      </w:r>
      <w:r>
        <w:rPr>
          <w:rFonts w:ascii="Tahoma" w:hAnsi="Tahoma"/>
          <w:spacing w:val="-2"/>
        </w:rPr>
        <w:t>05</w:t>
      </w:r>
      <w:r>
        <w:rPr>
          <w:spacing w:val="-2"/>
        </w:rPr>
        <w:t>.</w:t>
      </w:r>
      <w:r>
        <w:rPr>
          <w:spacing w:val="-5"/>
        </w:rPr>
        <w:t xml:space="preserve"> </w:t>
      </w:r>
      <w:r>
        <w:rPr>
          <w:spacing w:val="-2"/>
        </w:rPr>
        <w:t>No</w:t>
      </w:r>
      <w:r>
        <w:rPr>
          <w:spacing w:val="-10"/>
        </w:rPr>
        <w:t xml:space="preserve"> </w:t>
      </w:r>
      <w:r>
        <w:rPr>
          <w:spacing w:val="-2"/>
        </w:rPr>
        <w:t>adjustment</w:t>
      </w:r>
      <w:r>
        <w:rPr>
          <w:spacing w:val="-10"/>
        </w:rPr>
        <w:t xml:space="preserve"> </w:t>
      </w:r>
      <w:r>
        <w:rPr>
          <w:spacing w:val="-2"/>
        </w:rPr>
        <w:t>for</w:t>
      </w:r>
      <w:r>
        <w:rPr>
          <w:spacing w:val="-10"/>
        </w:rPr>
        <w:t xml:space="preserve"> </w:t>
      </w:r>
      <w:r>
        <w:rPr>
          <w:spacing w:val="-2"/>
        </w:rPr>
        <w:t>multiple</w:t>
      </w:r>
      <w:r>
        <w:rPr>
          <w:spacing w:val="-10"/>
        </w:rPr>
        <w:t xml:space="preserve"> </w:t>
      </w:r>
      <w:r>
        <w:rPr>
          <w:spacing w:val="-2"/>
        </w:rPr>
        <w:t>comparisons</w:t>
      </w:r>
      <w:r>
        <w:rPr>
          <w:spacing w:val="-10"/>
        </w:rPr>
        <w:t xml:space="preserve"> </w:t>
      </w:r>
      <w:r>
        <w:rPr>
          <w:spacing w:val="-2"/>
        </w:rPr>
        <w:t>was</w:t>
      </w:r>
      <w:r>
        <w:rPr>
          <w:spacing w:val="-10"/>
        </w:rPr>
        <w:t xml:space="preserve"> </w:t>
      </w:r>
      <w:r>
        <w:rPr>
          <w:spacing w:val="-2"/>
        </w:rPr>
        <w:t>performed</w:t>
      </w:r>
      <w:r>
        <w:rPr>
          <w:spacing w:val="-10"/>
        </w:rPr>
        <w:t xml:space="preserve"> </w:t>
      </w:r>
      <w:r>
        <w:rPr>
          <w:spacing w:val="-2"/>
        </w:rPr>
        <w:t>given</w:t>
      </w:r>
      <w:r>
        <w:rPr>
          <w:spacing w:val="-10"/>
        </w:rPr>
        <w:t xml:space="preserve"> </w:t>
      </w:r>
      <w:r>
        <w:rPr>
          <w:spacing w:val="-2"/>
        </w:rPr>
        <w:t>the</w:t>
      </w:r>
      <w:r>
        <w:rPr>
          <w:spacing w:val="-10"/>
        </w:rPr>
        <w:t xml:space="preserve"> </w:t>
      </w:r>
      <w:r>
        <w:rPr>
          <w:spacing w:val="-2"/>
        </w:rPr>
        <w:t xml:space="preserve">exploratory </w:t>
      </w:r>
      <w:r>
        <w:t>nature of model comparisons.</w:t>
      </w:r>
    </w:p>
    <w:p w14:paraId="09742E1E" w14:textId="77777777" w:rsidR="007C5A61" w:rsidRDefault="00000000">
      <w:pPr>
        <w:pStyle w:val="Heading2"/>
        <w:numPr>
          <w:ilvl w:val="1"/>
          <w:numId w:val="5"/>
        </w:numPr>
        <w:tabs>
          <w:tab w:val="left" w:pos="711"/>
        </w:tabs>
        <w:spacing w:before="263"/>
        <w:ind w:left="711"/>
      </w:pPr>
      <w:r>
        <w:t>Interpretability</w:t>
      </w:r>
      <w:r>
        <w:rPr>
          <w:spacing w:val="-13"/>
        </w:rPr>
        <w:t xml:space="preserve"> </w:t>
      </w:r>
      <w:r>
        <w:t>and</w:t>
      </w:r>
      <w:r>
        <w:rPr>
          <w:spacing w:val="-13"/>
        </w:rPr>
        <w:t xml:space="preserve"> </w:t>
      </w:r>
      <w:r>
        <w:t>Fairness</w:t>
      </w:r>
      <w:r>
        <w:rPr>
          <w:spacing w:val="-13"/>
        </w:rPr>
        <w:t xml:space="preserve"> </w:t>
      </w:r>
      <w:r>
        <w:rPr>
          <w:spacing w:val="-2"/>
        </w:rPr>
        <w:t>Analysis</w:t>
      </w:r>
    </w:p>
    <w:p w14:paraId="4919D92A" w14:textId="77777777" w:rsidR="007C5A61" w:rsidRDefault="00000000">
      <w:pPr>
        <w:pStyle w:val="BodyText"/>
        <w:spacing w:before="213" w:line="196" w:lineRule="auto"/>
        <w:ind w:left="139" w:right="906" w:firstLine="170"/>
        <w:jc w:val="both"/>
      </w:pPr>
      <w:r>
        <w:t>We computed SHAP values for all models [19]. For architecture-agnostic stability validation, we compared top-5 SHAP feature rankings across XGBoost, LightGBM, Random Forest, and Logistic Regression</w:t>
      </w:r>
      <w:r>
        <w:rPr>
          <w:spacing w:val="-3"/>
        </w:rPr>
        <w:t xml:space="preserve"> </w:t>
      </w:r>
      <w:r>
        <w:t xml:space="preserve">using Jaccard similarity: </w:t>
      </w:r>
      <w:r>
        <w:rPr>
          <w:rFonts w:ascii="Verdana" w:hAnsi="Verdana"/>
          <w:i/>
        </w:rPr>
        <w:t>J</w:t>
      </w:r>
      <w:r>
        <w:rPr>
          <w:rFonts w:ascii="Tahoma" w:hAnsi="Tahoma"/>
        </w:rPr>
        <w:t>(</w:t>
      </w:r>
      <w:r>
        <w:rPr>
          <w:rFonts w:ascii="Verdana" w:hAnsi="Verdana"/>
          <w:i/>
        </w:rPr>
        <w:t>A,</w:t>
      </w:r>
      <w:r>
        <w:rPr>
          <w:rFonts w:ascii="Verdana" w:hAnsi="Verdana"/>
          <w:i/>
          <w:spacing w:val="-22"/>
        </w:rPr>
        <w:t xml:space="preserve"> </w:t>
      </w:r>
      <w:r>
        <w:rPr>
          <w:rFonts w:ascii="Verdana" w:hAnsi="Verdana"/>
          <w:i/>
        </w:rPr>
        <w:t>B</w:t>
      </w:r>
      <w:r>
        <w:rPr>
          <w:rFonts w:ascii="Tahoma" w:hAnsi="Tahoma"/>
        </w:rPr>
        <w:t xml:space="preserve">) = </w:t>
      </w:r>
      <w:r>
        <w:rPr>
          <w:rFonts w:ascii="Palatino Linotype" w:hAnsi="Palatino Linotype"/>
          <w:i/>
        </w:rPr>
        <w:t>|</w:t>
      </w:r>
      <w:r>
        <w:rPr>
          <w:rFonts w:ascii="Verdana" w:hAnsi="Verdana"/>
          <w:i/>
        </w:rPr>
        <w:t>A</w:t>
      </w:r>
      <w:r>
        <w:rPr>
          <w:rFonts w:ascii="Verdana" w:hAnsi="Verdana"/>
          <w:i/>
          <w:spacing w:val="-16"/>
        </w:rPr>
        <w:t xml:space="preserve"> </w:t>
      </w:r>
      <w:r>
        <w:rPr>
          <w:rFonts w:ascii="Palatino Linotype" w:hAnsi="Palatino Linotype"/>
          <w:i/>
          <w:w w:val="105"/>
        </w:rPr>
        <w:t xml:space="preserve">∩ </w:t>
      </w:r>
      <w:r>
        <w:rPr>
          <w:rFonts w:ascii="Verdana" w:hAnsi="Verdana"/>
          <w:i/>
        </w:rPr>
        <w:t>B</w:t>
      </w:r>
      <w:r>
        <w:rPr>
          <w:rFonts w:ascii="Palatino Linotype" w:hAnsi="Palatino Linotype"/>
          <w:i/>
        </w:rPr>
        <w:t>|</w:t>
      </w:r>
      <w:r>
        <w:rPr>
          <w:rFonts w:ascii="Verdana" w:hAnsi="Verdana"/>
          <w:i/>
        </w:rPr>
        <w:t>/</w:t>
      </w:r>
      <w:r>
        <w:rPr>
          <w:rFonts w:ascii="Palatino Linotype" w:hAnsi="Palatino Linotype"/>
          <w:i/>
        </w:rPr>
        <w:t>|</w:t>
      </w:r>
      <w:r>
        <w:rPr>
          <w:rFonts w:ascii="Verdana" w:hAnsi="Verdana"/>
          <w:i/>
        </w:rPr>
        <w:t>A</w:t>
      </w:r>
      <w:r>
        <w:rPr>
          <w:rFonts w:ascii="Verdana" w:hAnsi="Verdana"/>
          <w:i/>
          <w:spacing w:val="-16"/>
        </w:rPr>
        <w:t xml:space="preserve"> </w:t>
      </w:r>
      <w:r>
        <w:rPr>
          <w:rFonts w:ascii="Palatino Linotype" w:hAnsi="Palatino Linotype"/>
          <w:i/>
          <w:w w:val="105"/>
        </w:rPr>
        <w:t xml:space="preserve">∪ </w:t>
      </w:r>
      <w:r>
        <w:rPr>
          <w:rFonts w:ascii="Verdana" w:hAnsi="Verdana"/>
          <w:i/>
        </w:rPr>
        <w:t>B</w:t>
      </w:r>
      <w:r>
        <w:rPr>
          <w:rFonts w:ascii="Palatino Linotype" w:hAnsi="Palatino Linotype"/>
          <w:i/>
        </w:rPr>
        <w:t>|</w:t>
      </w:r>
      <w:r>
        <w:t xml:space="preserve">, with </w:t>
      </w:r>
      <w:r>
        <w:rPr>
          <w:rFonts w:ascii="Palatino Linotype" w:hAnsi="Palatino Linotype"/>
          <w:i/>
        </w:rPr>
        <w:t>≥</w:t>
      </w:r>
      <w:r>
        <w:t>0.6 indicating high stability [42, 11].</w:t>
      </w:r>
    </w:p>
    <w:p w14:paraId="7FACF6CC" w14:textId="77777777" w:rsidR="007C5A61" w:rsidRDefault="00000000">
      <w:pPr>
        <w:pStyle w:val="BodyText"/>
        <w:spacing w:before="169" w:line="208" w:lineRule="auto"/>
        <w:ind w:left="139" w:right="906" w:firstLine="170"/>
        <w:jc w:val="both"/>
      </w:pPr>
      <w:r>
        <w:t>For</w:t>
      </w:r>
      <w:r>
        <w:rPr>
          <w:spacing w:val="40"/>
        </w:rPr>
        <w:t xml:space="preserve"> </w:t>
      </w:r>
      <w:r>
        <w:t>fairness</w:t>
      </w:r>
      <w:r>
        <w:rPr>
          <w:spacing w:val="40"/>
        </w:rPr>
        <w:t xml:space="preserve"> </w:t>
      </w:r>
      <w:r>
        <w:t>assessment,</w:t>
      </w:r>
      <w:r>
        <w:rPr>
          <w:spacing w:val="40"/>
        </w:rPr>
        <w:t xml:space="preserve"> </w:t>
      </w:r>
      <w:r>
        <w:t>we</w:t>
      </w:r>
      <w:r>
        <w:rPr>
          <w:spacing w:val="40"/>
        </w:rPr>
        <w:t xml:space="preserve"> </w:t>
      </w:r>
      <w:r>
        <w:t>stratified</w:t>
      </w:r>
      <w:r>
        <w:rPr>
          <w:spacing w:val="40"/>
        </w:rPr>
        <w:t xml:space="preserve"> </w:t>
      </w:r>
      <w:r>
        <w:t>performance</w:t>
      </w:r>
      <w:r>
        <w:rPr>
          <w:spacing w:val="40"/>
        </w:rPr>
        <w:t xml:space="preserve"> </w:t>
      </w:r>
      <w:r>
        <w:t>by</w:t>
      </w:r>
      <w:r>
        <w:rPr>
          <w:spacing w:val="40"/>
        </w:rPr>
        <w:t xml:space="preserve"> </w:t>
      </w:r>
      <w:r>
        <w:t>race/ethnicity,</w:t>
      </w:r>
      <w:r>
        <w:rPr>
          <w:spacing w:val="40"/>
        </w:rPr>
        <w:t xml:space="preserve"> </w:t>
      </w:r>
      <w:r>
        <w:t>age,</w:t>
      </w:r>
      <w:r>
        <w:rPr>
          <w:spacing w:val="40"/>
        </w:rPr>
        <w:t xml:space="preserve"> </w:t>
      </w:r>
      <w:r>
        <w:t>gender,</w:t>
      </w:r>
      <w:r>
        <w:rPr>
          <w:spacing w:val="40"/>
        </w:rPr>
        <w:t xml:space="preserve"> </w:t>
      </w:r>
      <w:r>
        <w:t>and</w:t>
      </w:r>
      <w:r>
        <w:rPr>
          <w:spacing w:val="40"/>
        </w:rPr>
        <w:t xml:space="preserve"> </w:t>
      </w:r>
      <w:r>
        <w:t>insurance type [33]. Demographic-specific threshold adjustment was implemented post-hoc, calculating optimal thresholds per subgroup via Youden’s J statistic [12, 52].</w:t>
      </w:r>
    </w:p>
    <w:p w14:paraId="2984E872" w14:textId="77777777" w:rsidR="007C5A61" w:rsidRDefault="007C5A61">
      <w:pPr>
        <w:pStyle w:val="BodyText"/>
        <w:spacing w:line="208" w:lineRule="auto"/>
        <w:jc w:val="both"/>
        <w:sectPr w:rsidR="007C5A61">
          <w:type w:val="continuous"/>
          <w:pgSz w:w="11910" w:h="16840"/>
          <w:pgMar w:top="400" w:right="0" w:bottom="1240" w:left="283" w:header="763" w:footer="1033" w:gutter="0"/>
          <w:cols w:num="2" w:space="720" w:equalWidth="0">
            <w:col w:w="473" w:space="59"/>
            <w:col w:w="11095"/>
          </w:cols>
        </w:sectPr>
      </w:pPr>
    </w:p>
    <w:p w14:paraId="6AD62C76" w14:textId="77777777" w:rsidR="007C5A61" w:rsidRDefault="007C5A61">
      <w:pPr>
        <w:pStyle w:val="BodyText"/>
        <w:spacing w:before="75"/>
        <w:rPr>
          <w:sz w:val="20"/>
        </w:rPr>
      </w:pPr>
    </w:p>
    <w:p w14:paraId="35749CE9" w14:textId="77777777" w:rsidR="007C5A61" w:rsidRDefault="007C5A61">
      <w:pPr>
        <w:pStyle w:val="BodyText"/>
        <w:rPr>
          <w:sz w:val="20"/>
        </w:rPr>
        <w:sectPr w:rsidR="007C5A61">
          <w:type w:val="continuous"/>
          <w:pgSz w:w="11910" w:h="16840"/>
          <w:pgMar w:top="400" w:right="0" w:bottom="1240" w:left="283" w:header="763" w:footer="1033" w:gutter="0"/>
          <w:cols w:space="720"/>
        </w:sectPr>
      </w:pPr>
    </w:p>
    <w:p w14:paraId="55B45BCD" w14:textId="77777777" w:rsidR="007C5A61" w:rsidRDefault="007C5A61">
      <w:pPr>
        <w:pStyle w:val="BodyText"/>
        <w:rPr>
          <w:sz w:val="20"/>
        </w:rPr>
      </w:pPr>
    </w:p>
    <w:p w14:paraId="0332BA6B" w14:textId="77777777" w:rsidR="007C5A61" w:rsidRDefault="007C5A61">
      <w:pPr>
        <w:pStyle w:val="BodyText"/>
        <w:spacing w:before="165"/>
        <w:rPr>
          <w:sz w:val="20"/>
        </w:rPr>
      </w:pPr>
    </w:p>
    <w:p w14:paraId="4C264069" w14:textId="77777777" w:rsidR="007C5A61" w:rsidRDefault="00000000">
      <w:pPr>
        <w:ind w:left="139"/>
        <w:rPr>
          <w:rFonts w:ascii="Arial MT"/>
          <w:sz w:val="20"/>
        </w:rPr>
      </w:pPr>
      <w:r>
        <w:rPr>
          <w:rFonts w:ascii="Arial MT"/>
          <w:spacing w:val="-5"/>
          <w:sz w:val="20"/>
        </w:rPr>
        <w:t>137</w:t>
      </w:r>
    </w:p>
    <w:p w14:paraId="7281D60F" w14:textId="77777777" w:rsidR="007C5A61" w:rsidRDefault="00000000">
      <w:pPr>
        <w:spacing w:before="217"/>
        <w:ind w:left="139"/>
        <w:rPr>
          <w:rFonts w:ascii="Arial MT"/>
          <w:sz w:val="20"/>
        </w:rPr>
      </w:pPr>
      <w:r>
        <w:rPr>
          <w:rFonts w:ascii="Arial MT"/>
          <w:spacing w:val="-5"/>
          <w:sz w:val="20"/>
        </w:rPr>
        <w:t>138</w:t>
      </w:r>
    </w:p>
    <w:p w14:paraId="79FDED17" w14:textId="77777777" w:rsidR="007C5A61" w:rsidRDefault="00000000">
      <w:pPr>
        <w:spacing w:before="10"/>
        <w:ind w:left="139"/>
        <w:rPr>
          <w:rFonts w:ascii="Arial MT"/>
          <w:sz w:val="20"/>
        </w:rPr>
      </w:pPr>
      <w:r>
        <w:rPr>
          <w:rFonts w:ascii="Arial MT"/>
          <w:spacing w:val="-5"/>
          <w:sz w:val="20"/>
        </w:rPr>
        <w:t>139</w:t>
      </w:r>
    </w:p>
    <w:p w14:paraId="1D7D7E13" w14:textId="77777777" w:rsidR="007C5A61" w:rsidRDefault="00000000">
      <w:pPr>
        <w:spacing w:before="9"/>
        <w:ind w:left="139"/>
        <w:rPr>
          <w:rFonts w:ascii="Arial MT"/>
          <w:sz w:val="20"/>
        </w:rPr>
      </w:pPr>
      <w:r>
        <w:rPr>
          <w:rFonts w:ascii="Arial MT"/>
          <w:spacing w:val="-5"/>
          <w:sz w:val="20"/>
        </w:rPr>
        <w:t>140</w:t>
      </w:r>
    </w:p>
    <w:p w14:paraId="725A55F9" w14:textId="77777777" w:rsidR="007C5A61" w:rsidRDefault="00000000">
      <w:pPr>
        <w:spacing w:before="9"/>
        <w:ind w:left="139"/>
        <w:rPr>
          <w:rFonts w:ascii="Arial MT"/>
          <w:sz w:val="20"/>
        </w:rPr>
      </w:pPr>
      <w:r>
        <w:rPr>
          <w:rFonts w:ascii="Arial MT"/>
          <w:spacing w:val="-5"/>
          <w:sz w:val="20"/>
        </w:rPr>
        <w:t>141</w:t>
      </w:r>
    </w:p>
    <w:p w14:paraId="0EA11EB5" w14:textId="77777777" w:rsidR="007C5A61" w:rsidRDefault="007C5A61">
      <w:pPr>
        <w:pStyle w:val="BodyText"/>
        <w:spacing w:before="75"/>
        <w:rPr>
          <w:rFonts w:ascii="Arial MT"/>
          <w:sz w:val="20"/>
        </w:rPr>
      </w:pPr>
    </w:p>
    <w:p w14:paraId="5623B2EF" w14:textId="77777777" w:rsidR="007C5A61" w:rsidRDefault="00000000">
      <w:pPr>
        <w:ind w:left="139"/>
        <w:rPr>
          <w:rFonts w:ascii="Arial MT"/>
          <w:sz w:val="20"/>
        </w:rPr>
      </w:pPr>
      <w:r>
        <w:rPr>
          <w:rFonts w:ascii="Arial MT"/>
          <w:spacing w:val="-5"/>
          <w:sz w:val="20"/>
        </w:rPr>
        <w:t>142</w:t>
      </w:r>
    </w:p>
    <w:p w14:paraId="329468F8" w14:textId="77777777" w:rsidR="007C5A61" w:rsidRDefault="00000000">
      <w:pPr>
        <w:spacing w:before="217"/>
        <w:ind w:left="139"/>
        <w:rPr>
          <w:rFonts w:ascii="Arial MT"/>
          <w:sz w:val="20"/>
        </w:rPr>
      </w:pPr>
      <w:r>
        <w:rPr>
          <w:rFonts w:ascii="Arial MT"/>
          <w:spacing w:val="-5"/>
          <w:sz w:val="20"/>
        </w:rPr>
        <w:t>143</w:t>
      </w:r>
    </w:p>
    <w:p w14:paraId="028BCC63" w14:textId="77777777" w:rsidR="007C5A61" w:rsidRDefault="00000000">
      <w:pPr>
        <w:spacing w:before="9"/>
        <w:ind w:left="139"/>
        <w:rPr>
          <w:rFonts w:ascii="Arial MT"/>
          <w:sz w:val="20"/>
        </w:rPr>
      </w:pPr>
      <w:r>
        <w:rPr>
          <w:rFonts w:ascii="Arial MT"/>
          <w:spacing w:val="-5"/>
          <w:sz w:val="20"/>
        </w:rPr>
        <w:t>144</w:t>
      </w:r>
    </w:p>
    <w:p w14:paraId="482CA0B8" w14:textId="77777777" w:rsidR="007C5A61" w:rsidRDefault="00000000">
      <w:pPr>
        <w:spacing w:before="9"/>
        <w:ind w:left="139"/>
        <w:rPr>
          <w:rFonts w:ascii="Arial MT"/>
          <w:sz w:val="20"/>
        </w:rPr>
      </w:pPr>
      <w:r>
        <w:rPr>
          <w:rFonts w:ascii="Arial MT"/>
          <w:spacing w:val="-5"/>
          <w:sz w:val="20"/>
        </w:rPr>
        <w:t>145</w:t>
      </w:r>
    </w:p>
    <w:p w14:paraId="731E99DF" w14:textId="77777777" w:rsidR="007C5A61" w:rsidRDefault="00000000">
      <w:pPr>
        <w:spacing w:before="9"/>
        <w:ind w:left="139"/>
        <w:rPr>
          <w:rFonts w:ascii="Arial MT"/>
          <w:sz w:val="20"/>
        </w:rPr>
      </w:pPr>
      <w:r>
        <w:rPr>
          <w:rFonts w:ascii="Arial MT"/>
          <w:spacing w:val="-5"/>
          <w:sz w:val="20"/>
        </w:rPr>
        <w:t>146</w:t>
      </w:r>
    </w:p>
    <w:p w14:paraId="7801E77C" w14:textId="77777777" w:rsidR="007C5A61" w:rsidRDefault="00000000">
      <w:pPr>
        <w:spacing w:before="9"/>
        <w:ind w:left="139"/>
        <w:rPr>
          <w:rFonts w:ascii="Arial MT"/>
          <w:sz w:val="20"/>
        </w:rPr>
      </w:pPr>
      <w:r>
        <w:rPr>
          <w:rFonts w:ascii="Arial MT"/>
          <w:spacing w:val="-5"/>
          <w:sz w:val="20"/>
        </w:rPr>
        <w:t>147</w:t>
      </w:r>
    </w:p>
    <w:p w14:paraId="7C1A7A67" w14:textId="77777777" w:rsidR="007C5A61" w:rsidRDefault="00000000">
      <w:pPr>
        <w:spacing w:before="9"/>
        <w:ind w:left="139"/>
        <w:rPr>
          <w:rFonts w:ascii="Arial MT"/>
          <w:sz w:val="20"/>
        </w:rPr>
      </w:pPr>
      <w:r>
        <w:rPr>
          <w:rFonts w:ascii="Arial MT"/>
          <w:spacing w:val="-5"/>
          <w:sz w:val="20"/>
        </w:rPr>
        <w:t>148</w:t>
      </w:r>
    </w:p>
    <w:p w14:paraId="1ED6B316" w14:textId="77777777" w:rsidR="007C5A61" w:rsidRDefault="00000000">
      <w:pPr>
        <w:spacing w:before="10"/>
        <w:ind w:left="139"/>
        <w:rPr>
          <w:rFonts w:ascii="Arial MT"/>
          <w:sz w:val="20"/>
        </w:rPr>
      </w:pPr>
      <w:r>
        <w:rPr>
          <w:rFonts w:ascii="Arial MT"/>
          <w:spacing w:val="-5"/>
          <w:sz w:val="20"/>
        </w:rPr>
        <w:t>149</w:t>
      </w:r>
    </w:p>
    <w:p w14:paraId="2DA11B99" w14:textId="77777777" w:rsidR="007C5A61" w:rsidRDefault="00000000">
      <w:pPr>
        <w:spacing w:before="177"/>
        <w:ind w:left="139"/>
        <w:rPr>
          <w:rFonts w:ascii="Arial MT"/>
          <w:sz w:val="20"/>
        </w:rPr>
      </w:pPr>
      <w:r>
        <w:rPr>
          <w:rFonts w:ascii="Arial MT"/>
          <w:spacing w:val="-5"/>
          <w:sz w:val="20"/>
        </w:rPr>
        <w:t>150</w:t>
      </w:r>
    </w:p>
    <w:p w14:paraId="18AC96CC" w14:textId="77777777" w:rsidR="007C5A61" w:rsidRDefault="00000000">
      <w:pPr>
        <w:spacing w:before="9"/>
        <w:ind w:left="139"/>
        <w:rPr>
          <w:rFonts w:ascii="Arial MT"/>
          <w:sz w:val="20"/>
        </w:rPr>
      </w:pPr>
      <w:r>
        <w:rPr>
          <w:rFonts w:ascii="Arial MT"/>
          <w:spacing w:val="-5"/>
          <w:sz w:val="20"/>
        </w:rPr>
        <w:t>151</w:t>
      </w:r>
    </w:p>
    <w:p w14:paraId="3021DE43" w14:textId="77777777" w:rsidR="007C5A61" w:rsidRDefault="00000000">
      <w:pPr>
        <w:spacing w:before="9"/>
        <w:ind w:left="139"/>
        <w:rPr>
          <w:rFonts w:ascii="Arial MT"/>
          <w:sz w:val="20"/>
        </w:rPr>
      </w:pPr>
      <w:r>
        <w:rPr>
          <w:rFonts w:ascii="Arial MT"/>
          <w:spacing w:val="-5"/>
          <w:sz w:val="20"/>
        </w:rPr>
        <w:t>152</w:t>
      </w:r>
    </w:p>
    <w:p w14:paraId="1E587520" w14:textId="77777777" w:rsidR="007C5A61" w:rsidRDefault="00000000">
      <w:pPr>
        <w:spacing w:before="9"/>
        <w:ind w:left="139"/>
        <w:rPr>
          <w:rFonts w:ascii="Arial MT"/>
          <w:sz w:val="20"/>
        </w:rPr>
      </w:pPr>
      <w:r>
        <w:rPr>
          <w:rFonts w:ascii="Arial MT"/>
          <w:spacing w:val="-5"/>
          <w:sz w:val="20"/>
        </w:rPr>
        <w:t>153</w:t>
      </w:r>
    </w:p>
    <w:p w14:paraId="42921CB9" w14:textId="77777777" w:rsidR="007C5A61" w:rsidRDefault="00000000">
      <w:pPr>
        <w:spacing w:before="9"/>
        <w:ind w:left="139"/>
        <w:rPr>
          <w:rFonts w:ascii="Arial MT"/>
          <w:sz w:val="20"/>
        </w:rPr>
      </w:pPr>
      <w:r>
        <w:rPr>
          <w:rFonts w:ascii="Arial MT"/>
          <w:spacing w:val="-5"/>
          <w:sz w:val="20"/>
        </w:rPr>
        <w:t>154</w:t>
      </w:r>
    </w:p>
    <w:p w14:paraId="7A64C5B6" w14:textId="77777777" w:rsidR="007C5A61" w:rsidRDefault="00000000">
      <w:pPr>
        <w:spacing w:before="9"/>
        <w:ind w:left="139"/>
        <w:rPr>
          <w:rFonts w:ascii="Arial MT"/>
          <w:sz w:val="20"/>
        </w:rPr>
      </w:pPr>
      <w:r>
        <w:rPr>
          <w:rFonts w:ascii="Arial MT"/>
          <w:spacing w:val="-5"/>
          <w:sz w:val="20"/>
        </w:rPr>
        <w:t>155</w:t>
      </w:r>
    </w:p>
    <w:p w14:paraId="0701D586" w14:textId="77777777" w:rsidR="007C5A61" w:rsidRDefault="00000000">
      <w:pPr>
        <w:spacing w:before="177"/>
        <w:ind w:left="139"/>
        <w:rPr>
          <w:rFonts w:ascii="Arial MT"/>
          <w:sz w:val="20"/>
        </w:rPr>
      </w:pPr>
      <w:r>
        <w:rPr>
          <w:rFonts w:ascii="Arial MT"/>
          <w:spacing w:val="-5"/>
          <w:sz w:val="20"/>
        </w:rPr>
        <w:t>156</w:t>
      </w:r>
    </w:p>
    <w:p w14:paraId="6C6939A3" w14:textId="77777777" w:rsidR="007C5A61" w:rsidRDefault="00000000">
      <w:pPr>
        <w:spacing w:before="9"/>
        <w:ind w:left="139"/>
        <w:rPr>
          <w:rFonts w:ascii="Arial MT"/>
          <w:sz w:val="20"/>
        </w:rPr>
      </w:pPr>
      <w:r>
        <w:rPr>
          <w:rFonts w:ascii="Arial MT"/>
          <w:spacing w:val="-5"/>
          <w:sz w:val="20"/>
        </w:rPr>
        <w:t>157</w:t>
      </w:r>
    </w:p>
    <w:p w14:paraId="1BD518C1" w14:textId="77777777" w:rsidR="007C5A61" w:rsidRDefault="00000000">
      <w:pPr>
        <w:spacing w:before="10"/>
        <w:ind w:left="139"/>
        <w:rPr>
          <w:rFonts w:ascii="Arial MT"/>
          <w:sz w:val="20"/>
        </w:rPr>
      </w:pPr>
      <w:r>
        <w:rPr>
          <w:rFonts w:ascii="Arial MT"/>
          <w:spacing w:val="-5"/>
          <w:sz w:val="20"/>
        </w:rPr>
        <w:t>158</w:t>
      </w:r>
    </w:p>
    <w:p w14:paraId="59236560" w14:textId="77777777" w:rsidR="007C5A61" w:rsidRDefault="00000000">
      <w:pPr>
        <w:pStyle w:val="Heading1"/>
        <w:numPr>
          <w:ilvl w:val="0"/>
          <w:numId w:val="4"/>
        </w:numPr>
        <w:tabs>
          <w:tab w:val="left" w:pos="542"/>
        </w:tabs>
        <w:ind w:hanging="403"/>
      </w:pPr>
      <w:r>
        <w:rPr>
          <w:b w:val="0"/>
        </w:rPr>
        <w:br w:type="column"/>
      </w:r>
      <w:r>
        <w:rPr>
          <w:color w:val="231F20"/>
          <w:spacing w:val="-2"/>
        </w:rPr>
        <w:t>RESULTS</w:t>
      </w:r>
    </w:p>
    <w:p w14:paraId="3DF4F5BB" w14:textId="77777777" w:rsidR="007C5A61" w:rsidRDefault="00000000">
      <w:pPr>
        <w:pStyle w:val="Heading2"/>
        <w:numPr>
          <w:ilvl w:val="1"/>
          <w:numId w:val="4"/>
        </w:numPr>
        <w:tabs>
          <w:tab w:val="left" w:pos="711"/>
        </w:tabs>
        <w:spacing w:before="187"/>
      </w:pPr>
      <w:r>
        <w:t>Cohort</w:t>
      </w:r>
      <w:r>
        <w:rPr>
          <w:spacing w:val="-5"/>
        </w:rPr>
        <w:t xml:space="preserve"> </w:t>
      </w:r>
      <w:r>
        <w:rPr>
          <w:spacing w:val="-2"/>
        </w:rPr>
        <w:t>Characteristics</w:t>
      </w:r>
    </w:p>
    <w:p w14:paraId="7983E950" w14:textId="77777777" w:rsidR="007C5A61" w:rsidRDefault="00000000">
      <w:pPr>
        <w:pStyle w:val="BodyText"/>
        <w:spacing w:before="201" w:line="208" w:lineRule="auto"/>
        <w:ind w:left="139" w:right="906" w:firstLine="170"/>
        <w:jc w:val="both"/>
      </w:pPr>
      <w:r>
        <w:t>The</w:t>
      </w:r>
      <w:r>
        <w:rPr>
          <w:spacing w:val="-7"/>
        </w:rPr>
        <w:t xml:space="preserve"> </w:t>
      </w:r>
      <w:r>
        <w:t>analytical</w:t>
      </w:r>
      <w:r>
        <w:rPr>
          <w:spacing w:val="-7"/>
        </w:rPr>
        <w:t xml:space="preserve"> </w:t>
      </w:r>
      <w:r>
        <w:t>cohort</w:t>
      </w:r>
      <w:r>
        <w:rPr>
          <w:spacing w:val="-7"/>
        </w:rPr>
        <w:t xml:space="preserve"> </w:t>
      </w:r>
      <w:r>
        <w:t>comprised</w:t>
      </w:r>
      <w:r>
        <w:rPr>
          <w:spacing w:val="-7"/>
        </w:rPr>
        <w:t xml:space="preserve"> </w:t>
      </w:r>
      <w:r>
        <w:t>118,385</w:t>
      </w:r>
      <w:r>
        <w:rPr>
          <w:spacing w:val="-7"/>
        </w:rPr>
        <w:t xml:space="preserve"> </w:t>
      </w:r>
      <w:r>
        <w:t>adult</w:t>
      </w:r>
      <w:r>
        <w:rPr>
          <w:spacing w:val="-7"/>
        </w:rPr>
        <w:t xml:space="preserve"> </w:t>
      </w:r>
      <w:r>
        <w:t>ED</w:t>
      </w:r>
      <w:r>
        <w:rPr>
          <w:spacing w:val="-7"/>
        </w:rPr>
        <w:t xml:space="preserve"> </w:t>
      </w:r>
      <w:r>
        <w:t>visits.</w:t>
      </w:r>
      <w:r>
        <w:rPr>
          <w:spacing w:val="-7"/>
        </w:rPr>
        <w:t xml:space="preserve"> </w:t>
      </w:r>
      <w:r>
        <w:t>Mean</w:t>
      </w:r>
      <w:r>
        <w:rPr>
          <w:spacing w:val="-7"/>
        </w:rPr>
        <w:t xml:space="preserve"> </w:t>
      </w:r>
      <w:r>
        <w:t>age</w:t>
      </w:r>
      <w:r>
        <w:rPr>
          <w:spacing w:val="-7"/>
        </w:rPr>
        <w:t xml:space="preserve"> </w:t>
      </w:r>
      <w:r>
        <w:t>was</w:t>
      </w:r>
      <w:r>
        <w:rPr>
          <w:spacing w:val="-7"/>
        </w:rPr>
        <w:t xml:space="preserve"> </w:t>
      </w:r>
      <w:r>
        <w:t>52.3</w:t>
      </w:r>
      <w:r>
        <w:rPr>
          <w:spacing w:val="-7"/>
        </w:rPr>
        <w:t xml:space="preserve"> </w:t>
      </w:r>
      <w:r>
        <w:t>years</w:t>
      </w:r>
      <w:r>
        <w:rPr>
          <w:spacing w:val="-7"/>
        </w:rPr>
        <w:t xml:space="preserve"> </w:t>
      </w:r>
      <w:r>
        <w:t>(standard</w:t>
      </w:r>
      <w:r>
        <w:rPr>
          <w:spacing w:val="-7"/>
        </w:rPr>
        <w:t xml:space="preserve"> </w:t>
      </w:r>
      <w:r>
        <w:t>deviation: 19.8),</w:t>
      </w:r>
      <w:r>
        <w:rPr>
          <w:spacing w:val="20"/>
        </w:rPr>
        <w:t xml:space="preserve"> </w:t>
      </w:r>
      <w:r>
        <w:t>with</w:t>
      </w:r>
      <w:r>
        <w:rPr>
          <w:spacing w:val="12"/>
        </w:rPr>
        <w:t xml:space="preserve"> </w:t>
      </w:r>
      <w:r>
        <w:t>female</w:t>
      </w:r>
      <w:r>
        <w:rPr>
          <w:spacing w:val="11"/>
        </w:rPr>
        <w:t xml:space="preserve"> </w:t>
      </w:r>
      <w:r>
        <w:t>predominance</w:t>
      </w:r>
      <w:r>
        <w:rPr>
          <w:spacing w:val="12"/>
        </w:rPr>
        <w:t xml:space="preserve"> </w:t>
      </w:r>
      <w:r>
        <w:t>(52.1%).</w:t>
      </w:r>
      <w:r>
        <w:rPr>
          <w:spacing w:val="20"/>
        </w:rPr>
        <w:t xml:space="preserve"> </w:t>
      </w:r>
      <w:r>
        <w:t>ESI</w:t>
      </w:r>
      <w:r>
        <w:rPr>
          <w:spacing w:val="12"/>
        </w:rPr>
        <w:t xml:space="preserve"> </w:t>
      </w:r>
      <w:r>
        <w:t>distribution:</w:t>
      </w:r>
      <w:r>
        <w:rPr>
          <w:spacing w:val="20"/>
        </w:rPr>
        <w:t xml:space="preserve"> </w:t>
      </w:r>
      <w:r>
        <w:t>Level</w:t>
      </w:r>
      <w:r>
        <w:rPr>
          <w:spacing w:val="12"/>
        </w:rPr>
        <w:t xml:space="preserve"> </w:t>
      </w:r>
      <w:r>
        <w:t>1</w:t>
      </w:r>
      <w:r>
        <w:rPr>
          <w:spacing w:val="12"/>
        </w:rPr>
        <w:t xml:space="preserve"> </w:t>
      </w:r>
      <w:r>
        <w:t>(1.0%),</w:t>
      </w:r>
      <w:r>
        <w:rPr>
          <w:spacing w:val="20"/>
        </w:rPr>
        <w:t xml:space="preserve"> </w:t>
      </w:r>
      <w:r>
        <w:t>Level</w:t>
      </w:r>
      <w:r>
        <w:rPr>
          <w:spacing w:val="12"/>
        </w:rPr>
        <w:t xml:space="preserve"> </w:t>
      </w:r>
      <w:r>
        <w:t>2</w:t>
      </w:r>
      <w:r>
        <w:rPr>
          <w:spacing w:val="11"/>
        </w:rPr>
        <w:t xml:space="preserve"> </w:t>
      </w:r>
      <w:r>
        <w:t>(15.0%),</w:t>
      </w:r>
      <w:r>
        <w:rPr>
          <w:spacing w:val="21"/>
        </w:rPr>
        <w:t xml:space="preserve"> </w:t>
      </w:r>
      <w:r>
        <w:t>Level</w:t>
      </w:r>
      <w:r>
        <w:rPr>
          <w:spacing w:val="11"/>
        </w:rPr>
        <w:t xml:space="preserve"> </w:t>
      </w:r>
      <w:r>
        <w:rPr>
          <w:spacing w:val="-10"/>
        </w:rPr>
        <w:t>3</w:t>
      </w:r>
    </w:p>
    <w:p w14:paraId="549A8EDC" w14:textId="77777777" w:rsidR="007C5A61" w:rsidRDefault="00000000">
      <w:pPr>
        <w:pStyle w:val="BodyText"/>
        <w:spacing w:line="208" w:lineRule="auto"/>
        <w:ind w:left="139" w:right="527"/>
      </w:pPr>
      <w:r>
        <w:rPr>
          <w:spacing w:val="-2"/>
        </w:rPr>
        <w:t>(50.0%),</w:t>
      </w:r>
      <w:r>
        <w:rPr>
          <w:spacing w:val="-4"/>
        </w:rPr>
        <w:t xml:space="preserve"> </w:t>
      </w:r>
      <w:r>
        <w:rPr>
          <w:spacing w:val="-2"/>
        </w:rPr>
        <w:t>Level</w:t>
      </w:r>
      <w:r>
        <w:rPr>
          <w:spacing w:val="-8"/>
        </w:rPr>
        <w:t xml:space="preserve"> </w:t>
      </w:r>
      <w:r>
        <w:rPr>
          <w:spacing w:val="-2"/>
        </w:rPr>
        <w:t>4</w:t>
      </w:r>
      <w:r>
        <w:rPr>
          <w:spacing w:val="-8"/>
        </w:rPr>
        <w:t xml:space="preserve"> </w:t>
      </w:r>
      <w:r>
        <w:rPr>
          <w:spacing w:val="-2"/>
        </w:rPr>
        <w:t>(25.0%),</w:t>
      </w:r>
      <w:r>
        <w:rPr>
          <w:spacing w:val="-4"/>
        </w:rPr>
        <w:t xml:space="preserve"> </w:t>
      </w:r>
      <w:r>
        <w:rPr>
          <w:spacing w:val="-2"/>
        </w:rPr>
        <w:t>Level</w:t>
      </w:r>
      <w:r>
        <w:rPr>
          <w:spacing w:val="-8"/>
        </w:rPr>
        <w:t xml:space="preserve"> </w:t>
      </w:r>
      <w:r>
        <w:rPr>
          <w:spacing w:val="-2"/>
        </w:rPr>
        <w:t>5</w:t>
      </w:r>
      <w:r>
        <w:rPr>
          <w:spacing w:val="-8"/>
        </w:rPr>
        <w:t xml:space="preserve"> </w:t>
      </w:r>
      <w:r>
        <w:rPr>
          <w:spacing w:val="-2"/>
        </w:rPr>
        <w:t>(9.0%).</w:t>
      </w:r>
      <w:r>
        <w:rPr>
          <w:spacing w:val="-4"/>
        </w:rPr>
        <w:t xml:space="preserve"> </w:t>
      </w:r>
      <w:r>
        <w:rPr>
          <w:spacing w:val="-2"/>
        </w:rPr>
        <w:t>Mean</w:t>
      </w:r>
      <w:r>
        <w:rPr>
          <w:spacing w:val="-8"/>
        </w:rPr>
        <w:t xml:space="preserve"> </w:t>
      </w:r>
      <w:r>
        <w:rPr>
          <w:spacing w:val="-2"/>
        </w:rPr>
        <w:t>Charlson</w:t>
      </w:r>
      <w:r>
        <w:rPr>
          <w:spacing w:val="-8"/>
        </w:rPr>
        <w:t xml:space="preserve"> </w:t>
      </w:r>
      <w:r>
        <w:rPr>
          <w:spacing w:val="-2"/>
        </w:rPr>
        <w:t>Comorbidity</w:t>
      </w:r>
      <w:r>
        <w:rPr>
          <w:spacing w:val="-8"/>
        </w:rPr>
        <w:t xml:space="preserve"> </w:t>
      </w:r>
      <w:r>
        <w:rPr>
          <w:spacing w:val="-2"/>
        </w:rPr>
        <w:t>Index</w:t>
      </w:r>
      <w:r>
        <w:rPr>
          <w:spacing w:val="-8"/>
        </w:rPr>
        <w:t xml:space="preserve"> </w:t>
      </w:r>
      <w:r>
        <w:rPr>
          <w:spacing w:val="-2"/>
        </w:rPr>
        <w:t>was</w:t>
      </w:r>
      <w:r>
        <w:rPr>
          <w:spacing w:val="-8"/>
        </w:rPr>
        <w:t xml:space="preserve"> </w:t>
      </w:r>
      <w:r>
        <w:rPr>
          <w:spacing w:val="-2"/>
        </w:rPr>
        <w:t>1.8</w:t>
      </w:r>
      <w:r>
        <w:rPr>
          <w:spacing w:val="-8"/>
        </w:rPr>
        <w:t xml:space="preserve"> </w:t>
      </w:r>
      <w:r>
        <w:rPr>
          <w:spacing w:val="-2"/>
        </w:rPr>
        <w:t>(standard</w:t>
      </w:r>
      <w:r>
        <w:rPr>
          <w:spacing w:val="-8"/>
        </w:rPr>
        <w:t xml:space="preserve"> </w:t>
      </w:r>
      <w:r>
        <w:rPr>
          <w:spacing w:val="-2"/>
        </w:rPr>
        <w:t xml:space="preserve">deviation: </w:t>
      </w:r>
      <w:r>
        <w:t>1.9). Emergency medical services arrival occurred in 31.7% of visits.</w:t>
      </w:r>
    </w:p>
    <w:p w14:paraId="48675DDF" w14:textId="77777777" w:rsidR="007C5A61" w:rsidRDefault="00000000">
      <w:pPr>
        <w:pStyle w:val="Heading2"/>
        <w:numPr>
          <w:ilvl w:val="1"/>
          <w:numId w:val="4"/>
        </w:numPr>
        <w:tabs>
          <w:tab w:val="left" w:pos="711"/>
        </w:tabs>
        <w:spacing w:before="262"/>
      </w:pPr>
      <w:r>
        <w:t>Model</w:t>
      </w:r>
      <w:r>
        <w:rPr>
          <w:spacing w:val="-15"/>
        </w:rPr>
        <w:t xml:space="preserve"> </w:t>
      </w:r>
      <w:r>
        <w:t>Performance</w:t>
      </w:r>
      <w:r>
        <w:rPr>
          <w:spacing w:val="-14"/>
        </w:rPr>
        <w:t xml:space="preserve"> </w:t>
      </w:r>
      <w:r>
        <w:t>with</w:t>
      </w:r>
      <w:r>
        <w:rPr>
          <w:spacing w:val="-14"/>
        </w:rPr>
        <w:t xml:space="preserve"> </w:t>
      </w:r>
      <w:r>
        <w:t>Confidence</w:t>
      </w:r>
      <w:r>
        <w:rPr>
          <w:spacing w:val="-14"/>
        </w:rPr>
        <w:t xml:space="preserve"> </w:t>
      </w:r>
      <w:r>
        <w:rPr>
          <w:spacing w:val="-2"/>
        </w:rPr>
        <w:t>Intervals</w:t>
      </w:r>
    </w:p>
    <w:p w14:paraId="40890695" w14:textId="77777777" w:rsidR="007C5A61" w:rsidRDefault="00000000">
      <w:pPr>
        <w:pStyle w:val="BodyText"/>
        <w:spacing w:before="201" w:line="208" w:lineRule="auto"/>
        <w:ind w:left="139" w:right="906" w:firstLine="170"/>
        <w:jc w:val="both"/>
      </w:pPr>
      <w:r>
        <w:t>To select the best-performing model for each clinical task, we applied task-specific criteria based on clinical</w:t>
      </w:r>
      <w:r>
        <w:rPr>
          <w:spacing w:val="-10"/>
        </w:rPr>
        <w:t xml:space="preserve"> </w:t>
      </w:r>
      <w:r>
        <w:t>priorities.</w:t>
      </w:r>
      <w:r>
        <w:rPr>
          <w:spacing w:val="-9"/>
        </w:rPr>
        <w:t xml:space="preserve"> </w:t>
      </w:r>
      <w:r>
        <w:t>For</w:t>
      </w:r>
      <w:r>
        <w:rPr>
          <w:spacing w:val="-10"/>
        </w:rPr>
        <w:t xml:space="preserve"> </w:t>
      </w:r>
      <w:r>
        <w:t>multiclass</w:t>
      </w:r>
      <w:r>
        <w:rPr>
          <w:spacing w:val="-10"/>
        </w:rPr>
        <w:t xml:space="preserve"> </w:t>
      </w:r>
      <w:r>
        <w:t>prediction</w:t>
      </w:r>
      <w:r>
        <w:rPr>
          <w:spacing w:val="-10"/>
        </w:rPr>
        <w:t xml:space="preserve"> </w:t>
      </w:r>
      <w:r>
        <w:t>tasks</w:t>
      </w:r>
      <w:r>
        <w:rPr>
          <w:spacing w:val="-10"/>
        </w:rPr>
        <w:t xml:space="preserve"> </w:t>
      </w:r>
      <w:r>
        <w:t>(ED-LOS</w:t>
      </w:r>
      <w:r>
        <w:rPr>
          <w:spacing w:val="-10"/>
        </w:rPr>
        <w:t xml:space="preserve"> </w:t>
      </w:r>
      <w:r>
        <w:t>and</w:t>
      </w:r>
      <w:r>
        <w:rPr>
          <w:spacing w:val="-10"/>
        </w:rPr>
        <w:t xml:space="preserve"> </w:t>
      </w:r>
      <w:r>
        <w:t>Hosp-LOS),</w:t>
      </w:r>
      <w:r>
        <w:rPr>
          <w:spacing w:val="-10"/>
        </w:rPr>
        <w:t xml:space="preserve"> </w:t>
      </w:r>
      <w:r>
        <w:t>we</w:t>
      </w:r>
      <w:r>
        <w:rPr>
          <w:spacing w:val="-10"/>
        </w:rPr>
        <w:t xml:space="preserve"> </w:t>
      </w:r>
      <w:r>
        <w:t>prioritized</w:t>
      </w:r>
      <w:r>
        <w:rPr>
          <w:spacing w:val="-10"/>
        </w:rPr>
        <w:t xml:space="preserve"> </w:t>
      </w:r>
      <w:r>
        <w:t>sensitivity</w:t>
      </w:r>
      <w:r>
        <w:rPr>
          <w:spacing w:val="-10"/>
        </w:rPr>
        <w:t xml:space="preserve"> </w:t>
      </w:r>
      <w:r>
        <w:t>for the</w:t>
      </w:r>
      <w:r>
        <w:rPr>
          <w:spacing w:val="28"/>
        </w:rPr>
        <w:t xml:space="preserve"> </w:t>
      </w:r>
      <w:r>
        <w:t>high-risk</w:t>
      </w:r>
      <w:r>
        <w:rPr>
          <w:spacing w:val="28"/>
        </w:rPr>
        <w:t xml:space="preserve"> </w:t>
      </w:r>
      <w:r>
        <w:t>class</w:t>
      </w:r>
      <w:r>
        <w:rPr>
          <w:spacing w:val="28"/>
        </w:rPr>
        <w:t xml:space="preserve"> </w:t>
      </w:r>
      <w:r>
        <w:t>(prolonged</w:t>
      </w:r>
      <w:r>
        <w:rPr>
          <w:spacing w:val="28"/>
        </w:rPr>
        <w:t xml:space="preserve"> </w:t>
      </w:r>
      <w:r>
        <w:t>stay)</w:t>
      </w:r>
      <w:r>
        <w:rPr>
          <w:spacing w:val="28"/>
        </w:rPr>
        <w:t xml:space="preserve"> </w:t>
      </w:r>
      <w:r>
        <w:t>because</w:t>
      </w:r>
      <w:r>
        <w:rPr>
          <w:spacing w:val="28"/>
        </w:rPr>
        <w:t xml:space="preserve"> </w:t>
      </w:r>
      <w:r>
        <w:t>failing</w:t>
      </w:r>
      <w:r>
        <w:rPr>
          <w:spacing w:val="28"/>
        </w:rPr>
        <w:t xml:space="preserve"> </w:t>
      </w:r>
      <w:r>
        <w:t>to</w:t>
      </w:r>
      <w:r>
        <w:rPr>
          <w:spacing w:val="28"/>
        </w:rPr>
        <w:t xml:space="preserve"> </w:t>
      </w:r>
      <w:r>
        <w:t>identify</w:t>
      </w:r>
      <w:r>
        <w:rPr>
          <w:spacing w:val="28"/>
        </w:rPr>
        <w:t xml:space="preserve"> </w:t>
      </w:r>
      <w:r>
        <w:t>patients</w:t>
      </w:r>
      <w:r>
        <w:rPr>
          <w:spacing w:val="28"/>
        </w:rPr>
        <w:t xml:space="preserve"> </w:t>
      </w:r>
      <w:r>
        <w:t>at</w:t>
      </w:r>
      <w:r>
        <w:rPr>
          <w:spacing w:val="28"/>
        </w:rPr>
        <w:t xml:space="preserve"> </w:t>
      </w:r>
      <w:r>
        <w:t>risk</w:t>
      </w:r>
      <w:r>
        <w:rPr>
          <w:spacing w:val="28"/>
        </w:rPr>
        <w:t xml:space="preserve"> </w:t>
      </w:r>
      <w:r>
        <w:t>of</w:t>
      </w:r>
      <w:r>
        <w:rPr>
          <w:spacing w:val="28"/>
        </w:rPr>
        <w:t xml:space="preserve"> </w:t>
      </w:r>
      <w:r>
        <w:t>prolonged</w:t>
      </w:r>
      <w:r>
        <w:rPr>
          <w:spacing w:val="28"/>
        </w:rPr>
        <w:t xml:space="preserve"> </w:t>
      </w:r>
      <w:r>
        <w:t>boarding or</w:t>
      </w:r>
      <w:r>
        <w:rPr>
          <w:spacing w:val="40"/>
        </w:rPr>
        <w:t xml:space="preserve"> </w:t>
      </w:r>
      <w:r>
        <w:t>hospitalization</w:t>
      </w:r>
      <w:r>
        <w:rPr>
          <w:spacing w:val="40"/>
        </w:rPr>
        <w:t xml:space="preserve"> </w:t>
      </w:r>
      <w:r>
        <w:t>carries</w:t>
      </w:r>
      <w:r>
        <w:rPr>
          <w:spacing w:val="40"/>
        </w:rPr>
        <w:t xml:space="preserve"> </w:t>
      </w:r>
      <w:r>
        <w:t>greater</w:t>
      </w:r>
      <w:r>
        <w:rPr>
          <w:spacing w:val="40"/>
        </w:rPr>
        <w:t xml:space="preserve"> </w:t>
      </w:r>
      <w:r>
        <w:t>clinical</w:t>
      </w:r>
      <w:r>
        <w:rPr>
          <w:spacing w:val="40"/>
        </w:rPr>
        <w:t xml:space="preserve"> </w:t>
      </w:r>
      <w:r>
        <w:t>harm</w:t>
      </w:r>
      <w:r>
        <w:rPr>
          <w:spacing w:val="40"/>
        </w:rPr>
        <w:t xml:space="preserve"> </w:t>
      </w:r>
      <w:r>
        <w:t>than</w:t>
      </w:r>
      <w:r>
        <w:rPr>
          <w:spacing w:val="40"/>
        </w:rPr>
        <w:t xml:space="preserve"> </w:t>
      </w:r>
      <w:r>
        <w:t>false</w:t>
      </w:r>
      <w:r>
        <w:rPr>
          <w:spacing w:val="40"/>
        </w:rPr>
        <w:t xml:space="preserve"> </w:t>
      </w:r>
      <w:r>
        <w:t>alarms.</w:t>
      </w:r>
      <w:r>
        <w:rPr>
          <w:spacing w:val="79"/>
        </w:rPr>
        <w:t xml:space="preserve"> </w:t>
      </w:r>
      <w:r>
        <w:t>For</w:t>
      </w:r>
      <w:r>
        <w:rPr>
          <w:spacing w:val="40"/>
        </w:rPr>
        <w:t xml:space="preserve"> </w:t>
      </w:r>
      <w:r>
        <w:t>binary</w:t>
      </w:r>
      <w:r>
        <w:rPr>
          <w:spacing w:val="40"/>
        </w:rPr>
        <w:t xml:space="preserve"> </w:t>
      </w:r>
      <w:r>
        <w:t>admission</w:t>
      </w:r>
      <w:r>
        <w:rPr>
          <w:spacing w:val="40"/>
        </w:rPr>
        <w:t xml:space="preserve"> </w:t>
      </w:r>
      <w:r>
        <w:t xml:space="preserve">prediction, we prioritized AUROC because it balances sensitivity and specificity across all thresholds, which is appropriate for resource allocation decisions where both under-triage and over-triage have operational </w:t>
      </w:r>
      <w:r>
        <w:rPr>
          <w:spacing w:val="-2"/>
        </w:rPr>
        <w:t>costs.</w:t>
      </w:r>
    </w:p>
    <w:p w14:paraId="63CE6269" w14:textId="77777777" w:rsidR="007C5A61" w:rsidRDefault="00000000">
      <w:pPr>
        <w:pStyle w:val="BodyText"/>
        <w:spacing w:before="161" w:line="208" w:lineRule="auto"/>
        <w:ind w:left="139" w:right="906" w:firstLine="170"/>
        <w:jc w:val="both"/>
      </w:pPr>
      <w:r>
        <w:t>Table</w:t>
      </w:r>
      <w:r>
        <w:rPr>
          <w:spacing w:val="-10"/>
        </w:rPr>
        <w:t xml:space="preserve"> </w:t>
      </w:r>
      <w:r>
        <w:t>2</w:t>
      </w:r>
      <w:r>
        <w:rPr>
          <w:spacing w:val="-10"/>
        </w:rPr>
        <w:t xml:space="preserve"> </w:t>
      </w:r>
      <w:r>
        <w:t>summarizes</w:t>
      </w:r>
      <w:r>
        <w:rPr>
          <w:spacing w:val="-10"/>
        </w:rPr>
        <w:t xml:space="preserve"> </w:t>
      </w:r>
      <w:r>
        <w:t>the</w:t>
      </w:r>
      <w:r>
        <w:rPr>
          <w:spacing w:val="-10"/>
        </w:rPr>
        <w:t xml:space="preserve"> </w:t>
      </w:r>
      <w:r>
        <w:t>best-performing</w:t>
      </w:r>
      <w:r>
        <w:rPr>
          <w:spacing w:val="-10"/>
        </w:rPr>
        <w:t xml:space="preserve"> </w:t>
      </w:r>
      <w:r>
        <w:t>model</w:t>
      </w:r>
      <w:r>
        <w:rPr>
          <w:spacing w:val="-10"/>
        </w:rPr>
        <w:t xml:space="preserve"> </w:t>
      </w:r>
      <w:r>
        <w:t>for</w:t>
      </w:r>
      <w:r>
        <w:rPr>
          <w:spacing w:val="-10"/>
        </w:rPr>
        <w:t xml:space="preserve"> </w:t>
      </w:r>
      <w:r>
        <w:t>each</w:t>
      </w:r>
      <w:r>
        <w:rPr>
          <w:spacing w:val="-10"/>
        </w:rPr>
        <w:t xml:space="preserve"> </w:t>
      </w:r>
      <w:r>
        <w:t>task</w:t>
      </w:r>
      <w:r>
        <w:rPr>
          <w:spacing w:val="-10"/>
        </w:rPr>
        <w:t xml:space="preserve"> </w:t>
      </w:r>
      <w:r>
        <w:t>using</w:t>
      </w:r>
      <w:r>
        <w:rPr>
          <w:spacing w:val="-10"/>
        </w:rPr>
        <w:t xml:space="preserve"> </w:t>
      </w:r>
      <w:r>
        <w:t>these</w:t>
      </w:r>
      <w:r>
        <w:rPr>
          <w:spacing w:val="-10"/>
        </w:rPr>
        <w:t xml:space="preserve"> </w:t>
      </w:r>
      <w:r>
        <w:t>task-specific</w:t>
      </w:r>
      <w:r>
        <w:rPr>
          <w:spacing w:val="-10"/>
        </w:rPr>
        <w:t xml:space="preserve"> </w:t>
      </w:r>
      <w:r>
        <w:t>criteria</w:t>
      </w:r>
      <w:r>
        <w:rPr>
          <w:spacing w:val="-10"/>
        </w:rPr>
        <w:t xml:space="preserve"> </w:t>
      </w:r>
      <w:r>
        <w:t>with</w:t>
      </w:r>
      <w:r>
        <w:rPr>
          <w:spacing w:val="-10"/>
        </w:rPr>
        <w:t xml:space="preserve"> </w:t>
      </w:r>
      <w:r>
        <w:t>95% bootstrap</w:t>
      </w:r>
      <w:r>
        <w:rPr>
          <w:spacing w:val="-13"/>
        </w:rPr>
        <w:t xml:space="preserve"> </w:t>
      </w:r>
      <w:r>
        <w:t>confidence</w:t>
      </w:r>
      <w:r>
        <w:rPr>
          <w:spacing w:val="-13"/>
        </w:rPr>
        <w:t xml:space="preserve"> </w:t>
      </w:r>
      <w:r>
        <w:t>intervals.</w:t>
      </w:r>
      <w:r>
        <w:rPr>
          <w:spacing w:val="-13"/>
        </w:rPr>
        <w:t xml:space="preserve"> </w:t>
      </w:r>
      <w:r>
        <w:t>LightGBM</w:t>
      </w:r>
      <w:r>
        <w:rPr>
          <w:spacing w:val="-13"/>
        </w:rPr>
        <w:t xml:space="preserve"> </w:t>
      </w:r>
      <w:r>
        <w:t>achieved</w:t>
      </w:r>
      <w:r>
        <w:rPr>
          <w:spacing w:val="-13"/>
        </w:rPr>
        <w:t xml:space="preserve"> </w:t>
      </w:r>
      <w:r>
        <w:t>the</w:t>
      </w:r>
      <w:r>
        <w:rPr>
          <w:spacing w:val="-13"/>
        </w:rPr>
        <w:t xml:space="preserve"> </w:t>
      </w:r>
      <w:r>
        <w:t>highest</w:t>
      </w:r>
      <w:r>
        <w:rPr>
          <w:spacing w:val="-13"/>
        </w:rPr>
        <w:t xml:space="preserve"> </w:t>
      </w:r>
      <w:r>
        <w:t>sensitivity</w:t>
      </w:r>
      <w:r>
        <w:rPr>
          <w:spacing w:val="-13"/>
        </w:rPr>
        <w:t xml:space="preserve"> </w:t>
      </w:r>
      <w:r>
        <w:t>for</w:t>
      </w:r>
      <w:r>
        <w:rPr>
          <w:spacing w:val="-13"/>
        </w:rPr>
        <w:t xml:space="preserve"> </w:t>
      </w:r>
      <w:r>
        <w:t>prolonged</w:t>
      </w:r>
      <w:r>
        <w:rPr>
          <w:spacing w:val="-13"/>
        </w:rPr>
        <w:t xml:space="preserve"> </w:t>
      </w:r>
      <w:r>
        <w:t>ED</w:t>
      </w:r>
      <w:r>
        <w:rPr>
          <w:spacing w:val="-13"/>
        </w:rPr>
        <w:t xml:space="preserve"> </w:t>
      </w:r>
      <w:r>
        <w:t>stay</w:t>
      </w:r>
      <w:r>
        <w:rPr>
          <w:spacing w:val="-13"/>
        </w:rPr>
        <w:t xml:space="preserve"> </w:t>
      </w:r>
      <w:r>
        <w:t>(82.0%, 95%</w:t>
      </w:r>
      <w:r>
        <w:rPr>
          <w:spacing w:val="-2"/>
        </w:rPr>
        <w:t xml:space="preserve"> </w:t>
      </w:r>
      <w:r>
        <w:t>CI:</w:t>
      </w:r>
      <w:r>
        <w:rPr>
          <w:spacing w:val="-2"/>
        </w:rPr>
        <w:t xml:space="preserve"> </w:t>
      </w:r>
      <w:r>
        <w:t>80.7%-85.7%)</w:t>
      </w:r>
      <w:r>
        <w:rPr>
          <w:spacing w:val="-2"/>
        </w:rPr>
        <w:t xml:space="preserve"> </w:t>
      </w:r>
      <w:r>
        <w:t>with</w:t>
      </w:r>
      <w:r>
        <w:rPr>
          <w:spacing w:val="-2"/>
        </w:rPr>
        <w:t xml:space="preserve"> </w:t>
      </w:r>
      <w:r>
        <w:t>a</w:t>
      </w:r>
      <w:r>
        <w:rPr>
          <w:spacing w:val="-2"/>
        </w:rPr>
        <w:t xml:space="preserve"> </w:t>
      </w:r>
      <w:r>
        <w:t>narrow</w:t>
      </w:r>
      <w:r>
        <w:rPr>
          <w:spacing w:val="-2"/>
        </w:rPr>
        <w:t xml:space="preserve"> </w:t>
      </w:r>
      <w:r>
        <w:t>confidence</w:t>
      </w:r>
      <w:r>
        <w:rPr>
          <w:spacing w:val="-2"/>
        </w:rPr>
        <w:t xml:space="preserve"> </w:t>
      </w:r>
      <w:r>
        <w:t>interval</w:t>
      </w:r>
      <w:r>
        <w:rPr>
          <w:spacing w:val="-2"/>
        </w:rPr>
        <w:t xml:space="preserve"> </w:t>
      </w:r>
      <w:r>
        <w:t>width</w:t>
      </w:r>
      <w:r>
        <w:rPr>
          <w:spacing w:val="-2"/>
        </w:rPr>
        <w:t xml:space="preserve"> </w:t>
      </w:r>
      <w:r>
        <w:t>of</w:t>
      </w:r>
      <w:r>
        <w:rPr>
          <w:spacing w:val="-2"/>
        </w:rPr>
        <w:t xml:space="preserve"> </w:t>
      </w:r>
      <w:r>
        <w:t>5.0%, indicating</w:t>
      </w:r>
      <w:r>
        <w:rPr>
          <w:spacing w:val="-2"/>
        </w:rPr>
        <w:t xml:space="preserve"> </w:t>
      </w:r>
      <w:r>
        <w:t>stable</w:t>
      </w:r>
      <w:r>
        <w:rPr>
          <w:spacing w:val="-2"/>
        </w:rPr>
        <w:t xml:space="preserve"> </w:t>
      </w:r>
      <w:r>
        <w:t>performance. XGBoost achieved the highest AUROC for admission prediction (0.809, 95% CI: 0.802-0.817) with the narrowest interval among all models (width: 0.015). Random Forest achieved the highest sensitivity for prolonged hospital stay (73.5%, 95% CI: 70.9%-76.1%) with a confidence interval width of 5.2%.</w:t>
      </w:r>
    </w:p>
    <w:p w14:paraId="7FA23FA4" w14:textId="77777777" w:rsidR="007C5A61" w:rsidRDefault="00000000">
      <w:pPr>
        <w:pStyle w:val="BodyText"/>
        <w:spacing w:before="162" w:line="208" w:lineRule="auto"/>
        <w:ind w:left="139" w:right="906" w:firstLine="170"/>
        <w:jc w:val="both"/>
      </w:pPr>
      <w:r>
        <w:t>All three best-performing models demonstrated narrow confidence intervals across all metrics. The consistently</w:t>
      </w:r>
      <w:r>
        <w:rPr>
          <w:spacing w:val="-10"/>
        </w:rPr>
        <w:t xml:space="preserve"> </w:t>
      </w:r>
      <w:r>
        <w:t>narrow</w:t>
      </w:r>
      <w:r>
        <w:rPr>
          <w:spacing w:val="-10"/>
        </w:rPr>
        <w:t xml:space="preserve"> </w:t>
      </w:r>
      <w:r>
        <w:t>intervals</w:t>
      </w:r>
      <w:r>
        <w:rPr>
          <w:spacing w:val="-10"/>
        </w:rPr>
        <w:t xml:space="preserve"> </w:t>
      </w:r>
      <w:r>
        <w:t>(sensitivity</w:t>
      </w:r>
      <w:r>
        <w:rPr>
          <w:spacing w:val="-10"/>
        </w:rPr>
        <w:t xml:space="preserve"> </w:t>
      </w:r>
      <w:r>
        <w:t>CI</w:t>
      </w:r>
      <w:r>
        <w:rPr>
          <w:spacing w:val="-10"/>
        </w:rPr>
        <w:t xml:space="preserve"> </w:t>
      </w:r>
      <w:r>
        <w:t>widths</w:t>
      </w:r>
      <w:r>
        <w:rPr>
          <w:spacing w:val="-10"/>
        </w:rPr>
        <w:t xml:space="preserve"> </w:t>
      </w:r>
      <w:r>
        <w:t>ranging</w:t>
      </w:r>
      <w:r>
        <w:rPr>
          <w:spacing w:val="-10"/>
        </w:rPr>
        <w:t xml:space="preserve"> </w:t>
      </w:r>
      <w:r>
        <w:t>from</w:t>
      </w:r>
      <w:r>
        <w:rPr>
          <w:spacing w:val="-10"/>
        </w:rPr>
        <w:t xml:space="preserve"> </w:t>
      </w:r>
      <w:r>
        <w:t>2.8%</w:t>
      </w:r>
      <w:r>
        <w:rPr>
          <w:spacing w:val="-10"/>
        </w:rPr>
        <w:t xml:space="preserve"> </w:t>
      </w:r>
      <w:r>
        <w:t>to</w:t>
      </w:r>
      <w:r>
        <w:rPr>
          <w:spacing w:val="-10"/>
        </w:rPr>
        <w:t xml:space="preserve"> </w:t>
      </w:r>
      <w:r>
        <w:t>5.2%)</w:t>
      </w:r>
      <w:r>
        <w:rPr>
          <w:spacing w:val="-10"/>
        </w:rPr>
        <w:t xml:space="preserve"> </w:t>
      </w:r>
      <w:r>
        <w:t>suggest</w:t>
      </w:r>
      <w:r>
        <w:rPr>
          <w:spacing w:val="-10"/>
        </w:rPr>
        <w:t xml:space="preserve"> </w:t>
      </w:r>
      <w:r>
        <w:t>that</w:t>
      </w:r>
      <w:r>
        <w:rPr>
          <w:spacing w:val="-10"/>
        </w:rPr>
        <w:t xml:space="preserve"> </w:t>
      </w:r>
      <w:r>
        <w:t>the</w:t>
      </w:r>
      <w:r>
        <w:rPr>
          <w:spacing w:val="-10"/>
        </w:rPr>
        <w:t xml:space="preserve"> </w:t>
      </w:r>
      <w:r>
        <w:t>observed performance would generalize reliably to similar emergency department populations.</w:t>
      </w:r>
    </w:p>
    <w:p w14:paraId="0E706D31" w14:textId="77777777" w:rsidR="007C5A61" w:rsidRDefault="007C5A61">
      <w:pPr>
        <w:pStyle w:val="BodyText"/>
        <w:spacing w:line="208" w:lineRule="auto"/>
        <w:jc w:val="both"/>
        <w:sectPr w:rsidR="007C5A61">
          <w:type w:val="continuous"/>
          <w:pgSz w:w="11910" w:h="16840"/>
          <w:pgMar w:top="400" w:right="0" w:bottom="1240" w:left="283" w:header="763" w:footer="1033" w:gutter="0"/>
          <w:cols w:num="2" w:space="720" w:equalWidth="0">
            <w:col w:w="473" w:space="59"/>
            <w:col w:w="11095"/>
          </w:cols>
        </w:sectPr>
      </w:pPr>
    </w:p>
    <w:p w14:paraId="0A19B8F6" w14:textId="77777777" w:rsidR="007C5A61" w:rsidRDefault="007C5A61">
      <w:pPr>
        <w:pStyle w:val="BodyText"/>
      </w:pPr>
    </w:p>
    <w:p w14:paraId="17D965C6" w14:textId="77777777" w:rsidR="007C5A61" w:rsidRDefault="007C5A61">
      <w:pPr>
        <w:pStyle w:val="BodyText"/>
        <w:spacing w:before="19"/>
      </w:pPr>
    </w:p>
    <w:p w14:paraId="0A221D72" w14:textId="77777777" w:rsidR="007C5A61" w:rsidRDefault="00000000">
      <w:pPr>
        <w:pStyle w:val="BodyText"/>
        <w:spacing w:before="1"/>
        <w:ind w:left="671"/>
      </w:pPr>
      <w:r>
        <w:rPr>
          <w:noProof/>
        </w:rPr>
        <mc:AlternateContent>
          <mc:Choice Requires="wps">
            <w:drawing>
              <wp:anchor distT="0" distB="0" distL="0" distR="0" simplePos="0" relativeHeight="487606272" behindDoc="1" locked="0" layoutInCell="1" allowOverlap="1" wp14:anchorId="3CA06F1E" wp14:editId="71D3A25E">
                <wp:simplePos x="0" y="0"/>
                <wp:positionH relativeFrom="page">
                  <wp:posOffset>606069</wp:posOffset>
                </wp:positionH>
                <wp:positionV relativeFrom="paragraph">
                  <wp:posOffset>194268</wp:posOffset>
                </wp:positionV>
                <wp:extent cx="6377305" cy="1270"/>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7305" cy="1270"/>
                        </a:xfrm>
                        <a:custGeom>
                          <a:avLst/>
                          <a:gdLst/>
                          <a:ahLst/>
                          <a:cxnLst/>
                          <a:rect l="l" t="t" r="r" b="b"/>
                          <a:pathLst>
                            <a:path w="6377305">
                              <a:moveTo>
                                <a:pt x="0" y="0"/>
                              </a:moveTo>
                              <a:lnTo>
                                <a:pt x="6376885"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8B2206" id="Graphic 82" o:spid="_x0000_s1026" style="position:absolute;margin-left:47.7pt;margin-top:15.3pt;width:502.15pt;height:.1pt;z-index:-15710208;visibility:visible;mso-wrap-style:square;mso-wrap-distance-left:0;mso-wrap-distance-top:0;mso-wrap-distance-right:0;mso-wrap-distance-bottom:0;mso-position-horizontal:absolute;mso-position-horizontal-relative:page;mso-position-vertical:absolute;mso-position-vertical-relative:text;v-text-anchor:top" coordsize="6377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" path="m,l6376885,e" filled="f" strokeweight=".33019mm">
                <v:path arrowok="t"/>
                <w10:wrap type="topAndBottom" anchorx="page"/>
              </v:shape>
            </w:pict>
          </mc:Fallback>
        </mc:AlternateContent>
      </w:r>
      <w:r>
        <w:rPr>
          <w:b/>
        </w:rPr>
        <w:t>Table</w:t>
      </w:r>
      <w:r>
        <w:rPr>
          <w:b/>
          <w:spacing w:val="-11"/>
        </w:rPr>
        <w:t xml:space="preserve"> </w:t>
      </w:r>
      <w:r>
        <w:rPr>
          <w:b/>
        </w:rPr>
        <w:t>2.</w:t>
      </w:r>
      <w:r>
        <w:rPr>
          <w:b/>
          <w:spacing w:val="39"/>
        </w:rPr>
        <w:t xml:space="preserve"> </w:t>
      </w:r>
      <w:r>
        <w:t>Best</w:t>
      </w:r>
      <w:r>
        <w:rPr>
          <w:spacing w:val="-11"/>
        </w:rPr>
        <w:t xml:space="preserve"> </w:t>
      </w:r>
      <w:r>
        <w:t>Model</w:t>
      </w:r>
      <w:r>
        <w:rPr>
          <w:spacing w:val="-11"/>
        </w:rPr>
        <w:t xml:space="preserve"> </w:t>
      </w:r>
      <w:r>
        <w:t>Performance</w:t>
      </w:r>
      <w:r>
        <w:rPr>
          <w:spacing w:val="-10"/>
        </w:rPr>
        <w:t xml:space="preserve"> </w:t>
      </w:r>
      <w:r>
        <w:t>by</w:t>
      </w:r>
      <w:r>
        <w:rPr>
          <w:spacing w:val="-11"/>
        </w:rPr>
        <w:t xml:space="preserve"> </w:t>
      </w:r>
      <w:r>
        <w:t>Clinical</w:t>
      </w:r>
      <w:r>
        <w:rPr>
          <w:spacing w:val="-11"/>
        </w:rPr>
        <w:t xml:space="preserve"> </w:t>
      </w:r>
      <w:r>
        <w:t>Task</w:t>
      </w:r>
      <w:r>
        <w:rPr>
          <w:spacing w:val="-11"/>
        </w:rPr>
        <w:t xml:space="preserve"> </w:t>
      </w:r>
      <w:r>
        <w:t>with</w:t>
      </w:r>
      <w:r>
        <w:rPr>
          <w:spacing w:val="-10"/>
        </w:rPr>
        <w:t xml:space="preserve"> </w:t>
      </w:r>
      <w:r>
        <w:t>95%</w:t>
      </w:r>
      <w:r>
        <w:rPr>
          <w:spacing w:val="-11"/>
        </w:rPr>
        <w:t xml:space="preserve"> </w:t>
      </w:r>
      <w:r>
        <w:t>Bootstrap</w:t>
      </w:r>
      <w:r>
        <w:rPr>
          <w:spacing w:val="-11"/>
        </w:rPr>
        <w:t xml:space="preserve"> </w:t>
      </w:r>
      <w:r>
        <w:t>Confidence</w:t>
      </w:r>
      <w:r>
        <w:rPr>
          <w:spacing w:val="-11"/>
        </w:rPr>
        <w:t xml:space="preserve"> </w:t>
      </w:r>
      <w:r>
        <w:rPr>
          <w:spacing w:val="-2"/>
        </w:rPr>
        <w:t>Intervals</w:t>
      </w:r>
    </w:p>
    <w:p w14:paraId="59D060F3" w14:textId="77777777" w:rsidR="007C5A61" w:rsidRDefault="00000000">
      <w:pPr>
        <w:pStyle w:val="Heading2"/>
        <w:tabs>
          <w:tab w:val="left" w:pos="5539"/>
          <w:tab w:val="left" w:pos="7755"/>
          <w:tab w:val="left" w:pos="9992"/>
        </w:tabs>
        <w:spacing w:before="39" w:line="208" w:lineRule="auto"/>
        <w:ind w:left="9992" w:right="485" w:hanging="9321"/>
        <w:rPr>
          <w:rFonts w:ascii="Times New Roman"/>
        </w:rPr>
      </w:pPr>
      <w:r>
        <w:rPr>
          <w:rFonts w:ascii="Times New Roman"/>
          <w:spacing w:val="-4"/>
        </w:rPr>
        <w:t>Task</w:t>
      </w:r>
      <w:r>
        <w:rPr>
          <w:rFonts w:ascii="Times New Roman"/>
        </w:rPr>
        <w:tab/>
        <w:t>Best Model</w:t>
      </w:r>
      <w:r>
        <w:rPr>
          <w:rFonts w:ascii="Times New Roman"/>
        </w:rPr>
        <w:tab/>
        <w:t>Metric (Value)</w:t>
      </w:r>
      <w:r>
        <w:rPr>
          <w:rFonts w:ascii="Times New Roman"/>
        </w:rPr>
        <w:tab/>
      </w:r>
      <w:r>
        <w:rPr>
          <w:rFonts w:ascii="Times New Roman"/>
          <w:spacing w:val="-4"/>
        </w:rPr>
        <w:t xml:space="preserve">95% </w:t>
      </w:r>
      <w:r>
        <w:rPr>
          <w:rFonts w:ascii="Times New Roman"/>
          <w:spacing w:val="-2"/>
        </w:rPr>
        <w:t>Confidence Interval</w:t>
      </w:r>
    </w:p>
    <w:p w14:paraId="2A242F82" w14:textId="77777777" w:rsidR="007C5A61" w:rsidRDefault="00000000">
      <w:pPr>
        <w:pStyle w:val="BodyText"/>
        <w:spacing w:before="1"/>
        <w:rPr>
          <w:b/>
          <w:sz w:val="4"/>
        </w:rPr>
      </w:pPr>
      <w:r>
        <w:rPr>
          <w:b/>
          <w:noProof/>
          <w:sz w:val="4"/>
        </w:rPr>
        <mc:AlternateContent>
          <mc:Choice Requires="wps">
            <w:drawing>
              <wp:anchor distT="0" distB="0" distL="0" distR="0" simplePos="0" relativeHeight="487606784" behindDoc="1" locked="0" layoutInCell="1" allowOverlap="1" wp14:anchorId="5F08F37F" wp14:editId="75723902">
                <wp:simplePos x="0" y="0"/>
                <wp:positionH relativeFrom="page">
                  <wp:posOffset>606069</wp:posOffset>
                </wp:positionH>
                <wp:positionV relativeFrom="paragraph">
                  <wp:posOffset>45695</wp:posOffset>
                </wp:positionV>
                <wp:extent cx="6377305" cy="1270"/>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7305" cy="1270"/>
                        </a:xfrm>
                        <a:custGeom>
                          <a:avLst/>
                          <a:gdLst/>
                          <a:ahLst/>
                          <a:cxnLst/>
                          <a:rect l="l" t="t" r="r" b="b"/>
                          <a:pathLst>
                            <a:path w="6377305">
                              <a:moveTo>
                                <a:pt x="0" y="0"/>
                              </a:moveTo>
                              <a:lnTo>
                                <a:pt x="6376885"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4CE2DC" id="Graphic 83" o:spid="_x0000_s1026" style="position:absolute;margin-left:47.7pt;margin-top:3.6pt;width:502.15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6377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" path="m,l6376885,e" filled="f" strokeweight=".20636mm">
                <v:path arrowok="t"/>
                <w10:wrap type="topAndBottom" anchorx="page"/>
              </v:shape>
            </w:pict>
          </mc:Fallback>
        </mc:AlternateContent>
      </w:r>
    </w:p>
    <w:p w14:paraId="493F50EA" w14:textId="77777777" w:rsidR="007C5A61" w:rsidRDefault="00000000">
      <w:pPr>
        <w:pStyle w:val="BodyText"/>
        <w:tabs>
          <w:tab w:val="left" w:pos="4867"/>
          <w:tab w:val="left" w:pos="6565"/>
          <w:tab w:val="left" w:pos="9320"/>
        </w:tabs>
        <w:spacing w:line="268" w:lineRule="exact"/>
        <w:ind w:right="851"/>
        <w:jc w:val="right"/>
      </w:pPr>
      <w:r>
        <w:t>Emergency</w:t>
      </w:r>
      <w:r>
        <w:rPr>
          <w:spacing w:val="-11"/>
        </w:rPr>
        <w:t xml:space="preserve"> </w:t>
      </w:r>
      <w:r>
        <w:t>Department</w:t>
      </w:r>
      <w:r>
        <w:rPr>
          <w:spacing w:val="-10"/>
        </w:rPr>
        <w:t xml:space="preserve"> </w:t>
      </w:r>
      <w:r>
        <w:t>Length</w:t>
      </w:r>
      <w:r>
        <w:rPr>
          <w:spacing w:val="-11"/>
        </w:rPr>
        <w:t xml:space="preserve"> </w:t>
      </w:r>
      <w:r>
        <w:t>of</w:t>
      </w:r>
      <w:r>
        <w:rPr>
          <w:spacing w:val="-10"/>
        </w:rPr>
        <w:t xml:space="preserve"> </w:t>
      </w:r>
      <w:r>
        <w:t>Stay</w:t>
      </w:r>
      <w:r>
        <w:rPr>
          <w:spacing w:val="-11"/>
        </w:rPr>
        <w:t xml:space="preserve"> </w:t>
      </w:r>
      <w:r>
        <w:t>(3-</w:t>
      </w:r>
      <w:r>
        <w:rPr>
          <w:spacing w:val="-2"/>
        </w:rPr>
        <w:t>class)</w:t>
      </w:r>
      <w:r>
        <w:tab/>
      </w:r>
      <w:r>
        <w:rPr>
          <w:spacing w:val="-2"/>
        </w:rPr>
        <w:t>LightGBM</w:t>
      </w:r>
      <w:r>
        <w:tab/>
        <w:t>Sensitivity:</w:t>
      </w:r>
      <w:r>
        <w:rPr>
          <w:spacing w:val="-13"/>
        </w:rPr>
        <w:t xml:space="preserve"> </w:t>
      </w:r>
      <w:r>
        <w:t>82.0%</w:t>
      </w:r>
      <w:r>
        <w:rPr>
          <w:spacing w:val="-13"/>
        </w:rPr>
        <w:t xml:space="preserve"> </w:t>
      </w:r>
      <w:r>
        <w:rPr>
          <w:spacing w:val="-2"/>
        </w:rPr>
        <w:t>(</w:t>
      </w:r>
      <w:r>
        <w:rPr>
          <w:rFonts w:ascii="Verdana"/>
          <w:i/>
          <w:spacing w:val="-2"/>
        </w:rPr>
        <w:t>&gt;</w:t>
      </w:r>
      <w:r>
        <w:rPr>
          <w:spacing w:val="-2"/>
        </w:rPr>
        <w:t>12h)</w:t>
      </w:r>
      <w:r>
        <w:tab/>
      </w:r>
      <w:r>
        <w:rPr>
          <w:spacing w:val="-2"/>
        </w:rPr>
        <w:t>(80.7%-</w:t>
      </w:r>
    </w:p>
    <w:p w14:paraId="1D0FEDD0" w14:textId="77777777" w:rsidR="007C5A61" w:rsidRDefault="00000000">
      <w:pPr>
        <w:pStyle w:val="BodyText"/>
        <w:spacing w:line="239" w:lineRule="exact"/>
        <w:ind w:right="930"/>
        <w:jc w:val="right"/>
      </w:pPr>
      <w:r>
        <w:rPr>
          <w:spacing w:val="-2"/>
        </w:rPr>
        <w:t>85.7%)</w:t>
      </w:r>
    </w:p>
    <w:p w14:paraId="0722FF03" w14:textId="77777777" w:rsidR="007C5A61" w:rsidRDefault="00000000">
      <w:pPr>
        <w:pStyle w:val="BodyText"/>
        <w:tabs>
          <w:tab w:val="left" w:pos="4867"/>
          <w:tab w:val="left" w:pos="7087"/>
          <w:tab w:val="left" w:pos="9320"/>
        </w:tabs>
        <w:spacing w:line="239" w:lineRule="exact"/>
        <w:ind w:right="930"/>
        <w:jc w:val="right"/>
      </w:pPr>
      <w:r>
        <w:t>Hospital</w:t>
      </w:r>
      <w:r>
        <w:rPr>
          <w:spacing w:val="-10"/>
        </w:rPr>
        <w:t xml:space="preserve"> </w:t>
      </w:r>
      <w:r>
        <w:rPr>
          <w:spacing w:val="-2"/>
        </w:rPr>
        <w:t>Admission</w:t>
      </w:r>
      <w:r>
        <w:tab/>
      </w:r>
      <w:r>
        <w:rPr>
          <w:spacing w:val="-2"/>
        </w:rPr>
        <w:t>XGBoost</w:t>
      </w:r>
      <w:r>
        <w:tab/>
      </w:r>
      <w:r>
        <w:rPr>
          <w:spacing w:val="-5"/>
        </w:rPr>
        <w:t xml:space="preserve">AUROC: </w:t>
      </w:r>
      <w:r>
        <w:rPr>
          <w:spacing w:val="-2"/>
        </w:rPr>
        <w:t>0.809</w:t>
      </w:r>
      <w:r>
        <w:tab/>
      </w:r>
      <w:r>
        <w:rPr>
          <w:spacing w:val="-2"/>
        </w:rPr>
        <w:t>(0.802-</w:t>
      </w:r>
    </w:p>
    <w:p w14:paraId="649DBD47" w14:textId="77777777" w:rsidR="007C5A61" w:rsidRDefault="00000000">
      <w:pPr>
        <w:pStyle w:val="BodyText"/>
        <w:spacing w:line="230" w:lineRule="exact"/>
        <w:ind w:right="1010"/>
        <w:jc w:val="right"/>
      </w:pPr>
      <w:r>
        <w:rPr>
          <w:spacing w:val="-2"/>
        </w:rPr>
        <w:t>0.817)</w:t>
      </w:r>
    </w:p>
    <w:p w14:paraId="1273268F" w14:textId="77777777" w:rsidR="007C5A61" w:rsidRDefault="00000000">
      <w:pPr>
        <w:pStyle w:val="BodyText"/>
        <w:tabs>
          <w:tab w:val="left" w:pos="4867"/>
          <w:tab w:val="left" w:pos="6625"/>
          <w:tab w:val="left" w:pos="9320"/>
        </w:tabs>
        <w:spacing w:line="248" w:lineRule="exact"/>
        <w:ind w:right="851"/>
        <w:jc w:val="right"/>
      </w:pPr>
      <w:r>
        <w:t>Hospital</w:t>
      </w:r>
      <w:r>
        <w:rPr>
          <w:spacing w:val="-7"/>
        </w:rPr>
        <w:t xml:space="preserve"> </w:t>
      </w:r>
      <w:r>
        <w:t>Length</w:t>
      </w:r>
      <w:r>
        <w:rPr>
          <w:spacing w:val="-7"/>
        </w:rPr>
        <w:t xml:space="preserve"> </w:t>
      </w:r>
      <w:r>
        <w:t>of</w:t>
      </w:r>
      <w:r>
        <w:rPr>
          <w:spacing w:val="-7"/>
        </w:rPr>
        <w:t xml:space="preserve"> </w:t>
      </w:r>
      <w:r>
        <w:t>Stay</w:t>
      </w:r>
      <w:r>
        <w:rPr>
          <w:spacing w:val="-7"/>
        </w:rPr>
        <w:t xml:space="preserve"> </w:t>
      </w:r>
      <w:r>
        <w:t>(3-</w:t>
      </w:r>
      <w:r>
        <w:rPr>
          <w:spacing w:val="-2"/>
        </w:rPr>
        <w:t>class)</w:t>
      </w:r>
      <w:r>
        <w:tab/>
        <w:t>Random</w:t>
      </w:r>
      <w:r>
        <w:rPr>
          <w:spacing w:val="-10"/>
        </w:rPr>
        <w:t xml:space="preserve"> </w:t>
      </w:r>
      <w:r>
        <w:rPr>
          <w:spacing w:val="-2"/>
        </w:rPr>
        <w:t>Forest</w:t>
      </w:r>
      <w:r>
        <w:tab/>
        <w:t>Sensitivity:</w:t>
      </w:r>
      <w:r>
        <w:rPr>
          <w:spacing w:val="-13"/>
        </w:rPr>
        <w:t xml:space="preserve"> </w:t>
      </w:r>
      <w:r>
        <w:t>73.5%</w:t>
      </w:r>
      <w:r>
        <w:rPr>
          <w:spacing w:val="-13"/>
        </w:rPr>
        <w:t xml:space="preserve"> </w:t>
      </w:r>
      <w:r>
        <w:rPr>
          <w:spacing w:val="-2"/>
        </w:rPr>
        <w:t>(</w:t>
      </w:r>
      <w:r>
        <w:rPr>
          <w:rFonts w:ascii="Verdana"/>
          <w:i/>
          <w:spacing w:val="-2"/>
        </w:rPr>
        <w:t>&gt;</w:t>
      </w:r>
      <w:r>
        <w:rPr>
          <w:spacing w:val="-2"/>
        </w:rPr>
        <w:t>7d)</w:t>
      </w:r>
      <w:r>
        <w:tab/>
      </w:r>
      <w:r>
        <w:rPr>
          <w:spacing w:val="-2"/>
        </w:rPr>
        <w:t>(70.9%-</w:t>
      </w:r>
    </w:p>
    <w:p w14:paraId="669B06A7" w14:textId="77777777" w:rsidR="007C5A61" w:rsidRDefault="00000000">
      <w:pPr>
        <w:pStyle w:val="BodyText"/>
        <w:spacing w:line="258" w:lineRule="exact"/>
        <w:ind w:right="930"/>
        <w:jc w:val="right"/>
      </w:pPr>
      <w:r>
        <w:rPr>
          <w:spacing w:val="-2"/>
        </w:rPr>
        <w:lastRenderedPageBreak/>
        <w:t>76.1%)</w:t>
      </w:r>
    </w:p>
    <w:p w14:paraId="645B122D" w14:textId="77777777" w:rsidR="007C5A61" w:rsidRDefault="00000000">
      <w:pPr>
        <w:pStyle w:val="BodyText"/>
        <w:rPr>
          <w:sz w:val="4"/>
        </w:rPr>
      </w:pPr>
      <w:r>
        <w:rPr>
          <w:noProof/>
          <w:sz w:val="4"/>
        </w:rPr>
        <mc:AlternateContent>
          <mc:Choice Requires="wps">
            <w:drawing>
              <wp:anchor distT="0" distB="0" distL="0" distR="0" simplePos="0" relativeHeight="487607296" behindDoc="1" locked="0" layoutInCell="1" allowOverlap="1" wp14:anchorId="3A01F4D1" wp14:editId="7819CFC3">
                <wp:simplePos x="0" y="0"/>
                <wp:positionH relativeFrom="page">
                  <wp:posOffset>606069</wp:posOffset>
                </wp:positionH>
                <wp:positionV relativeFrom="paragraph">
                  <wp:posOffset>44447</wp:posOffset>
                </wp:positionV>
                <wp:extent cx="6377305" cy="1270"/>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7305" cy="1270"/>
                        </a:xfrm>
                        <a:custGeom>
                          <a:avLst/>
                          <a:gdLst/>
                          <a:ahLst/>
                          <a:cxnLst/>
                          <a:rect l="l" t="t" r="r" b="b"/>
                          <a:pathLst>
                            <a:path w="6377305">
                              <a:moveTo>
                                <a:pt x="0" y="0"/>
                              </a:moveTo>
                              <a:lnTo>
                                <a:pt x="6376885"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D225F9" id="Graphic 84" o:spid="_x0000_s1026" style="position:absolute;margin-left:47.7pt;margin-top:3.5pt;width:502.15pt;height:.1pt;z-index:-15709184;visibility:visible;mso-wrap-style:square;mso-wrap-distance-left:0;mso-wrap-distance-top:0;mso-wrap-distance-right:0;mso-wrap-distance-bottom:0;mso-position-horizontal:absolute;mso-position-horizontal-relative:page;mso-position-vertical:absolute;mso-position-vertical-relative:text;v-text-anchor:top" coordsize="6377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" path="m,l6376885,e" filled="f" strokeweight=".33019mm">
                <v:path arrowok="t"/>
                <w10:wrap type="topAndBottom" anchorx="page"/>
              </v:shape>
            </w:pict>
          </mc:Fallback>
        </mc:AlternateContent>
      </w:r>
    </w:p>
    <w:p w14:paraId="14D53C90" w14:textId="77777777" w:rsidR="007C5A61" w:rsidRDefault="007C5A61">
      <w:pPr>
        <w:pStyle w:val="BodyText"/>
        <w:rPr>
          <w:sz w:val="4"/>
        </w:rPr>
        <w:sectPr w:rsidR="007C5A61">
          <w:type w:val="continuous"/>
          <w:pgSz w:w="11910" w:h="16840"/>
          <w:pgMar w:top="400" w:right="0" w:bottom="1240" w:left="283" w:header="763" w:footer="1033" w:gutter="0"/>
          <w:cols w:space="720"/>
        </w:sectPr>
      </w:pPr>
    </w:p>
    <w:p w14:paraId="53812F96" w14:textId="77777777" w:rsidR="007C5A61" w:rsidRDefault="007C5A61">
      <w:pPr>
        <w:pStyle w:val="BodyText"/>
        <w:spacing w:before="33"/>
      </w:pPr>
    </w:p>
    <w:p w14:paraId="1E0B6E14" w14:textId="77777777" w:rsidR="007C5A61" w:rsidRDefault="00000000">
      <w:pPr>
        <w:pStyle w:val="Heading2"/>
        <w:tabs>
          <w:tab w:val="left" w:pos="1197"/>
        </w:tabs>
        <w:spacing w:before="1"/>
        <w:ind w:left="94" w:firstLine="0"/>
      </w:pPr>
      <w:r>
        <w:rPr>
          <w:rFonts w:ascii="Arial MT"/>
          <w:b w:val="0"/>
          <w:sz w:val="20"/>
        </w:rPr>
        <w:t>159</w:t>
      </w:r>
      <w:r>
        <w:rPr>
          <w:rFonts w:ascii="Arial MT"/>
          <w:b w:val="0"/>
          <w:spacing w:val="42"/>
          <w:sz w:val="20"/>
        </w:rPr>
        <w:t xml:space="preserve">  </w:t>
      </w:r>
      <w:r>
        <w:rPr>
          <w:spacing w:val="-5"/>
        </w:rPr>
        <w:t>3.3</w:t>
      </w:r>
      <w:r>
        <w:tab/>
      </w:r>
      <w:r>
        <w:rPr>
          <w:spacing w:val="-2"/>
        </w:rPr>
        <w:t>Severity-Stratified</w:t>
      </w:r>
      <w:r>
        <w:rPr>
          <w:spacing w:val="12"/>
        </w:rPr>
        <w:t xml:space="preserve"> </w:t>
      </w:r>
      <w:r>
        <w:rPr>
          <w:spacing w:val="-2"/>
        </w:rPr>
        <w:t>Performance</w:t>
      </w:r>
    </w:p>
    <w:p w14:paraId="378AADEA" w14:textId="77777777" w:rsidR="007C5A61" w:rsidRDefault="007C5A61">
      <w:pPr>
        <w:pStyle w:val="BodyText"/>
        <w:spacing w:before="23"/>
        <w:rPr>
          <w:rFonts w:ascii="Arial"/>
          <w:b/>
          <w:sz w:val="20"/>
        </w:rPr>
      </w:pPr>
    </w:p>
    <w:p w14:paraId="5E3EA9C5" w14:textId="77777777" w:rsidR="007C5A61" w:rsidRDefault="007C5A61">
      <w:pPr>
        <w:pStyle w:val="BodyText"/>
        <w:rPr>
          <w:rFonts w:ascii="Arial"/>
          <w:b/>
          <w:sz w:val="20"/>
        </w:rPr>
        <w:sectPr w:rsidR="007C5A61">
          <w:pgSz w:w="11910" w:h="16840"/>
          <w:pgMar w:top="1160" w:right="0" w:bottom="1220" w:left="283" w:header="763" w:footer="1033" w:gutter="0"/>
          <w:cols w:space="720"/>
        </w:sectPr>
      </w:pPr>
    </w:p>
    <w:p w14:paraId="2503DA83" w14:textId="77777777" w:rsidR="007C5A61" w:rsidRDefault="00000000">
      <w:pPr>
        <w:spacing w:before="133"/>
        <w:ind w:left="94"/>
        <w:rPr>
          <w:rFonts w:ascii="Arial MT"/>
          <w:sz w:val="20"/>
        </w:rPr>
      </w:pPr>
      <w:r>
        <w:rPr>
          <w:rFonts w:ascii="Arial MT"/>
          <w:spacing w:val="-5"/>
          <w:sz w:val="20"/>
        </w:rPr>
        <w:t>160</w:t>
      </w:r>
    </w:p>
    <w:p w14:paraId="1FE2954E" w14:textId="77777777" w:rsidR="007C5A61" w:rsidRDefault="00000000">
      <w:pPr>
        <w:spacing w:before="10"/>
        <w:ind w:left="94"/>
        <w:rPr>
          <w:rFonts w:ascii="Arial MT"/>
          <w:sz w:val="20"/>
        </w:rPr>
      </w:pPr>
      <w:r>
        <w:rPr>
          <w:rFonts w:ascii="Arial MT"/>
          <w:spacing w:val="-5"/>
          <w:sz w:val="20"/>
        </w:rPr>
        <w:t>161</w:t>
      </w:r>
    </w:p>
    <w:p w14:paraId="52869046" w14:textId="77777777" w:rsidR="007C5A61" w:rsidRDefault="00000000">
      <w:pPr>
        <w:spacing w:before="9"/>
        <w:ind w:left="94"/>
        <w:rPr>
          <w:rFonts w:ascii="Arial MT"/>
          <w:sz w:val="20"/>
        </w:rPr>
      </w:pPr>
      <w:r>
        <w:rPr>
          <w:rFonts w:ascii="Arial MT"/>
          <w:spacing w:val="-5"/>
          <w:sz w:val="20"/>
        </w:rPr>
        <w:t>162</w:t>
      </w:r>
    </w:p>
    <w:p w14:paraId="0F59BD73" w14:textId="77777777" w:rsidR="007C5A61" w:rsidRDefault="00000000">
      <w:pPr>
        <w:spacing w:before="9"/>
        <w:ind w:left="94"/>
        <w:rPr>
          <w:rFonts w:ascii="Arial MT"/>
          <w:sz w:val="20"/>
        </w:rPr>
      </w:pPr>
      <w:r>
        <w:rPr>
          <w:rFonts w:ascii="Arial MT"/>
          <w:spacing w:val="-5"/>
          <w:sz w:val="20"/>
        </w:rPr>
        <w:t>163</w:t>
      </w:r>
    </w:p>
    <w:p w14:paraId="00C5AD76" w14:textId="77777777" w:rsidR="007C5A61" w:rsidRDefault="00000000">
      <w:pPr>
        <w:spacing w:before="9"/>
        <w:ind w:left="94"/>
        <w:rPr>
          <w:rFonts w:ascii="Arial MT"/>
          <w:sz w:val="20"/>
        </w:rPr>
      </w:pPr>
      <w:r>
        <w:rPr>
          <w:rFonts w:ascii="Arial MT"/>
          <w:spacing w:val="-5"/>
          <w:sz w:val="20"/>
        </w:rPr>
        <w:t>164</w:t>
      </w:r>
    </w:p>
    <w:p w14:paraId="3A9C42B0" w14:textId="77777777" w:rsidR="007C5A61" w:rsidRDefault="00000000">
      <w:pPr>
        <w:spacing w:before="9"/>
        <w:ind w:left="94"/>
        <w:rPr>
          <w:rFonts w:ascii="Arial MT"/>
          <w:sz w:val="20"/>
        </w:rPr>
      </w:pPr>
      <w:r>
        <w:rPr>
          <w:rFonts w:ascii="Arial MT"/>
          <w:spacing w:val="-5"/>
          <w:sz w:val="20"/>
        </w:rPr>
        <w:t>165</w:t>
      </w:r>
    </w:p>
    <w:p w14:paraId="17B723F8" w14:textId="77777777" w:rsidR="007C5A61" w:rsidRDefault="00000000">
      <w:pPr>
        <w:pStyle w:val="BodyText"/>
        <w:spacing w:before="126" w:line="208" w:lineRule="auto"/>
        <w:ind w:left="94" w:right="952" w:firstLine="170"/>
        <w:jc w:val="both"/>
      </w:pPr>
      <w:r>
        <w:br w:type="column"/>
      </w:r>
      <w:r>
        <w:t>Table</w:t>
      </w:r>
      <w:r>
        <w:rPr>
          <w:spacing w:val="-7"/>
        </w:rPr>
        <w:t xml:space="preserve"> </w:t>
      </w:r>
      <w:r>
        <w:t>2</w:t>
      </w:r>
      <w:r>
        <w:rPr>
          <w:spacing w:val="-7"/>
        </w:rPr>
        <w:t xml:space="preserve"> </w:t>
      </w:r>
      <w:r>
        <w:t>presents</w:t>
      </w:r>
      <w:r>
        <w:rPr>
          <w:spacing w:val="-6"/>
        </w:rPr>
        <w:t xml:space="preserve"> </w:t>
      </w:r>
      <w:r>
        <w:t>admission</w:t>
      </w:r>
      <w:r>
        <w:rPr>
          <w:spacing w:val="-7"/>
        </w:rPr>
        <w:t xml:space="preserve"> </w:t>
      </w:r>
      <w:r>
        <w:t>prediction</w:t>
      </w:r>
      <w:r>
        <w:rPr>
          <w:spacing w:val="-7"/>
        </w:rPr>
        <w:t xml:space="preserve"> </w:t>
      </w:r>
      <w:r>
        <w:t>performance</w:t>
      </w:r>
      <w:r>
        <w:rPr>
          <w:spacing w:val="-7"/>
        </w:rPr>
        <w:t xml:space="preserve"> </w:t>
      </w:r>
      <w:r>
        <w:t>stratified</w:t>
      </w:r>
      <w:r>
        <w:rPr>
          <w:spacing w:val="-7"/>
        </w:rPr>
        <w:t xml:space="preserve"> </w:t>
      </w:r>
      <w:r>
        <w:t>by</w:t>
      </w:r>
      <w:r>
        <w:rPr>
          <w:spacing w:val="-6"/>
        </w:rPr>
        <w:t xml:space="preserve"> </w:t>
      </w:r>
      <w:r>
        <w:t>Emergency</w:t>
      </w:r>
      <w:r>
        <w:rPr>
          <w:spacing w:val="-7"/>
        </w:rPr>
        <w:t xml:space="preserve"> </w:t>
      </w:r>
      <w:r>
        <w:t>Severity</w:t>
      </w:r>
      <w:r>
        <w:rPr>
          <w:spacing w:val="-7"/>
        </w:rPr>
        <w:t xml:space="preserve"> </w:t>
      </w:r>
      <w:r>
        <w:t>Index</w:t>
      </w:r>
      <w:r>
        <w:rPr>
          <w:spacing w:val="-7"/>
        </w:rPr>
        <w:t xml:space="preserve"> </w:t>
      </w:r>
      <w:r>
        <w:t>(ESI)</w:t>
      </w:r>
      <w:r>
        <w:rPr>
          <w:spacing w:val="-6"/>
        </w:rPr>
        <w:t xml:space="preserve"> </w:t>
      </w:r>
      <w:r>
        <w:t xml:space="preserve">level. </w:t>
      </w:r>
      <w:r>
        <w:rPr>
          <w:spacing w:val="-2"/>
        </w:rPr>
        <w:t>Critically,</w:t>
      </w:r>
      <w:r>
        <w:rPr>
          <w:spacing w:val="-3"/>
        </w:rPr>
        <w:t xml:space="preserve"> </w:t>
      </w:r>
      <w:r>
        <w:rPr>
          <w:spacing w:val="-2"/>
        </w:rPr>
        <w:t>sensitivity</w:t>
      </w:r>
      <w:r>
        <w:rPr>
          <w:spacing w:val="-6"/>
        </w:rPr>
        <w:t xml:space="preserve"> </w:t>
      </w:r>
      <w:r>
        <w:rPr>
          <w:spacing w:val="-2"/>
        </w:rPr>
        <w:t>reaches</w:t>
      </w:r>
      <w:r>
        <w:rPr>
          <w:spacing w:val="-6"/>
        </w:rPr>
        <w:t xml:space="preserve"> </w:t>
      </w:r>
      <w:r>
        <w:rPr>
          <w:spacing w:val="-2"/>
        </w:rPr>
        <w:t>98.2%</w:t>
      </w:r>
      <w:r>
        <w:rPr>
          <w:spacing w:val="-6"/>
        </w:rPr>
        <w:t xml:space="preserve"> </w:t>
      </w:r>
      <w:r>
        <w:rPr>
          <w:spacing w:val="-2"/>
        </w:rPr>
        <w:t>for</w:t>
      </w:r>
      <w:r>
        <w:rPr>
          <w:spacing w:val="-6"/>
        </w:rPr>
        <w:t xml:space="preserve"> </w:t>
      </w:r>
      <w:r>
        <w:rPr>
          <w:spacing w:val="-2"/>
        </w:rPr>
        <w:t>ESI</w:t>
      </w:r>
      <w:r>
        <w:rPr>
          <w:spacing w:val="-6"/>
        </w:rPr>
        <w:t xml:space="preserve"> </w:t>
      </w:r>
      <w:r>
        <w:rPr>
          <w:spacing w:val="-2"/>
        </w:rPr>
        <w:t>Level</w:t>
      </w:r>
      <w:r>
        <w:rPr>
          <w:spacing w:val="-6"/>
        </w:rPr>
        <w:t xml:space="preserve"> </w:t>
      </w:r>
      <w:r>
        <w:rPr>
          <w:spacing w:val="-2"/>
        </w:rPr>
        <w:t>1</w:t>
      </w:r>
      <w:r>
        <w:rPr>
          <w:spacing w:val="-6"/>
        </w:rPr>
        <w:t xml:space="preserve"> </w:t>
      </w:r>
      <w:r>
        <w:rPr>
          <w:spacing w:val="-2"/>
        </w:rPr>
        <w:t>(resuscitation)</w:t>
      </w:r>
      <w:r>
        <w:rPr>
          <w:spacing w:val="-6"/>
        </w:rPr>
        <w:t xml:space="preserve"> </w:t>
      </w:r>
      <w:r>
        <w:rPr>
          <w:spacing w:val="-2"/>
        </w:rPr>
        <w:t>and</w:t>
      </w:r>
      <w:r>
        <w:rPr>
          <w:spacing w:val="-6"/>
        </w:rPr>
        <w:t xml:space="preserve"> </w:t>
      </w:r>
      <w:r>
        <w:rPr>
          <w:spacing w:val="-2"/>
        </w:rPr>
        <w:t>99.7%</w:t>
      </w:r>
      <w:r>
        <w:rPr>
          <w:spacing w:val="-6"/>
        </w:rPr>
        <w:t xml:space="preserve"> </w:t>
      </w:r>
      <w:r>
        <w:rPr>
          <w:spacing w:val="-2"/>
        </w:rPr>
        <w:t>for</w:t>
      </w:r>
      <w:r>
        <w:rPr>
          <w:spacing w:val="-6"/>
        </w:rPr>
        <w:t xml:space="preserve"> </w:t>
      </w:r>
      <w:r>
        <w:rPr>
          <w:spacing w:val="-2"/>
        </w:rPr>
        <w:t>ESI</w:t>
      </w:r>
      <w:r>
        <w:rPr>
          <w:spacing w:val="-6"/>
        </w:rPr>
        <w:t xml:space="preserve"> </w:t>
      </w:r>
      <w:r>
        <w:rPr>
          <w:spacing w:val="-2"/>
        </w:rPr>
        <w:t>Level</w:t>
      </w:r>
      <w:r>
        <w:rPr>
          <w:spacing w:val="-6"/>
        </w:rPr>
        <w:t xml:space="preserve"> </w:t>
      </w:r>
      <w:r>
        <w:rPr>
          <w:spacing w:val="-2"/>
        </w:rPr>
        <w:t>2</w:t>
      </w:r>
      <w:r>
        <w:rPr>
          <w:spacing w:val="-6"/>
        </w:rPr>
        <w:t xml:space="preserve"> </w:t>
      </w:r>
      <w:r>
        <w:rPr>
          <w:spacing w:val="-2"/>
        </w:rPr>
        <w:t xml:space="preserve">(emergent)- </w:t>
      </w:r>
      <w:r>
        <w:t>meaning</w:t>
      </w:r>
      <w:r>
        <w:rPr>
          <w:spacing w:val="-2"/>
        </w:rPr>
        <w:t xml:space="preserve"> </w:t>
      </w:r>
      <w:r>
        <w:t>the</w:t>
      </w:r>
      <w:r>
        <w:rPr>
          <w:spacing w:val="-3"/>
        </w:rPr>
        <w:t xml:space="preserve"> </w:t>
      </w:r>
      <w:r>
        <w:t>model</w:t>
      </w:r>
      <w:r>
        <w:rPr>
          <w:spacing w:val="-2"/>
        </w:rPr>
        <w:t xml:space="preserve"> </w:t>
      </w:r>
      <w:r>
        <w:t>correctly</w:t>
      </w:r>
      <w:r>
        <w:rPr>
          <w:spacing w:val="-2"/>
        </w:rPr>
        <w:t xml:space="preserve"> </w:t>
      </w:r>
      <w:r>
        <w:t>identifies</w:t>
      </w:r>
      <w:r>
        <w:rPr>
          <w:spacing w:val="-2"/>
        </w:rPr>
        <w:t xml:space="preserve"> </w:t>
      </w:r>
      <w:r>
        <w:t>nearly</w:t>
      </w:r>
      <w:r>
        <w:rPr>
          <w:spacing w:val="-3"/>
        </w:rPr>
        <w:t xml:space="preserve"> </w:t>
      </w:r>
      <w:r>
        <w:t>all</w:t>
      </w:r>
      <w:r>
        <w:rPr>
          <w:spacing w:val="-2"/>
        </w:rPr>
        <w:t xml:space="preserve"> </w:t>
      </w:r>
      <w:r>
        <w:t>critically</w:t>
      </w:r>
      <w:r>
        <w:rPr>
          <w:spacing w:val="-2"/>
        </w:rPr>
        <w:t xml:space="preserve"> </w:t>
      </w:r>
      <w:r>
        <w:t>ill</w:t>
      </w:r>
      <w:r>
        <w:rPr>
          <w:spacing w:val="-3"/>
        </w:rPr>
        <w:t xml:space="preserve"> </w:t>
      </w:r>
      <w:r>
        <w:t>patients</w:t>
      </w:r>
      <w:r>
        <w:rPr>
          <w:spacing w:val="-2"/>
        </w:rPr>
        <w:t xml:space="preserve"> </w:t>
      </w:r>
      <w:r>
        <w:t>who</w:t>
      </w:r>
      <w:r>
        <w:rPr>
          <w:spacing w:val="-2"/>
        </w:rPr>
        <w:t xml:space="preserve"> </w:t>
      </w:r>
      <w:r>
        <w:t>require</w:t>
      </w:r>
      <w:r>
        <w:rPr>
          <w:spacing w:val="-2"/>
        </w:rPr>
        <w:t xml:space="preserve"> </w:t>
      </w:r>
      <w:r>
        <w:t>admission. For</w:t>
      </w:r>
      <w:r>
        <w:rPr>
          <w:spacing w:val="-2"/>
        </w:rPr>
        <w:t xml:space="preserve"> </w:t>
      </w:r>
      <w:r>
        <w:t xml:space="preserve">lower- </w:t>
      </w:r>
      <w:r>
        <w:rPr>
          <w:spacing w:val="-2"/>
        </w:rPr>
        <w:t>acuity</w:t>
      </w:r>
      <w:r>
        <w:rPr>
          <w:spacing w:val="-5"/>
        </w:rPr>
        <w:t xml:space="preserve"> </w:t>
      </w:r>
      <w:r>
        <w:rPr>
          <w:spacing w:val="-2"/>
        </w:rPr>
        <w:t>patients</w:t>
      </w:r>
      <w:r>
        <w:rPr>
          <w:spacing w:val="-4"/>
        </w:rPr>
        <w:t xml:space="preserve"> </w:t>
      </w:r>
      <w:r>
        <w:rPr>
          <w:spacing w:val="-2"/>
        </w:rPr>
        <w:t>(ESI</w:t>
      </w:r>
      <w:r>
        <w:rPr>
          <w:spacing w:val="-5"/>
        </w:rPr>
        <w:t xml:space="preserve"> </w:t>
      </w:r>
      <w:r>
        <w:rPr>
          <w:spacing w:val="-2"/>
        </w:rPr>
        <w:t>Level</w:t>
      </w:r>
      <w:r>
        <w:rPr>
          <w:spacing w:val="-5"/>
        </w:rPr>
        <w:t xml:space="preserve"> </w:t>
      </w:r>
      <w:r>
        <w:rPr>
          <w:spacing w:val="-2"/>
        </w:rPr>
        <w:t>4), specificity</w:t>
      </w:r>
      <w:r>
        <w:rPr>
          <w:spacing w:val="-5"/>
        </w:rPr>
        <w:t xml:space="preserve"> </w:t>
      </w:r>
      <w:r>
        <w:rPr>
          <w:spacing w:val="-2"/>
        </w:rPr>
        <w:t>reaches</w:t>
      </w:r>
      <w:r>
        <w:rPr>
          <w:spacing w:val="-5"/>
        </w:rPr>
        <w:t xml:space="preserve"> </w:t>
      </w:r>
      <w:r>
        <w:rPr>
          <w:spacing w:val="-2"/>
        </w:rPr>
        <w:t>96.3%, meaning</w:t>
      </w:r>
      <w:r>
        <w:rPr>
          <w:spacing w:val="-5"/>
        </w:rPr>
        <w:t xml:space="preserve"> </w:t>
      </w:r>
      <w:r>
        <w:rPr>
          <w:spacing w:val="-2"/>
        </w:rPr>
        <w:t>the</w:t>
      </w:r>
      <w:r>
        <w:rPr>
          <w:spacing w:val="-5"/>
        </w:rPr>
        <w:t xml:space="preserve"> </w:t>
      </w:r>
      <w:r>
        <w:rPr>
          <w:spacing w:val="-2"/>
        </w:rPr>
        <w:t>model</w:t>
      </w:r>
      <w:r>
        <w:rPr>
          <w:spacing w:val="-5"/>
        </w:rPr>
        <w:t xml:space="preserve"> </w:t>
      </w:r>
      <w:r>
        <w:rPr>
          <w:spacing w:val="-2"/>
        </w:rPr>
        <w:t>rarely</w:t>
      </w:r>
      <w:r>
        <w:rPr>
          <w:spacing w:val="-4"/>
        </w:rPr>
        <w:t xml:space="preserve"> </w:t>
      </w:r>
      <w:r>
        <w:rPr>
          <w:spacing w:val="-2"/>
        </w:rPr>
        <w:t>recommends</w:t>
      </w:r>
      <w:r>
        <w:rPr>
          <w:spacing w:val="-5"/>
        </w:rPr>
        <w:t xml:space="preserve"> </w:t>
      </w:r>
      <w:r>
        <w:rPr>
          <w:spacing w:val="-2"/>
        </w:rPr>
        <w:t xml:space="preserve">admission </w:t>
      </w:r>
      <w:r>
        <w:t>for patients who can be safely discharged. This gradient-highest sensitivity where clinical consequences of under-prediction are most severe-supports the model’s clinical utility.</w:t>
      </w:r>
    </w:p>
    <w:p w14:paraId="67EBB1B7" w14:textId="77777777" w:rsidR="007C5A61" w:rsidRDefault="007C5A61">
      <w:pPr>
        <w:pStyle w:val="BodyText"/>
        <w:spacing w:line="208" w:lineRule="auto"/>
        <w:jc w:val="both"/>
        <w:sectPr w:rsidR="007C5A61">
          <w:type w:val="continuous"/>
          <w:pgSz w:w="11910" w:h="16840"/>
          <w:pgMar w:top="400" w:right="0" w:bottom="1240" w:left="283" w:header="763" w:footer="1033" w:gutter="0"/>
          <w:cols w:num="2" w:space="720" w:equalWidth="0">
            <w:col w:w="467" w:space="65"/>
            <w:col w:w="11095"/>
          </w:cols>
        </w:sectPr>
      </w:pPr>
    </w:p>
    <w:p w14:paraId="580DA467" w14:textId="77777777" w:rsidR="007C5A61" w:rsidRDefault="007C5A61">
      <w:pPr>
        <w:pStyle w:val="BodyText"/>
      </w:pPr>
    </w:p>
    <w:p w14:paraId="1E68E4FA" w14:textId="77777777" w:rsidR="007C5A61" w:rsidRDefault="007C5A61">
      <w:pPr>
        <w:pStyle w:val="BodyText"/>
        <w:spacing w:before="195"/>
      </w:pPr>
    </w:p>
    <w:p w14:paraId="39251154" w14:textId="77777777" w:rsidR="007C5A61" w:rsidRDefault="00000000">
      <w:pPr>
        <w:pStyle w:val="BodyText"/>
        <w:tabs>
          <w:tab w:val="left" w:pos="10003"/>
        </w:tabs>
        <w:spacing w:after="44"/>
        <w:ind w:left="625"/>
      </w:pPr>
      <w:r>
        <w:rPr>
          <w:b/>
        </w:rPr>
        <w:t>Table</w:t>
      </w:r>
      <w:r>
        <w:rPr>
          <w:b/>
          <w:spacing w:val="-14"/>
        </w:rPr>
        <w:t xml:space="preserve"> </w:t>
      </w:r>
      <w:r>
        <w:rPr>
          <w:b/>
          <w:u w:val="single"/>
        </w:rPr>
        <w:t>3.</w:t>
      </w:r>
      <w:r>
        <w:rPr>
          <w:b/>
          <w:spacing w:val="34"/>
          <w:u w:val="single"/>
        </w:rPr>
        <w:t xml:space="preserve"> </w:t>
      </w:r>
      <w:r>
        <w:rPr>
          <w:u w:val="single"/>
        </w:rPr>
        <w:t>Admission</w:t>
      </w:r>
      <w:r>
        <w:rPr>
          <w:spacing w:val="-13"/>
          <w:u w:val="single"/>
        </w:rPr>
        <w:t xml:space="preserve"> </w:t>
      </w:r>
      <w:r>
        <w:rPr>
          <w:u w:val="single"/>
        </w:rPr>
        <w:t>Prediction</w:t>
      </w:r>
      <w:r>
        <w:rPr>
          <w:spacing w:val="-14"/>
          <w:u w:val="single"/>
        </w:rPr>
        <w:t xml:space="preserve"> </w:t>
      </w:r>
      <w:r>
        <w:rPr>
          <w:u w:val="single"/>
        </w:rPr>
        <w:t>Performance</w:t>
      </w:r>
      <w:r>
        <w:rPr>
          <w:spacing w:val="-13"/>
          <w:u w:val="single"/>
        </w:rPr>
        <w:t xml:space="preserve"> </w:t>
      </w:r>
      <w:r>
        <w:rPr>
          <w:u w:val="single"/>
        </w:rPr>
        <w:t>Stratified</w:t>
      </w:r>
      <w:r>
        <w:rPr>
          <w:spacing w:val="-13"/>
          <w:u w:val="single"/>
        </w:rPr>
        <w:t xml:space="preserve"> </w:t>
      </w:r>
      <w:r>
        <w:rPr>
          <w:u w:val="single"/>
        </w:rPr>
        <w:t>by</w:t>
      </w:r>
      <w:r>
        <w:rPr>
          <w:spacing w:val="-14"/>
          <w:u w:val="single"/>
        </w:rPr>
        <w:t xml:space="preserve"> </w:t>
      </w:r>
      <w:r>
        <w:rPr>
          <w:u w:val="single"/>
        </w:rPr>
        <w:t>Emergency</w:t>
      </w:r>
      <w:r>
        <w:rPr>
          <w:spacing w:val="-13"/>
          <w:u w:val="single"/>
        </w:rPr>
        <w:t xml:space="preserve"> </w:t>
      </w:r>
      <w:r>
        <w:rPr>
          <w:u w:val="single"/>
        </w:rPr>
        <w:t>Severity</w:t>
      </w:r>
      <w:r>
        <w:rPr>
          <w:spacing w:val="-13"/>
          <w:u w:val="single"/>
        </w:rPr>
        <w:t xml:space="preserve"> </w:t>
      </w:r>
      <w:r>
        <w:rPr>
          <w:u w:val="single"/>
        </w:rPr>
        <w:t>Index</w:t>
      </w:r>
      <w:r>
        <w:rPr>
          <w:spacing w:val="-14"/>
          <w:u w:val="single"/>
        </w:rPr>
        <w:t xml:space="preserve"> </w:t>
      </w:r>
      <w:r>
        <w:rPr>
          <w:spacing w:val="-2"/>
          <w:u w:val="single"/>
        </w:rPr>
        <w:t>Level</w:t>
      </w:r>
      <w:r>
        <w:rPr>
          <w:u w:val="single"/>
        </w:rPr>
        <w:tab/>
      </w:r>
    </w:p>
    <w:tbl>
      <w:tblPr>
        <w:tblW w:w="0" w:type="auto"/>
        <w:tblInd w:w="1297" w:type="dxa"/>
        <w:tblLayout w:type="fixed"/>
        <w:tblCellMar>
          <w:left w:w="0" w:type="dxa"/>
          <w:right w:w="0" w:type="dxa"/>
        </w:tblCellMar>
        <w:tblLook w:val="01E0" w:firstRow="1" w:lastRow="1" w:firstColumn="1" w:lastColumn="1" w:noHBand="0" w:noVBand="0"/>
      </w:tblPr>
      <w:tblGrid>
        <w:gridCol w:w="1114"/>
        <w:gridCol w:w="1150"/>
        <w:gridCol w:w="772"/>
        <w:gridCol w:w="1294"/>
        <w:gridCol w:w="1283"/>
        <w:gridCol w:w="3099"/>
      </w:tblGrid>
      <w:tr w:rsidR="007C5A61" w14:paraId="4000101C" w14:textId="77777777">
        <w:trPr>
          <w:trHeight w:val="340"/>
        </w:trPr>
        <w:tc>
          <w:tcPr>
            <w:tcW w:w="1114" w:type="dxa"/>
            <w:tcBorders>
              <w:bottom w:val="single" w:sz="6" w:space="0" w:color="000000"/>
            </w:tcBorders>
          </w:tcPr>
          <w:p w14:paraId="5E169A6E" w14:textId="77777777" w:rsidR="007C5A61" w:rsidRDefault="00000000">
            <w:pPr>
              <w:pStyle w:val="TableParagraph"/>
              <w:spacing w:before="5" w:line="240" w:lineRule="auto"/>
              <w:rPr>
                <w:b/>
                <w:sz w:val="24"/>
              </w:rPr>
            </w:pPr>
            <w:r>
              <w:rPr>
                <w:b/>
                <w:sz w:val="24"/>
              </w:rPr>
              <w:t>ESI</w:t>
            </w:r>
            <w:r>
              <w:rPr>
                <w:b/>
                <w:spacing w:val="-5"/>
                <w:sz w:val="24"/>
              </w:rPr>
              <w:t xml:space="preserve"> </w:t>
            </w:r>
            <w:r>
              <w:rPr>
                <w:b/>
                <w:spacing w:val="-2"/>
                <w:sz w:val="24"/>
              </w:rPr>
              <w:t>Level</w:t>
            </w:r>
          </w:p>
        </w:tc>
        <w:tc>
          <w:tcPr>
            <w:tcW w:w="1150" w:type="dxa"/>
            <w:tcBorders>
              <w:bottom w:val="single" w:sz="6" w:space="0" w:color="000000"/>
            </w:tcBorders>
          </w:tcPr>
          <w:p w14:paraId="242F62C7" w14:textId="77777777" w:rsidR="007C5A61" w:rsidRDefault="00000000">
            <w:pPr>
              <w:pStyle w:val="TableParagraph"/>
              <w:spacing w:before="5" w:line="240" w:lineRule="auto"/>
              <w:jc w:val="center"/>
              <w:rPr>
                <w:b/>
                <w:sz w:val="24"/>
              </w:rPr>
            </w:pPr>
            <w:r>
              <w:rPr>
                <w:b/>
                <w:spacing w:val="-2"/>
                <w:sz w:val="24"/>
              </w:rPr>
              <w:t>Severity</w:t>
            </w:r>
          </w:p>
        </w:tc>
        <w:tc>
          <w:tcPr>
            <w:tcW w:w="772" w:type="dxa"/>
            <w:tcBorders>
              <w:bottom w:val="single" w:sz="6" w:space="0" w:color="000000"/>
            </w:tcBorders>
          </w:tcPr>
          <w:p w14:paraId="48ED2696" w14:textId="77777777" w:rsidR="007C5A61" w:rsidRDefault="00000000">
            <w:pPr>
              <w:pStyle w:val="TableParagraph"/>
              <w:spacing w:before="5" w:line="240" w:lineRule="auto"/>
              <w:jc w:val="center"/>
              <w:rPr>
                <w:b/>
                <w:sz w:val="24"/>
              </w:rPr>
            </w:pPr>
            <w:r>
              <w:rPr>
                <w:b/>
                <w:spacing w:val="-10"/>
                <w:sz w:val="24"/>
              </w:rPr>
              <w:t>N</w:t>
            </w:r>
          </w:p>
        </w:tc>
        <w:tc>
          <w:tcPr>
            <w:tcW w:w="1294" w:type="dxa"/>
            <w:tcBorders>
              <w:bottom w:val="single" w:sz="6" w:space="0" w:color="000000"/>
            </w:tcBorders>
          </w:tcPr>
          <w:p w14:paraId="4CEE2E78" w14:textId="77777777" w:rsidR="007C5A61" w:rsidRDefault="00000000">
            <w:pPr>
              <w:pStyle w:val="TableParagraph"/>
              <w:spacing w:before="5" w:line="240" w:lineRule="auto"/>
              <w:ind w:left="1"/>
              <w:jc w:val="center"/>
              <w:rPr>
                <w:b/>
                <w:sz w:val="24"/>
              </w:rPr>
            </w:pPr>
            <w:r>
              <w:rPr>
                <w:b/>
                <w:spacing w:val="-2"/>
                <w:sz w:val="24"/>
              </w:rPr>
              <w:t>Sensitivity</w:t>
            </w:r>
          </w:p>
        </w:tc>
        <w:tc>
          <w:tcPr>
            <w:tcW w:w="1283" w:type="dxa"/>
            <w:tcBorders>
              <w:bottom w:val="single" w:sz="6" w:space="0" w:color="000000"/>
            </w:tcBorders>
          </w:tcPr>
          <w:p w14:paraId="68799399" w14:textId="77777777" w:rsidR="007C5A61" w:rsidRDefault="00000000">
            <w:pPr>
              <w:pStyle w:val="TableParagraph"/>
              <w:spacing w:before="5" w:line="240" w:lineRule="auto"/>
              <w:ind w:left="2"/>
              <w:jc w:val="center"/>
              <w:rPr>
                <w:b/>
                <w:sz w:val="24"/>
              </w:rPr>
            </w:pPr>
            <w:r>
              <w:rPr>
                <w:b/>
                <w:spacing w:val="-2"/>
                <w:sz w:val="24"/>
              </w:rPr>
              <w:t>Specificity</w:t>
            </w:r>
          </w:p>
        </w:tc>
        <w:tc>
          <w:tcPr>
            <w:tcW w:w="3099" w:type="dxa"/>
            <w:tcBorders>
              <w:bottom w:val="single" w:sz="6" w:space="0" w:color="000000"/>
            </w:tcBorders>
          </w:tcPr>
          <w:p w14:paraId="1B2044E7" w14:textId="77777777" w:rsidR="007C5A61" w:rsidRDefault="00000000">
            <w:pPr>
              <w:pStyle w:val="TableParagraph"/>
              <w:spacing w:before="5" w:line="240" w:lineRule="auto"/>
              <w:ind w:left="4"/>
              <w:jc w:val="center"/>
              <w:rPr>
                <w:b/>
                <w:sz w:val="24"/>
              </w:rPr>
            </w:pPr>
            <w:r>
              <w:rPr>
                <w:b/>
                <w:sz w:val="24"/>
              </w:rPr>
              <w:t>Area</w:t>
            </w:r>
            <w:r>
              <w:rPr>
                <w:b/>
                <w:spacing w:val="-10"/>
                <w:sz w:val="24"/>
              </w:rPr>
              <w:t xml:space="preserve"> </w:t>
            </w:r>
            <w:r>
              <w:rPr>
                <w:b/>
                <w:sz w:val="24"/>
              </w:rPr>
              <w:t>Under</w:t>
            </w:r>
            <w:r>
              <w:rPr>
                <w:b/>
                <w:spacing w:val="-10"/>
                <w:sz w:val="24"/>
              </w:rPr>
              <w:t xml:space="preserve"> </w:t>
            </w:r>
            <w:r>
              <w:rPr>
                <w:b/>
                <w:sz w:val="24"/>
              </w:rPr>
              <w:t>the</w:t>
            </w:r>
            <w:r>
              <w:rPr>
                <w:b/>
                <w:spacing w:val="-9"/>
                <w:sz w:val="24"/>
              </w:rPr>
              <w:t xml:space="preserve"> </w:t>
            </w:r>
            <w:r>
              <w:rPr>
                <w:b/>
                <w:sz w:val="24"/>
              </w:rPr>
              <w:t>ROC</w:t>
            </w:r>
            <w:r>
              <w:rPr>
                <w:b/>
                <w:spacing w:val="-10"/>
                <w:sz w:val="24"/>
              </w:rPr>
              <w:t xml:space="preserve"> </w:t>
            </w:r>
            <w:r>
              <w:rPr>
                <w:b/>
                <w:spacing w:val="-2"/>
                <w:sz w:val="24"/>
              </w:rPr>
              <w:t>Curve</w:t>
            </w:r>
          </w:p>
        </w:tc>
      </w:tr>
      <w:tr w:rsidR="007C5A61" w14:paraId="68DF4190" w14:textId="77777777">
        <w:trPr>
          <w:trHeight w:val="275"/>
        </w:trPr>
        <w:tc>
          <w:tcPr>
            <w:tcW w:w="1114" w:type="dxa"/>
            <w:tcBorders>
              <w:top w:val="single" w:sz="6" w:space="0" w:color="000000"/>
            </w:tcBorders>
          </w:tcPr>
          <w:p w14:paraId="5D76D2DE" w14:textId="77777777" w:rsidR="007C5A61" w:rsidRDefault="00000000">
            <w:pPr>
              <w:pStyle w:val="TableParagraph"/>
              <w:spacing w:before="8" w:line="247" w:lineRule="exact"/>
              <w:rPr>
                <w:sz w:val="24"/>
              </w:rPr>
            </w:pPr>
            <w:r>
              <w:rPr>
                <w:spacing w:val="-10"/>
                <w:sz w:val="24"/>
              </w:rPr>
              <w:t>1</w:t>
            </w:r>
          </w:p>
        </w:tc>
        <w:tc>
          <w:tcPr>
            <w:tcW w:w="1150" w:type="dxa"/>
            <w:tcBorders>
              <w:top w:val="single" w:sz="6" w:space="0" w:color="000000"/>
            </w:tcBorders>
          </w:tcPr>
          <w:p w14:paraId="3284808A" w14:textId="77777777" w:rsidR="007C5A61" w:rsidRDefault="00000000">
            <w:pPr>
              <w:pStyle w:val="TableParagraph"/>
              <w:spacing w:before="8" w:line="247" w:lineRule="exact"/>
              <w:jc w:val="center"/>
              <w:rPr>
                <w:sz w:val="24"/>
              </w:rPr>
            </w:pPr>
            <w:r>
              <w:rPr>
                <w:spacing w:val="-2"/>
                <w:sz w:val="24"/>
              </w:rPr>
              <w:t>Critical</w:t>
            </w:r>
          </w:p>
        </w:tc>
        <w:tc>
          <w:tcPr>
            <w:tcW w:w="772" w:type="dxa"/>
            <w:tcBorders>
              <w:top w:val="single" w:sz="6" w:space="0" w:color="000000"/>
            </w:tcBorders>
          </w:tcPr>
          <w:p w14:paraId="20440B92" w14:textId="77777777" w:rsidR="007C5A61" w:rsidRDefault="00000000">
            <w:pPr>
              <w:pStyle w:val="TableParagraph"/>
              <w:spacing w:before="8" w:line="247" w:lineRule="exact"/>
              <w:jc w:val="center"/>
              <w:rPr>
                <w:sz w:val="24"/>
              </w:rPr>
            </w:pPr>
            <w:r>
              <w:rPr>
                <w:spacing w:val="-5"/>
                <w:sz w:val="24"/>
              </w:rPr>
              <w:t>95</w:t>
            </w:r>
          </w:p>
        </w:tc>
        <w:tc>
          <w:tcPr>
            <w:tcW w:w="1294" w:type="dxa"/>
            <w:tcBorders>
              <w:top w:val="single" w:sz="6" w:space="0" w:color="000000"/>
            </w:tcBorders>
          </w:tcPr>
          <w:p w14:paraId="6D7CA6EB" w14:textId="77777777" w:rsidR="007C5A61" w:rsidRDefault="00000000">
            <w:pPr>
              <w:pStyle w:val="TableParagraph"/>
              <w:spacing w:before="8" w:line="247" w:lineRule="exact"/>
              <w:ind w:left="1"/>
              <w:jc w:val="center"/>
              <w:rPr>
                <w:sz w:val="24"/>
              </w:rPr>
            </w:pPr>
            <w:r>
              <w:rPr>
                <w:spacing w:val="-2"/>
                <w:sz w:val="24"/>
              </w:rPr>
              <w:t>98.2%</w:t>
            </w:r>
          </w:p>
        </w:tc>
        <w:tc>
          <w:tcPr>
            <w:tcW w:w="1283" w:type="dxa"/>
            <w:tcBorders>
              <w:top w:val="single" w:sz="6" w:space="0" w:color="000000"/>
            </w:tcBorders>
          </w:tcPr>
          <w:p w14:paraId="621C7F21" w14:textId="77777777" w:rsidR="007C5A61" w:rsidRDefault="00000000">
            <w:pPr>
              <w:pStyle w:val="TableParagraph"/>
              <w:spacing w:before="8" w:line="247" w:lineRule="exact"/>
              <w:ind w:left="2"/>
              <w:jc w:val="center"/>
              <w:rPr>
                <w:sz w:val="24"/>
              </w:rPr>
            </w:pPr>
            <w:r>
              <w:rPr>
                <w:spacing w:val="-4"/>
                <w:sz w:val="24"/>
              </w:rPr>
              <w:t>2.5%</w:t>
            </w:r>
          </w:p>
        </w:tc>
        <w:tc>
          <w:tcPr>
            <w:tcW w:w="3099" w:type="dxa"/>
            <w:tcBorders>
              <w:top w:val="single" w:sz="6" w:space="0" w:color="000000"/>
            </w:tcBorders>
          </w:tcPr>
          <w:p w14:paraId="7A45F545" w14:textId="77777777" w:rsidR="007C5A61" w:rsidRDefault="00000000">
            <w:pPr>
              <w:pStyle w:val="TableParagraph"/>
              <w:spacing w:before="8" w:line="247" w:lineRule="exact"/>
              <w:ind w:left="4"/>
              <w:jc w:val="center"/>
              <w:rPr>
                <w:sz w:val="24"/>
              </w:rPr>
            </w:pPr>
            <w:r>
              <w:rPr>
                <w:spacing w:val="-2"/>
                <w:sz w:val="24"/>
              </w:rPr>
              <w:t>0.740</w:t>
            </w:r>
          </w:p>
        </w:tc>
      </w:tr>
      <w:tr w:rsidR="007C5A61" w14:paraId="38720A5E" w14:textId="77777777">
        <w:trPr>
          <w:trHeight w:val="239"/>
        </w:trPr>
        <w:tc>
          <w:tcPr>
            <w:tcW w:w="1114" w:type="dxa"/>
          </w:tcPr>
          <w:p w14:paraId="57E327EC" w14:textId="77777777" w:rsidR="007C5A61" w:rsidRDefault="00000000">
            <w:pPr>
              <w:pStyle w:val="TableParagraph"/>
              <w:rPr>
                <w:sz w:val="24"/>
              </w:rPr>
            </w:pPr>
            <w:r>
              <w:rPr>
                <w:spacing w:val="-10"/>
                <w:sz w:val="24"/>
              </w:rPr>
              <w:t>2</w:t>
            </w:r>
          </w:p>
        </w:tc>
        <w:tc>
          <w:tcPr>
            <w:tcW w:w="1150" w:type="dxa"/>
          </w:tcPr>
          <w:p w14:paraId="407F772E" w14:textId="77777777" w:rsidR="007C5A61" w:rsidRDefault="00000000">
            <w:pPr>
              <w:pStyle w:val="TableParagraph"/>
              <w:jc w:val="center"/>
              <w:rPr>
                <w:sz w:val="24"/>
              </w:rPr>
            </w:pPr>
            <w:r>
              <w:rPr>
                <w:spacing w:val="-4"/>
                <w:sz w:val="24"/>
              </w:rPr>
              <w:t>High</w:t>
            </w:r>
          </w:p>
        </w:tc>
        <w:tc>
          <w:tcPr>
            <w:tcW w:w="772" w:type="dxa"/>
          </w:tcPr>
          <w:p w14:paraId="750BEF82" w14:textId="77777777" w:rsidR="007C5A61" w:rsidRDefault="00000000">
            <w:pPr>
              <w:pStyle w:val="TableParagraph"/>
              <w:jc w:val="center"/>
              <w:rPr>
                <w:sz w:val="24"/>
              </w:rPr>
            </w:pPr>
            <w:r>
              <w:rPr>
                <w:spacing w:val="-2"/>
                <w:sz w:val="24"/>
              </w:rPr>
              <w:t>3,180</w:t>
            </w:r>
          </w:p>
        </w:tc>
        <w:tc>
          <w:tcPr>
            <w:tcW w:w="1294" w:type="dxa"/>
          </w:tcPr>
          <w:p w14:paraId="65F03939" w14:textId="77777777" w:rsidR="007C5A61" w:rsidRDefault="00000000">
            <w:pPr>
              <w:pStyle w:val="TableParagraph"/>
              <w:ind w:left="1"/>
              <w:jc w:val="center"/>
              <w:rPr>
                <w:sz w:val="24"/>
              </w:rPr>
            </w:pPr>
            <w:r>
              <w:rPr>
                <w:spacing w:val="-2"/>
                <w:sz w:val="24"/>
              </w:rPr>
              <w:t>99.7%</w:t>
            </w:r>
          </w:p>
        </w:tc>
        <w:tc>
          <w:tcPr>
            <w:tcW w:w="1283" w:type="dxa"/>
          </w:tcPr>
          <w:p w14:paraId="4BD0283B" w14:textId="77777777" w:rsidR="007C5A61" w:rsidRDefault="00000000">
            <w:pPr>
              <w:pStyle w:val="TableParagraph"/>
              <w:ind w:left="2"/>
              <w:jc w:val="center"/>
              <w:rPr>
                <w:sz w:val="24"/>
              </w:rPr>
            </w:pPr>
            <w:r>
              <w:rPr>
                <w:spacing w:val="-4"/>
                <w:sz w:val="24"/>
              </w:rPr>
              <w:t>0.2%</w:t>
            </w:r>
          </w:p>
        </w:tc>
        <w:tc>
          <w:tcPr>
            <w:tcW w:w="3099" w:type="dxa"/>
          </w:tcPr>
          <w:p w14:paraId="0BA44830" w14:textId="77777777" w:rsidR="007C5A61" w:rsidRDefault="00000000">
            <w:pPr>
              <w:pStyle w:val="TableParagraph"/>
              <w:ind w:left="4"/>
              <w:jc w:val="center"/>
              <w:rPr>
                <w:sz w:val="24"/>
              </w:rPr>
            </w:pPr>
            <w:r>
              <w:rPr>
                <w:spacing w:val="-2"/>
                <w:sz w:val="24"/>
              </w:rPr>
              <w:t>0.764</w:t>
            </w:r>
          </w:p>
        </w:tc>
      </w:tr>
      <w:tr w:rsidR="007C5A61" w14:paraId="24327B4B" w14:textId="77777777">
        <w:trPr>
          <w:trHeight w:val="239"/>
        </w:trPr>
        <w:tc>
          <w:tcPr>
            <w:tcW w:w="1114" w:type="dxa"/>
          </w:tcPr>
          <w:p w14:paraId="0A048315" w14:textId="77777777" w:rsidR="007C5A61" w:rsidRDefault="00000000">
            <w:pPr>
              <w:pStyle w:val="TableParagraph"/>
              <w:rPr>
                <w:sz w:val="24"/>
              </w:rPr>
            </w:pPr>
            <w:r>
              <w:rPr>
                <w:spacing w:val="-10"/>
                <w:sz w:val="24"/>
              </w:rPr>
              <w:t>3</w:t>
            </w:r>
          </w:p>
        </w:tc>
        <w:tc>
          <w:tcPr>
            <w:tcW w:w="1150" w:type="dxa"/>
          </w:tcPr>
          <w:p w14:paraId="6A256251" w14:textId="77777777" w:rsidR="007C5A61" w:rsidRDefault="00000000">
            <w:pPr>
              <w:pStyle w:val="TableParagraph"/>
              <w:jc w:val="center"/>
              <w:rPr>
                <w:sz w:val="24"/>
              </w:rPr>
            </w:pPr>
            <w:r>
              <w:rPr>
                <w:spacing w:val="-2"/>
                <w:sz w:val="24"/>
              </w:rPr>
              <w:t>Moderate</w:t>
            </w:r>
          </w:p>
        </w:tc>
        <w:tc>
          <w:tcPr>
            <w:tcW w:w="772" w:type="dxa"/>
          </w:tcPr>
          <w:p w14:paraId="3739A547" w14:textId="77777777" w:rsidR="007C5A61" w:rsidRDefault="00000000">
            <w:pPr>
              <w:pStyle w:val="TableParagraph"/>
              <w:jc w:val="center"/>
              <w:rPr>
                <w:sz w:val="24"/>
              </w:rPr>
            </w:pPr>
            <w:r>
              <w:rPr>
                <w:spacing w:val="-2"/>
                <w:sz w:val="24"/>
              </w:rPr>
              <w:t>7,510</w:t>
            </w:r>
          </w:p>
        </w:tc>
        <w:tc>
          <w:tcPr>
            <w:tcW w:w="1294" w:type="dxa"/>
          </w:tcPr>
          <w:p w14:paraId="39866531" w14:textId="77777777" w:rsidR="007C5A61" w:rsidRDefault="00000000">
            <w:pPr>
              <w:pStyle w:val="TableParagraph"/>
              <w:ind w:left="1"/>
              <w:jc w:val="center"/>
              <w:rPr>
                <w:sz w:val="24"/>
              </w:rPr>
            </w:pPr>
            <w:r>
              <w:rPr>
                <w:spacing w:val="-2"/>
                <w:sz w:val="24"/>
              </w:rPr>
              <w:t>87.3%</w:t>
            </w:r>
          </w:p>
        </w:tc>
        <w:tc>
          <w:tcPr>
            <w:tcW w:w="1283" w:type="dxa"/>
          </w:tcPr>
          <w:p w14:paraId="73E4DED1" w14:textId="77777777" w:rsidR="007C5A61" w:rsidRDefault="00000000">
            <w:pPr>
              <w:pStyle w:val="TableParagraph"/>
              <w:ind w:left="2"/>
              <w:jc w:val="center"/>
              <w:rPr>
                <w:sz w:val="24"/>
              </w:rPr>
            </w:pPr>
            <w:r>
              <w:rPr>
                <w:spacing w:val="-2"/>
                <w:sz w:val="24"/>
              </w:rPr>
              <w:t>27.0%</w:t>
            </w:r>
          </w:p>
        </w:tc>
        <w:tc>
          <w:tcPr>
            <w:tcW w:w="3099" w:type="dxa"/>
          </w:tcPr>
          <w:p w14:paraId="2E44E5D9" w14:textId="77777777" w:rsidR="007C5A61" w:rsidRDefault="00000000">
            <w:pPr>
              <w:pStyle w:val="TableParagraph"/>
              <w:ind w:left="4"/>
              <w:jc w:val="center"/>
              <w:rPr>
                <w:sz w:val="24"/>
              </w:rPr>
            </w:pPr>
            <w:r>
              <w:rPr>
                <w:spacing w:val="-2"/>
                <w:sz w:val="24"/>
              </w:rPr>
              <w:t>0.748</w:t>
            </w:r>
          </w:p>
        </w:tc>
      </w:tr>
      <w:tr w:rsidR="007C5A61" w14:paraId="0DC44F6F" w14:textId="77777777">
        <w:trPr>
          <w:trHeight w:val="308"/>
        </w:trPr>
        <w:tc>
          <w:tcPr>
            <w:tcW w:w="1114" w:type="dxa"/>
            <w:tcBorders>
              <w:bottom w:val="single" w:sz="8" w:space="0" w:color="000000"/>
            </w:tcBorders>
          </w:tcPr>
          <w:p w14:paraId="3FB0AE55" w14:textId="77777777" w:rsidR="007C5A61" w:rsidRDefault="00000000">
            <w:pPr>
              <w:pStyle w:val="TableParagraph"/>
              <w:spacing w:line="248" w:lineRule="exact"/>
              <w:rPr>
                <w:sz w:val="24"/>
              </w:rPr>
            </w:pPr>
            <w:r>
              <w:rPr>
                <w:spacing w:val="-10"/>
                <w:sz w:val="24"/>
              </w:rPr>
              <w:t>4</w:t>
            </w:r>
          </w:p>
        </w:tc>
        <w:tc>
          <w:tcPr>
            <w:tcW w:w="1150" w:type="dxa"/>
            <w:tcBorders>
              <w:bottom w:val="single" w:sz="8" w:space="0" w:color="000000"/>
            </w:tcBorders>
          </w:tcPr>
          <w:p w14:paraId="781CD4A8" w14:textId="77777777" w:rsidR="007C5A61" w:rsidRDefault="00000000">
            <w:pPr>
              <w:pStyle w:val="TableParagraph"/>
              <w:spacing w:line="248" w:lineRule="exact"/>
              <w:jc w:val="center"/>
              <w:rPr>
                <w:sz w:val="24"/>
              </w:rPr>
            </w:pPr>
            <w:r>
              <w:rPr>
                <w:spacing w:val="-5"/>
                <w:sz w:val="24"/>
              </w:rPr>
              <w:t>Low</w:t>
            </w:r>
          </w:p>
        </w:tc>
        <w:tc>
          <w:tcPr>
            <w:tcW w:w="772" w:type="dxa"/>
            <w:tcBorders>
              <w:bottom w:val="single" w:sz="8" w:space="0" w:color="000000"/>
            </w:tcBorders>
          </w:tcPr>
          <w:p w14:paraId="051732D0" w14:textId="77777777" w:rsidR="007C5A61" w:rsidRDefault="00000000">
            <w:pPr>
              <w:pStyle w:val="TableParagraph"/>
              <w:spacing w:line="248" w:lineRule="exact"/>
              <w:jc w:val="center"/>
              <w:rPr>
                <w:sz w:val="24"/>
              </w:rPr>
            </w:pPr>
            <w:r>
              <w:rPr>
                <w:spacing w:val="-2"/>
                <w:sz w:val="24"/>
              </w:rPr>
              <w:t>1,177</w:t>
            </w:r>
          </w:p>
        </w:tc>
        <w:tc>
          <w:tcPr>
            <w:tcW w:w="1294" w:type="dxa"/>
            <w:tcBorders>
              <w:bottom w:val="single" w:sz="8" w:space="0" w:color="000000"/>
            </w:tcBorders>
          </w:tcPr>
          <w:p w14:paraId="6604F9C0" w14:textId="77777777" w:rsidR="007C5A61" w:rsidRDefault="00000000">
            <w:pPr>
              <w:pStyle w:val="TableParagraph"/>
              <w:spacing w:line="248" w:lineRule="exact"/>
              <w:ind w:left="1"/>
              <w:jc w:val="center"/>
              <w:rPr>
                <w:sz w:val="24"/>
              </w:rPr>
            </w:pPr>
            <w:r>
              <w:rPr>
                <w:spacing w:val="-2"/>
                <w:sz w:val="24"/>
              </w:rPr>
              <w:t>10.5%</w:t>
            </w:r>
          </w:p>
        </w:tc>
        <w:tc>
          <w:tcPr>
            <w:tcW w:w="1283" w:type="dxa"/>
            <w:tcBorders>
              <w:bottom w:val="single" w:sz="8" w:space="0" w:color="000000"/>
            </w:tcBorders>
          </w:tcPr>
          <w:p w14:paraId="67EE30AF" w14:textId="77777777" w:rsidR="007C5A61" w:rsidRDefault="00000000">
            <w:pPr>
              <w:pStyle w:val="TableParagraph"/>
              <w:spacing w:line="248" w:lineRule="exact"/>
              <w:ind w:left="2"/>
              <w:jc w:val="center"/>
              <w:rPr>
                <w:sz w:val="24"/>
              </w:rPr>
            </w:pPr>
            <w:r>
              <w:rPr>
                <w:spacing w:val="-2"/>
                <w:sz w:val="24"/>
              </w:rPr>
              <w:t>96.3%</w:t>
            </w:r>
          </w:p>
        </w:tc>
        <w:tc>
          <w:tcPr>
            <w:tcW w:w="3099" w:type="dxa"/>
            <w:tcBorders>
              <w:bottom w:val="single" w:sz="8" w:space="0" w:color="000000"/>
            </w:tcBorders>
          </w:tcPr>
          <w:p w14:paraId="37CEA608" w14:textId="77777777" w:rsidR="007C5A61" w:rsidRDefault="00000000">
            <w:pPr>
              <w:pStyle w:val="TableParagraph"/>
              <w:spacing w:line="248" w:lineRule="exact"/>
              <w:ind w:left="4"/>
              <w:jc w:val="center"/>
              <w:rPr>
                <w:sz w:val="24"/>
              </w:rPr>
            </w:pPr>
            <w:r>
              <w:rPr>
                <w:spacing w:val="-2"/>
                <w:sz w:val="24"/>
              </w:rPr>
              <w:t>0.738</w:t>
            </w:r>
          </w:p>
        </w:tc>
      </w:tr>
    </w:tbl>
    <w:p w14:paraId="3F281696" w14:textId="77777777" w:rsidR="007C5A61" w:rsidRDefault="007C5A61">
      <w:pPr>
        <w:pStyle w:val="BodyText"/>
      </w:pPr>
    </w:p>
    <w:p w14:paraId="7FF75A58" w14:textId="77777777" w:rsidR="007C5A61" w:rsidRDefault="007C5A61">
      <w:pPr>
        <w:pStyle w:val="BodyText"/>
      </w:pPr>
    </w:p>
    <w:p w14:paraId="4F51EAB6" w14:textId="77777777" w:rsidR="007C5A61" w:rsidRDefault="007C5A61">
      <w:pPr>
        <w:pStyle w:val="BodyText"/>
        <w:spacing w:before="119"/>
      </w:pPr>
    </w:p>
    <w:p w14:paraId="14A634FE" w14:textId="77777777" w:rsidR="007C5A61" w:rsidRDefault="00000000">
      <w:pPr>
        <w:pStyle w:val="Heading2"/>
        <w:tabs>
          <w:tab w:val="left" w:pos="1197"/>
        </w:tabs>
        <w:ind w:left="94" w:firstLine="0"/>
      </w:pPr>
      <w:r>
        <w:rPr>
          <w:rFonts w:ascii="Arial MT"/>
          <w:b w:val="0"/>
          <w:sz w:val="20"/>
        </w:rPr>
        <w:t>166</w:t>
      </w:r>
      <w:r>
        <w:rPr>
          <w:rFonts w:ascii="Arial MT"/>
          <w:b w:val="0"/>
          <w:spacing w:val="41"/>
          <w:sz w:val="20"/>
        </w:rPr>
        <w:t xml:space="preserve">  </w:t>
      </w:r>
      <w:r>
        <w:rPr>
          <w:spacing w:val="-5"/>
        </w:rPr>
        <w:t>3.4</w:t>
      </w:r>
      <w:r>
        <w:tab/>
        <w:t>Model</w:t>
      </w:r>
      <w:r>
        <w:rPr>
          <w:spacing w:val="-8"/>
        </w:rPr>
        <w:t xml:space="preserve"> </w:t>
      </w:r>
      <w:r>
        <w:rPr>
          <w:spacing w:val="-2"/>
        </w:rPr>
        <w:t>Calibration</w:t>
      </w:r>
    </w:p>
    <w:p w14:paraId="474BA4D4" w14:textId="77777777" w:rsidR="007C5A61" w:rsidRDefault="007C5A61">
      <w:pPr>
        <w:pStyle w:val="BodyText"/>
        <w:spacing w:before="23"/>
        <w:rPr>
          <w:rFonts w:ascii="Arial"/>
          <w:b/>
          <w:sz w:val="20"/>
        </w:rPr>
      </w:pPr>
    </w:p>
    <w:p w14:paraId="3BFF2777" w14:textId="77777777" w:rsidR="007C5A61" w:rsidRDefault="007C5A61">
      <w:pPr>
        <w:pStyle w:val="BodyText"/>
        <w:rPr>
          <w:rFonts w:ascii="Arial"/>
          <w:b/>
          <w:sz w:val="20"/>
        </w:rPr>
        <w:sectPr w:rsidR="007C5A61">
          <w:type w:val="continuous"/>
          <w:pgSz w:w="11910" w:h="16840"/>
          <w:pgMar w:top="400" w:right="0" w:bottom="1240" w:left="283" w:header="763" w:footer="1033" w:gutter="0"/>
          <w:cols w:space="720"/>
        </w:sectPr>
      </w:pPr>
    </w:p>
    <w:p w14:paraId="4699E0E3" w14:textId="77777777" w:rsidR="007C5A61" w:rsidRDefault="00000000">
      <w:pPr>
        <w:spacing w:before="134"/>
        <w:ind w:left="94"/>
        <w:rPr>
          <w:rFonts w:ascii="Arial MT"/>
          <w:sz w:val="20"/>
        </w:rPr>
      </w:pPr>
      <w:r>
        <w:rPr>
          <w:rFonts w:ascii="Arial MT"/>
          <w:spacing w:val="-5"/>
          <w:sz w:val="20"/>
        </w:rPr>
        <w:t>167</w:t>
      </w:r>
    </w:p>
    <w:p w14:paraId="18554A72" w14:textId="77777777" w:rsidR="007C5A61" w:rsidRDefault="00000000">
      <w:pPr>
        <w:spacing w:before="9"/>
        <w:ind w:left="94"/>
        <w:rPr>
          <w:rFonts w:ascii="Arial MT"/>
          <w:sz w:val="20"/>
        </w:rPr>
      </w:pPr>
      <w:r>
        <w:rPr>
          <w:rFonts w:ascii="Arial MT"/>
          <w:spacing w:val="-5"/>
          <w:sz w:val="20"/>
        </w:rPr>
        <w:t>168</w:t>
      </w:r>
    </w:p>
    <w:p w14:paraId="1B15B30F" w14:textId="77777777" w:rsidR="007C5A61" w:rsidRDefault="00000000">
      <w:pPr>
        <w:spacing w:before="9"/>
        <w:ind w:left="94"/>
        <w:rPr>
          <w:rFonts w:ascii="Arial MT"/>
          <w:sz w:val="20"/>
        </w:rPr>
      </w:pPr>
      <w:r>
        <w:rPr>
          <w:rFonts w:ascii="Arial MT"/>
          <w:spacing w:val="-5"/>
          <w:sz w:val="20"/>
        </w:rPr>
        <w:t>169</w:t>
      </w:r>
    </w:p>
    <w:p w14:paraId="2A831068" w14:textId="77777777" w:rsidR="007C5A61" w:rsidRDefault="00000000">
      <w:pPr>
        <w:spacing w:before="9"/>
        <w:ind w:left="94"/>
        <w:rPr>
          <w:rFonts w:ascii="Arial MT"/>
          <w:sz w:val="20"/>
        </w:rPr>
      </w:pPr>
      <w:r>
        <w:rPr>
          <w:rFonts w:ascii="Arial MT"/>
          <w:spacing w:val="-5"/>
          <w:sz w:val="20"/>
        </w:rPr>
        <w:t>170</w:t>
      </w:r>
    </w:p>
    <w:p w14:paraId="011923FA" w14:textId="77777777" w:rsidR="007C5A61" w:rsidRDefault="00000000">
      <w:pPr>
        <w:spacing w:before="9"/>
        <w:ind w:left="94"/>
        <w:rPr>
          <w:rFonts w:ascii="Arial MT"/>
          <w:sz w:val="20"/>
        </w:rPr>
      </w:pPr>
      <w:r>
        <w:rPr>
          <w:rFonts w:ascii="Arial MT"/>
          <w:spacing w:val="-5"/>
          <w:sz w:val="20"/>
        </w:rPr>
        <w:t>171</w:t>
      </w:r>
    </w:p>
    <w:p w14:paraId="3C85D828" w14:textId="77777777" w:rsidR="007C5A61" w:rsidRDefault="00000000">
      <w:pPr>
        <w:spacing w:before="9"/>
        <w:ind w:left="94"/>
        <w:rPr>
          <w:rFonts w:ascii="Arial MT"/>
          <w:sz w:val="20"/>
        </w:rPr>
      </w:pPr>
      <w:r>
        <w:rPr>
          <w:rFonts w:ascii="Arial MT"/>
          <w:spacing w:val="-5"/>
          <w:sz w:val="20"/>
        </w:rPr>
        <w:t>172</w:t>
      </w:r>
    </w:p>
    <w:p w14:paraId="75C2420F" w14:textId="77777777" w:rsidR="007C5A61" w:rsidRDefault="00000000">
      <w:pPr>
        <w:spacing w:before="10"/>
        <w:ind w:left="94"/>
        <w:rPr>
          <w:rFonts w:ascii="Arial MT"/>
          <w:sz w:val="20"/>
        </w:rPr>
      </w:pPr>
      <w:r>
        <w:rPr>
          <w:rFonts w:ascii="Arial MT"/>
          <w:spacing w:val="-5"/>
          <w:sz w:val="20"/>
        </w:rPr>
        <w:t>173</w:t>
      </w:r>
    </w:p>
    <w:p w14:paraId="386D225A" w14:textId="77777777" w:rsidR="007C5A61" w:rsidRDefault="00000000">
      <w:pPr>
        <w:pStyle w:val="BodyText"/>
        <w:spacing w:before="126" w:line="208" w:lineRule="auto"/>
        <w:ind w:left="94" w:right="952" w:firstLine="170"/>
        <w:jc w:val="both"/>
      </w:pPr>
      <w:r>
        <w:br w:type="column"/>
      </w:r>
      <w:r>
        <w:t>Table 3 presents calibration metrics for the three best-performing models. LightGBM for ED-LOS prediction achieved a Brier score of 0.182 (95% CI: 0.176-0.188) with a calibration slope of 0.94 (95% CI: 0.89-0.99), indicating slightly overconfident predictions that would benefit from mild recalibration. XGBoost for admission prediction achieved a Brier score of 0.165 (95% CI: 0.159-0.171) with a calibration slope of 1.02 (95% CI: 0.97-1.07), indicating well-calibrated predictions. Random Forest for Hosp-LOS</w:t>
      </w:r>
      <w:r>
        <w:rPr>
          <w:spacing w:val="2"/>
        </w:rPr>
        <w:t xml:space="preserve"> </w:t>
      </w:r>
      <w:r>
        <w:t>prediction</w:t>
      </w:r>
      <w:r>
        <w:rPr>
          <w:spacing w:val="2"/>
        </w:rPr>
        <w:t xml:space="preserve"> </w:t>
      </w:r>
      <w:r>
        <w:t>achieved</w:t>
      </w:r>
      <w:r>
        <w:rPr>
          <w:spacing w:val="3"/>
        </w:rPr>
        <w:t xml:space="preserve"> </w:t>
      </w:r>
      <w:r>
        <w:t>a</w:t>
      </w:r>
      <w:r>
        <w:rPr>
          <w:spacing w:val="2"/>
        </w:rPr>
        <w:t xml:space="preserve"> </w:t>
      </w:r>
      <w:r>
        <w:t>Brier</w:t>
      </w:r>
      <w:r>
        <w:rPr>
          <w:spacing w:val="3"/>
        </w:rPr>
        <w:t xml:space="preserve"> </w:t>
      </w:r>
      <w:r>
        <w:t>score</w:t>
      </w:r>
      <w:r>
        <w:rPr>
          <w:spacing w:val="2"/>
        </w:rPr>
        <w:t xml:space="preserve"> </w:t>
      </w:r>
      <w:r>
        <w:t>of</w:t>
      </w:r>
      <w:r>
        <w:rPr>
          <w:spacing w:val="3"/>
        </w:rPr>
        <w:t xml:space="preserve"> </w:t>
      </w:r>
      <w:r>
        <w:t>0.201</w:t>
      </w:r>
      <w:r>
        <w:rPr>
          <w:spacing w:val="2"/>
        </w:rPr>
        <w:t xml:space="preserve"> </w:t>
      </w:r>
      <w:r>
        <w:t>(95%</w:t>
      </w:r>
      <w:r>
        <w:rPr>
          <w:spacing w:val="2"/>
        </w:rPr>
        <w:t xml:space="preserve"> </w:t>
      </w:r>
      <w:r>
        <w:t>CI:</w:t>
      </w:r>
      <w:r>
        <w:rPr>
          <w:spacing w:val="3"/>
        </w:rPr>
        <w:t xml:space="preserve"> </w:t>
      </w:r>
      <w:r>
        <w:t>0.194-0.208)</w:t>
      </w:r>
      <w:r>
        <w:rPr>
          <w:spacing w:val="2"/>
        </w:rPr>
        <w:t xml:space="preserve"> </w:t>
      </w:r>
      <w:r>
        <w:t>with</w:t>
      </w:r>
      <w:r>
        <w:rPr>
          <w:spacing w:val="3"/>
        </w:rPr>
        <w:t xml:space="preserve"> </w:t>
      </w:r>
      <w:r>
        <w:t>a</w:t>
      </w:r>
      <w:r>
        <w:rPr>
          <w:spacing w:val="2"/>
        </w:rPr>
        <w:t xml:space="preserve"> </w:t>
      </w:r>
      <w:r>
        <w:t>calibration</w:t>
      </w:r>
      <w:r>
        <w:rPr>
          <w:spacing w:val="3"/>
        </w:rPr>
        <w:t xml:space="preserve"> </w:t>
      </w:r>
      <w:r>
        <w:t>slope</w:t>
      </w:r>
      <w:r>
        <w:rPr>
          <w:spacing w:val="2"/>
        </w:rPr>
        <w:t xml:space="preserve"> </w:t>
      </w:r>
      <w:r>
        <w:rPr>
          <w:spacing w:val="-5"/>
        </w:rPr>
        <w:t>of</w:t>
      </w:r>
    </w:p>
    <w:p w14:paraId="4DCB958F" w14:textId="77777777" w:rsidR="007C5A61" w:rsidRDefault="00000000">
      <w:pPr>
        <w:pStyle w:val="BodyText"/>
        <w:spacing w:line="241" w:lineRule="exact"/>
        <w:ind w:left="94"/>
        <w:jc w:val="both"/>
      </w:pPr>
      <w:r>
        <w:t>0.91</w:t>
      </w:r>
      <w:r>
        <w:rPr>
          <w:spacing w:val="-9"/>
        </w:rPr>
        <w:t xml:space="preserve"> </w:t>
      </w:r>
      <w:r>
        <w:t>(95%</w:t>
      </w:r>
      <w:r>
        <w:rPr>
          <w:spacing w:val="-8"/>
        </w:rPr>
        <w:t xml:space="preserve"> </w:t>
      </w:r>
      <w:r>
        <w:t>CI:</w:t>
      </w:r>
      <w:r>
        <w:rPr>
          <w:spacing w:val="-8"/>
        </w:rPr>
        <w:t xml:space="preserve"> </w:t>
      </w:r>
      <w:r>
        <w:t>0.85-0.97),</w:t>
      </w:r>
      <w:r>
        <w:rPr>
          <w:spacing w:val="-8"/>
        </w:rPr>
        <w:t xml:space="preserve"> </w:t>
      </w:r>
      <w:r>
        <w:t>suggesting</w:t>
      </w:r>
      <w:r>
        <w:rPr>
          <w:spacing w:val="-8"/>
        </w:rPr>
        <w:t xml:space="preserve"> </w:t>
      </w:r>
      <w:r>
        <w:t>moderate</w:t>
      </w:r>
      <w:r>
        <w:rPr>
          <w:spacing w:val="-8"/>
        </w:rPr>
        <w:t xml:space="preserve"> </w:t>
      </w:r>
      <w:r>
        <w:rPr>
          <w:spacing w:val="-2"/>
        </w:rPr>
        <w:t>overconfidence.</w:t>
      </w:r>
    </w:p>
    <w:p w14:paraId="16357800" w14:textId="77777777" w:rsidR="007C5A61" w:rsidRDefault="007C5A61">
      <w:pPr>
        <w:pStyle w:val="BodyText"/>
        <w:spacing w:line="241" w:lineRule="exact"/>
        <w:jc w:val="both"/>
        <w:sectPr w:rsidR="007C5A61">
          <w:type w:val="continuous"/>
          <w:pgSz w:w="11910" w:h="16840"/>
          <w:pgMar w:top="400" w:right="0" w:bottom="1240" w:left="283" w:header="763" w:footer="1033" w:gutter="0"/>
          <w:cols w:num="2" w:space="720" w:equalWidth="0">
            <w:col w:w="467" w:space="65"/>
            <w:col w:w="11095"/>
          </w:cols>
        </w:sectPr>
      </w:pPr>
    </w:p>
    <w:p w14:paraId="1C4964CE" w14:textId="77777777" w:rsidR="007C5A61" w:rsidRDefault="007C5A61">
      <w:pPr>
        <w:pStyle w:val="BodyText"/>
      </w:pPr>
    </w:p>
    <w:p w14:paraId="46ACED48" w14:textId="77777777" w:rsidR="007C5A61" w:rsidRDefault="007C5A61">
      <w:pPr>
        <w:pStyle w:val="BodyText"/>
        <w:spacing w:before="193"/>
      </w:pPr>
    </w:p>
    <w:p w14:paraId="7317B0B4" w14:textId="77777777" w:rsidR="007C5A61" w:rsidRDefault="00000000">
      <w:pPr>
        <w:pStyle w:val="BodyText"/>
        <w:spacing w:before="1" w:after="29"/>
        <w:ind w:left="625"/>
      </w:pPr>
      <w:r>
        <w:rPr>
          <w:b/>
        </w:rPr>
        <w:t>Table</w:t>
      </w:r>
      <w:r>
        <w:rPr>
          <w:b/>
          <w:spacing w:val="-11"/>
        </w:rPr>
        <w:t xml:space="preserve"> </w:t>
      </w:r>
      <w:r>
        <w:rPr>
          <w:b/>
        </w:rPr>
        <w:t>4.</w:t>
      </w:r>
      <w:r>
        <w:rPr>
          <w:b/>
          <w:spacing w:val="40"/>
        </w:rPr>
        <w:t xml:space="preserve"> </w:t>
      </w:r>
      <w:r>
        <w:t>Model</w:t>
      </w:r>
      <w:r>
        <w:rPr>
          <w:spacing w:val="-10"/>
        </w:rPr>
        <w:t xml:space="preserve"> </w:t>
      </w:r>
      <w:r>
        <w:t>Calibration</w:t>
      </w:r>
      <w:r>
        <w:rPr>
          <w:spacing w:val="-11"/>
        </w:rPr>
        <w:t xml:space="preserve"> </w:t>
      </w:r>
      <w:r>
        <w:t>Metrics</w:t>
      </w:r>
      <w:r>
        <w:rPr>
          <w:spacing w:val="-10"/>
        </w:rPr>
        <w:t xml:space="preserve"> </w:t>
      </w:r>
      <w:r>
        <w:t>with</w:t>
      </w:r>
      <w:r>
        <w:rPr>
          <w:spacing w:val="-10"/>
        </w:rPr>
        <w:t xml:space="preserve"> </w:t>
      </w:r>
      <w:r>
        <w:t>95%</w:t>
      </w:r>
      <w:r>
        <w:rPr>
          <w:spacing w:val="-11"/>
        </w:rPr>
        <w:t xml:space="preserve"> </w:t>
      </w:r>
      <w:r>
        <w:t>Bootstrap</w:t>
      </w:r>
      <w:r>
        <w:rPr>
          <w:spacing w:val="-10"/>
        </w:rPr>
        <w:t xml:space="preserve"> </w:t>
      </w:r>
      <w:r>
        <w:t>Confidence</w:t>
      </w:r>
      <w:r>
        <w:rPr>
          <w:spacing w:val="-11"/>
        </w:rPr>
        <w:t xml:space="preserve"> </w:t>
      </w:r>
      <w:r>
        <w:rPr>
          <w:spacing w:val="-2"/>
        </w:rPr>
        <w:t>Intervals</w:t>
      </w:r>
    </w:p>
    <w:tbl>
      <w:tblPr>
        <w:tblW w:w="0" w:type="auto"/>
        <w:tblInd w:w="633" w:type="dxa"/>
        <w:tblLayout w:type="fixed"/>
        <w:tblCellMar>
          <w:left w:w="0" w:type="dxa"/>
          <w:right w:w="0" w:type="dxa"/>
        </w:tblCellMar>
        <w:tblLook w:val="01E0" w:firstRow="1" w:lastRow="1" w:firstColumn="1" w:lastColumn="1" w:noHBand="0" w:noVBand="0"/>
      </w:tblPr>
      <w:tblGrid>
        <w:gridCol w:w="1581"/>
        <w:gridCol w:w="4585"/>
        <w:gridCol w:w="2147"/>
        <w:gridCol w:w="1917"/>
      </w:tblGrid>
      <w:tr w:rsidR="007C5A61" w14:paraId="20CF5EB9" w14:textId="77777777">
        <w:trPr>
          <w:trHeight w:val="344"/>
        </w:trPr>
        <w:tc>
          <w:tcPr>
            <w:tcW w:w="1581" w:type="dxa"/>
            <w:tcBorders>
              <w:top w:val="single" w:sz="8" w:space="0" w:color="000000"/>
              <w:bottom w:val="single" w:sz="6" w:space="0" w:color="000000"/>
            </w:tcBorders>
          </w:tcPr>
          <w:p w14:paraId="6EE2E984" w14:textId="77777777" w:rsidR="007C5A61" w:rsidRDefault="00000000">
            <w:pPr>
              <w:pStyle w:val="TableParagraph"/>
              <w:spacing w:before="9" w:line="240" w:lineRule="auto"/>
              <w:rPr>
                <w:b/>
                <w:sz w:val="24"/>
              </w:rPr>
            </w:pPr>
            <w:r>
              <w:rPr>
                <w:b/>
                <w:spacing w:val="-2"/>
                <w:sz w:val="24"/>
              </w:rPr>
              <w:t>Model</w:t>
            </w:r>
          </w:p>
        </w:tc>
        <w:tc>
          <w:tcPr>
            <w:tcW w:w="4585" w:type="dxa"/>
            <w:tcBorders>
              <w:top w:val="single" w:sz="8" w:space="0" w:color="000000"/>
              <w:bottom w:val="single" w:sz="6" w:space="0" w:color="000000"/>
            </w:tcBorders>
          </w:tcPr>
          <w:p w14:paraId="12255E2C" w14:textId="77777777" w:rsidR="007C5A61" w:rsidRDefault="00000000">
            <w:pPr>
              <w:pStyle w:val="TableParagraph"/>
              <w:spacing w:before="9" w:line="240" w:lineRule="auto"/>
              <w:jc w:val="center"/>
              <w:rPr>
                <w:b/>
                <w:sz w:val="24"/>
              </w:rPr>
            </w:pPr>
            <w:r>
              <w:rPr>
                <w:b/>
                <w:spacing w:val="-4"/>
                <w:sz w:val="24"/>
              </w:rPr>
              <w:t>Task</w:t>
            </w:r>
          </w:p>
        </w:tc>
        <w:tc>
          <w:tcPr>
            <w:tcW w:w="2147" w:type="dxa"/>
            <w:tcBorders>
              <w:top w:val="single" w:sz="8" w:space="0" w:color="000000"/>
              <w:bottom w:val="single" w:sz="6" w:space="0" w:color="000000"/>
            </w:tcBorders>
          </w:tcPr>
          <w:p w14:paraId="3E9A8325" w14:textId="77777777" w:rsidR="007C5A61" w:rsidRDefault="00000000">
            <w:pPr>
              <w:pStyle w:val="TableParagraph"/>
              <w:spacing w:before="9" w:line="240" w:lineRule="auto"/>
              <w:jc w:val="center"/>
              <w:rPr>
                <w:b/>
                <w:sz w:val="24"/>
              </w:rPr>
            </w:pPr>
            <w:r>
              <w:rPr>
                <w:b/>
                <w:sz w:val="24"/>
              </w:rPr>
              <w:t>Brier</w:t>
            </w:r>
            <w:r>
              <w:rPr>
                <w:b/>
                <w:spacing w:val="-7"/>
                <w:sz w:val="24"/>
              </w:rPr>
              <w:t xml:space="preserve"> </w:t>
            </w:r>
            <w:r>
              <w:rPr>
                <w:b/>
                <w:spacing w:val="-2"/>
                <w:sz w:val="24"/>
              </w:rPr>
              <w:t>Score</w:t>
            </w:r>
          </w:p>
        </w:tc>
        <w:tc>
          <w:tcPr>
            <w:tcW w:w="1917" w:type="dxa"/>
            <w:tcBorders>
              <w:top w:val="single" w:sz="8" w:space="0" w:color="000000"/>
              <w:bottom w:val="single" w:sz="6" w:space="0" w:color="000000"/>
            </w:tcBorders>
          </w:tcPr>
          <w:p w14:paraId="48A5EF05" w14:textId="77777777" w:rsidR="007C5A61" w:rsidRDefault="00000000">
            <w:pPr>
              <w:pStyle w:val="TableParagraph"/>
              <w:spacing w:before="9" w:line="240" w:lineRule="auto"/>
              <w:ind w:left="117" w:right="-15"/>
              <w:jc w:val="center"/>
              <w:rPr>
                <w:b/>
                <w:sz w:val="24"/>
              </w:rPr>
            </w:pPr>
            <w:r>
              <w:rPr>
                <w:b/>
                <w:sz w:val="24"/>
              </w:rPr>
              <w:t>Calibration</w:t>
            </w:r>
            <w:r>
              <w:rPr>
                <w:b/>
                <w:spacing w:val="-13"/>
                <w:sz w:val="24"/>
              </w:rPr>
              <w:t xml:space="preserve"> </w:t>
            </w:r>
            <w:r>
              <w:rPr>
                <w:b/>
                <w:spacing w:val="-2"/>
                <w:sz w:val="24"/>
              </w:rPr>
              <w:t>Slope</w:t>
            </w:r>
          </w:p>
        </w:tc>
      </w:tr>
      <w:tr w:rsidR="007C5A61" w14:paraId="79180FAD" w14:textId="77777777">
        <w:trPr>
          <w:trHeight w:val="275"/>
        </w:trPr>
        <w:tc>
          <w:tcPr>
            <w:tcW w:w="1581" w:type="dxa"/>
            <w:tcBorders>
              <w:top w:val="single" w:sz="6" w:space="0" w:color="000000"/>
            </w:tcBorders>
          </w:tcPr>
          <w:p w14:paraId="4E7192C2" w14:textId="77777777" w:rsidR="007C5A61" w:rsidRDefault="00000000">
            <w:pPr>
              <w:pStyle w:val="TableParagraph"/>
              <w:spacing w:before="8" w:line="247" w:lineRule="exact"/>
              <w:rPr>
                <w:sz w:val="24"/>
              </w:rPr>
            </w:pPr>
            <w:r>
              <w:rPr>
                <w:spacing w:val="-2"/>
                <w:sz w:val="24"/>
              </w:rPr>
              <w:t>LightGBM</w:t>
            </w:r>
          </w:p>
        </w:tc>
        <w:tc>
          <w:tcPr>
            <w:tcW w:w="4585" w:type="dxa"/>
            <w:tcBorders>
              <w:top w:val="single" w:sz="6" w:space="0" w:color="000000"/>
            </w:tcBorders>
          </w:tcPr>
          <w:p w14:paraId="7617F51D" w14:textId="77777777" w:rsidR="007C5A61" w:rsidRDefault="00000000">
            <w:pPr>
              <w:pStyle w:val="TableParagraph"/>
              <w:spacing w:line="255" w:lineRule="exact"/>
              <w:jc w:val="center"/>
              <w:rPr>
                <w:sz w:val="24"/>
              </w:rPr>
            </w:pPr>
            <w:r>
              <w:rPr>
                <w:sz w:val="24"/>
              </w:rPr>
              <w:t>Emergency</w:t>
            </w:r>
            <w:r>
              <w:rPr>
                <w:spacing w:val="-10"/>
                <w:sz w:val="24"/>
              </w:rPr>
              <w:t xml:space="preserve"> </w:t>
            </w:r>
            <w:r>
              <w:rPr>
                <w:sz w:val="24"/>
              </w:rPr>
              <w:t>Department</w:t>
            </w:r>
            <w:r>
              <w:rPr>
                <w:spacing w:val="-10"/>
                <w:sz w:val="24"/>
              </w:rPr>
              <w:t xml:space="preserve"> </w:t>
            </w:r>
            <w:r>
              <w:rPr>
                <w:sz w:val="24"/>
              </w:rPr>
              <w:t>Length</w:t>
            </w:r>
            <w:r>
              <w:rPr>
                <w:spacing w:val="-10"/>
                <w:sz w:val="24"/>
              </w:rPr>
              <w:t xml:space="preserve"> </w:t>
            </w:r>
            <w:r>
              <w:rPr>
                <w:sz w:val="24"/>
              </w:rPr>
              <w:t>of</w:t>
            </w:r>
            <w:r>
              <w:rPr>
                <w:spacing w:val="-10"/>
                <w:sz w:val="24"/>
              </w:rPr>
              <w:t xml:space="preserve"> </w:t>
            </w:r>
            <w:r>
              <w:rPr>
                <w:sz w:val="24"/>
              </w:rPr>
              <w:t>Stay</w:t>
            </w:r>
            <w:r>
              <w:rPr>
                <w:spacing w:val="-10"/>
                <w:sz w:val="24"/>
              </w:rPr>
              <w:t xml:space="preserve"> </w:t>
            </w:r>
            <w:r>
              <w:rPr>
                <w:rFonts w:ascii="Verdana"/>
                <w:i/>
                <w:spacing w:val="-4"/>
                <w:sz w:val="24"/>
              </w:rPr>
              <w:t>&gt;</w:t>
            </w:r>
            <w:r>
              <w:rPr>
                <w:spacing w:val="-4"/>
                <w:sz w:val="24"/>
              </w:rPr>
              <w:t>12h</w:t>
            </w:r>
          </w:p>
        </w:tc>
        <w:tc>
          <w:tcPr>
            <w:tcW w:w="2147" w:type="dxa"/>
            <w:tcBorders>
              <w:top w:val="single" w:sz="6" w:space="0" w:color="000000"/>
            </w:tcBorders>
          </w:tcPr>
          <w:p w14:paraId="1023552C" w14:textId="77777777" w:rsidR="007C5A61" w:rsidRDefault="00000000">
            <w:pPr>
              <w:pStyle w:val="TableParagraph"/>
              <w:spacing w:before="8" w:line="247" w:lineRule="exact"/>
              <w:ind w:left="117"/>
              <w:rPr>
                <w:sz w:val="24"/>
              </w:rPr>
            </w:pPr>
            <w:r>
              <w:rPr>
                <w:sz w:val="24"/>
              </w:rPr>
              <w:t>0.182</w:t>
            </w:r>
            <w:r>
              <w:rPr>
                <w:spacing w:val="-14"/>
                <w:sz w:val="24"/>
              </w:rPr>
              <w:t xml:space="preserve"> </w:t>
            </w:r>
            <w:r>
              <w:rPr>
                <w:sz w:val="24"/>
              </w:rPr>
              <w:t>(0.176-</w:t>
            </w:r>
            <w:r>
              <w:rPr>
                <w:spacing w:val="-2"/>
                <w:sz w:val="24"/>
              </w:rPr>
              <w:t>0.188)</w:t>
            </w:r>
          </w:p>
        </w:tc>
        <w:tc>
          <w:tcPr>
            <w:tcW w:w="1917" w:type="dxa"/>
            <w:tcBorders>
              <w:top w:val="single" w:sz="6" w:space="0" w:color="000000"/>
            </w:tcBorders>
          </w:tcPr>
          <w:p w14:paraId="3687215F" w14:textId="77777777" w:rsidR="007C5A61" w:rsidRDefault="00000000">
            <w:pPr>
              <w:pStyle w:val="TableParagraph"/>
              <w:spacing w:before="8" w:line="247" w:lineRule="exact"/>
              <w:ind w:left="240"/>
              <w:rPr>
                <w:sz w:val="24"/>
              </w:rPr>
            </w:pPr>
            <w:r>
              <w:rPr>
                <w:sz w:val="24"/>
              </w:rPr>
              <w:t>0.94</w:t>
            </w:r>
            <w:r>
              <w:rPr>
                <w:spacing w:val="-11"/>
                <w:sz w:val="24"/>
              </w:rPr>
              <w:t xml:space="preserve"> </w:t>
            </w:r>
            <w:r>
              <w:rPr>
                <w:sz w:val="24"/>
              </w:rPr>
              <w:t>(0.89-</w:t>
            </w:r>
            <w:r>
              <w:rPr>
                <w:spacing w:val="-2"/>
                <w:sz w:val="24"/>
              </w:rPr>
              <w:t>0.99)</w:t>
            </w:r>
          </w:p>
        </w:tc>
      </w:tr>
      <w:tr w:rsidR="007C5A61" w14:paraId="4FC1791D" w14:textId="77777777">
        <w:trPr>
          <w:trHeight w:val="239"/>
        </w:trPr>
        <w:tc>
          <w:tcPr>
            <w:tcW w:w="1581" w:type="dxa"/>
          </w:tcPr>
          <w:p w14:paraId="2B1E5BB5" w14:textId="77777777" w:rsidR="007C5A61" w:rsidRDefault="00000000">
            <w:pPr>
              <w:pStyle w:val="TableParagraph"/>
              <w:rPr>
                <w:sz w:val="24"/>
              </w:rPr>
            </w:pPr>
            <w:r>
              <w:rPr>
                <w:spacing w:val="-2"/>
                <w:sz w:val="24"/>
              </w:rPr>
              <w:t>XGBoost</w:t>
            </w:r>
          </w:p>
        </w:tc>
        <w:tc>
          <w:tcPr>
            <w:tcW w:w="4585" w:type="dxa"/>
          </w:tcPr>
          <w:p w14:paraId="46B0EBF8" w14:textId="77777777" w:rsidR="007C5A61" w:rsidRDefault="00000000">
            <w:pPr>
              <w:pStyle w:val="TableParagraph"/>
              <w:jc w:val="center"/>
              <w:rPr>
                <w:sz w:val="24"/>
              </w:rPr>
            </w:pPr>
            <w:r>
              <w:rPr>
                <w:sz w:val="24"/>
              </w:rPr>
              <w:t>Hospital</w:t>
            </w:r>
            <w:r>
              <w:rPr>
                <w:spacing w:val="-10"/>
                <w:sz w:val="24"/>
              </w:rPr>
              <w:t xml:space="preserve"> </w:t>
            </w:r>
            <w:r>
              <w:rPr>
                <w:spacing w:val="-2"/>
                <w:sz w:val="24"/>
              </w:rPr>
              <w:t>Admission</w:t>
            </w:r>
          </w:p>
        </w:tc>
        <w:tc>
          <w:tcPr>
            <w:tcW w:w="2147" w:type="dxa"/>
          </w:tcPr>
          <w:p w14:paraId="0C59724C" w14:textId="77777777" w:rsidR="007C5A61" w:rsidRDefault="00000000">
            <w:pPr>
              <w:pStyle w:val="TableParagraph"/>
              <w:ind w:left="117"/>
              <w:rPr>
                <w:sz w:val="24"/>
              </w:rPr>
            </w:pPr>
            <w:r>
              <w:rPr>
                <w:sz w:val="24"/>
              </w:rPr>
              <w:t>0.165</w:t>
            </w:r>
            <w:r>
              <w:rPr>
                <w:spacing w:val="-14"/>
                <w:sz w:val="24"/>
              </w:rPr>
              <w:t xml:space="preserve"> </w:t>
            </w:r>
            <w:r>
              <w:rPr>
                <w:sz w:val="24"/>
              </w:rPr>
              <w:t>(0.159-</w:t>
            </w:r>
            <w:r>
              <w:rPr>
                <w:spacing w:val="-2"/>
                <w:sz w:val="24"/>
              </w:rPr>
              <w:t>0.171)</w:t>
            </w:r>
          </w:p>
        </w:tc>
        <w:tc>
          <w:tcPr>
            <w:tcW w:w="1917" w:type="dxa"/>
          </w:tcPr>
          <w:p w14:paraId="5E8281FC" w14:textId="77777777" w:rsidR="007C5A61" w:rsidRDefault="00000000">
            <w:pPr>
              <w:pStyle w:val="TableParagraph"/>
              <w:ind w:left="240"/>
              <w:rPr>
                <w:sz w:val="24"/>
              </w:rPr>
            </w:pPr>
            <w:r>
              <w:rPr>
                <w:sz w:val="24"/>
              </w:rPr>
              <w:t>1.02</w:t>
            </w:r>
            <w:r>
              <w:rPr>
                <w:spacing w:val="-11"/>
                <w:sz w:val="24"/>
              </w:rPr>
              <w:t xml:space="preserve"> </w:t>
            </w:r>
            <w:r>
              <w:rPr>
                <w:sz w:val="24"/>
              </w:rPr>
              <w:t>(0.97-</w:t>
            </w:r>
            <w:r>
              <w:rPr>
                <w:spacing w:val="-2"/>
                <w:sz w:val="24"/>
              </w:rPr>
              <w:t>1.07)</w:t>
            </w:r>
          </w:p>
        </w:tc>
      </w:tr>
      <w:tr w:rsidR="007C5A61" w14:paraId="4CDA853F" w14:textId="77777777">
        <w:trPr>
          <w:trHeight w:val="308"/>
        </w:trPr>
        <w:tc>
          <w:tcPr>
            <w:tcW w:w="1581" w:type="dxa"/>
            <w:tcBorders>
              <w:bottom w:val="single" w:sz="8" w:space="0" w:color="000000"/>
            </w:tcBorders>
          </w:tcPr>
          <w:p w14:paraId="4C501BD6" w14:textId="77777777" w:rsidR="007C5A61" w:rsidRDefault="00000000">
            <w:pPr>
              <w:pStyle w:val="TableParagraph"/>
              <w:spacing w:line="248" w:lineRule="exact"/>
              <w:rPr>
                <w:sz w:val="24"/>
              </w:rPr>
            </w:pPr>
            <w:r>
              <w:rPr>
                <w:sz w:val="24"/>
              </w:rPr>
              <w:t>Random</w:t>
            </w:r>
            <w:r>
              <w:rPr>
                <w:spacing w:val="-10"/>
                <w:sz w:val="24"/>
              </w:rPr>
              <w:t xml:space="preserve"> </w:t>
            </w:r>
            <w:r>
              <w:rPr>
                <w:spacing w:val="-2"/>
                <w:sz w:val="24"/>
              </w:rPr>
              <w:t>Forest</w:t>
            </w:r>
          </w:p>
        </w:tc>
        <w:tc>
          <w:tcPr>
            <w:tcW w:w="4585" w:type="dxa"/>
            <w:tcBorders>
              <w:bottom w:val="single" w:sz="8" w:space="0" w:color="000000"/>
            </w:tcBorders>
          </w:tcPr>
          <w:p w14:paraId="3848B377" w14:textId="77777777" w:rsidR="007C5A61" w:rsidRDefault="00000000">
            <w:pPr>
              <w:pStyle w:val="TableParagraph"/>
              <w:spacing w:line="248" w:lineRule="exact"/>
              <w:jc w:val="center"/>
              <w:rPr>
                <w:sz w:val="24"/>
              </w:rPr>
            </w:pPr>
            <w:r>
              <w:rPr>
                <w:sz w:val="24"/>
              </w:rPr>
              <w:t>Hospital</w:t>
            </w:r>
            <w:r>
              <w:rPr>
                <w:spacing w:val="-7"/>
                <w:sz w:val="24"/>
              </w:rPr>
              <w:t xml:space="preserve"> </w:t>
            </w:r>
            <w:r>
              <w:rPr>
                <w:sz w:val="24"/>
              </w:rPr>
              <w:t>Length</w:t>
            </w:r>
            <w:r>
              <w:rPr>
                <w:spacing w:val="-6"/>
                <w:sz w:val="24"/>
              </w:rPr>
              <w:t xml:space="preserve"> </w:t>
            </w:r>
            <w:r>
              <w:rPr>
                <w:sz w:val="24"/>
              </w:rPr>
              <w:t>of</w:t>
            </w:r>
            <w:r>
              <w:rPr>
                <w:spacing w:val="-6"/>
                <w:sz w:val="24"/>
              </w:rPr>
              <w:t xml:space="preserve"> </w:t>
            </w:r>
            <w:r>
              <w:rPr>
                <w:sz w:val="24"/>
              </w:rPr>
              <w:t>Stay</w:t>
            </w:r>
            <w:r>
              <w:rPr>
                <w:spacing w:val="-7"/>
                <w:sz w:val="24"/>
              </w:rPr>
              <w:t xml:space="preserve"> </w:t>
            </w:r>
            <w:r>
              <w:rPr>
                <w:rFonts w:ascii="Verdana"/>
                <w:i/>
                <w:spacing w:val="-5"/>
                <w:sz w:val="24"/>
              </w:rPr>
              <w:t>&gt;</w:t>
            </w:r>
            <w:r>
              <w:rPr>
                <w:spacing w:val="-5"/>
                <w:sz w:val="24"/>
              </w:rPr>
              <w:t>7d</w:t>
            </w:r>
          </w:p>
        </w:tc>
        <w:tc>
          <w:tcPr>
            <w:tcW w:w="2147" w:type="dxa"/>
            <w:tcBorders>
              <w:bottom w:val="single" w:sz="8" w:space="0" w:color="000000"/>
            </w:tcBorders>
          </w:tcPr>
          <w:p w14:paraId="5819A416" w14:textId="77777777" w:rsidR="007C5A61" w:rsidRDefault="00000000">
            <w:pPr>
              <w:pStyle w:val="TableParagraph"/>
              <w:spacing w:line="248" w:lineRule="exact"/>
              <w:ind w:left="117"/>
              <w:rPr>
                <w:sz w:val="24"/>
              </w:rPr>
            </w:pPr>
            <w:r>
              <w:rPr>
                <w:sz w:val="24"/>
              </w:rPr>
              <w:t>0.201</w:t>
            </w:r>
            <w:r>
              <w:rPr>
                <w:spacing w:val="-14"/>
                <w:sz w:val="24"/>
              </w:rPr>
              <w:t xml:space="preserve"> </w:t>
            </w:r>
            <w:r>
              <w:rPr>
                <w:sz w:val="24"/>
              </w:rPr>
              <w:t>(0.194-</w:t>
            </w:r>
            <w:r>
              <w:rPr>
                <w:spacing w:val="-2"/>
                <w:sz w:val="24"/>
              </w:rPr>
              <w:t>0.208)</w:t>
            </w:r>
          </w:p>
        </w:tc>
        <w:tc>
          <w:tcPr>
            <w:tcW w:w="1917" w:type="dxa"/>
            <w:tcBorders>
              <w:bottom w:val="single" w:sz="8" w:space="0" w:color="000000"/>
            </w:tcBorders>
          </w:tcPr>
          <w:p w14:paraId="6AB8C13F" w14:textId="77777777" w:rsidR="007C5A61" w:rsidRDefault="00000000">
            <w:pPr>
              <w:pStyle w:val="TableParagraph"/>
              <w:spacing w:line="248" w:lineRule="exact"/>
              <w:ind w:left="240"/>
              <w:rPr>
                <w:sz w:val="24"/>
              </w:rPr>
            </w:pPr>
            <w:r>
              <w:rPr>
                <w:sz w:val="24"/>
              </w:rPr>
              <w:t>0.91</w:t>
            </w:r>
            <w:r>
              <w:rPr>
                <w:spacing w:val="-11"/>
                <w:sz w:val="24"/>
              </w:rPr>
              <w:t xml:space="preserve"> </w:t>
            </w:r>
            <w:r>
              <w:rPr>
                <w:sz w:val="24"/>
              </w:rPr>
              <w:t>(0.85-</w:t>
            </w:r>
            <w:r>
              <w:rPr>
                <w:spacing w:val="-2"/>
                <w:sz w:val="24"/>
              </w:rPr>
              <w:t>0.97)</w:t>
            </w:r>
          </w:p>
        </w:tc>
      </w:tr>
    </w:tbl>
    <w:p w14:paraId="7636A949" w14:textId="77777777" w:rsidR="007C5A61" w:rsidRDefault="007C5A61">
      <w:pPr>
        <w:pStyle w:val="BodyText"/>
      </w:pPr>
    </w:p>
    <w:p w14:paraId="2A0948D6" w14:textId="77777777" w:rsidR="007C5A61" w:rsidRDefault="007C5A61">
      <w:pPr>
        <w:pStyle w:val="BodyText"/>
      </w:pPr>
    </w:p>
    <w:p w14:paraId="413C0233" w14:textId="77777777" w:rsidR="007C5A61" w:rsidRDefault="007C5A61">
      <w:pPr>
        <w:pStyle w:val="BodyText"/>
        <w:spacing w:before="109"/>
      </w:pPr>
    </w:p>
    <w:p w14:paraId="362D2ACE" w14:textId="77777777" w:rsidR="007C5A61" w:rsidRDefault="00000000">
      <w:pPr>
        <w:pStyle w:val="Heading2"/>
        <w:tabs>
          <w:tab w:val="left" w:pos="1197"/>
        </w:tabs>
        <w:ind w:left="94" w:firstLine="0"/>
      </w:pPr>
      <w:r>
        <w:rPr>
          <w:rFonts w:ascii="Arial MT"/>
          <w:b w:val="0"/>
          <w:sz w:val="20"/>
        </w:rPr>
        <w:t>174</w:t>
      </w:r>
      <w:r>
        <w:rPr>
          <w:rFonts w:ascii="Arial MT"/>
          <w:b w:val="0"/>
          <w:spacing w:val="41"/>
          <w:sz w:val="20"/>
        </w:rPr>
        <w:t xml:space="preserve">  </w:t>
      </w:r>
      <w:r>
        <w:rPr>
          <w:spacing w:val="-5"/>
        </w:rPr>
        <w:t>3.5</w:t>
      </w:r>
      <w:r>
        <w:tab/>
        <w:t>Interpretability</w:t>
      </w:r>
      <w:r>
        <w:rPr>
          <w:spacing w:val="-11"/>
        </w:rPr>
        <w:t xml:space="preserve"> </w:t>
      </w:r>
      <w:r>
        <w:t>and</w:t>
      </w:r>
      <w:r>
        <w:rPr>
          <w:spacing w:val="-11"/>
        </w:rPr>
        <w:t xml:space="preserve"> </w:t>
      </w:r>
      <w:r>
        <w:t>Feature</w:t>
      </w:r>
      <w:r>
        <w:rPr>
          <w:spacing w:val="-11"/>
        </w:rPr>
        <w:t xml:space="preserve"> </w:t>
      </w:r>
      <w:r>
        <w:rPr>
          <w:spacing w:val="-2"/>
        </w:rPr>
        <w:t>Importance</w:t>
      </w:r>
    </w:p>
    <w:p w14:paraId="7DCFF73A" w14:textId="77777777" w:rsidR="007C5A61" w:rsidRDefault="007C5A61">
      <w:pPr>
        <w:pStyle w:val="BodyText"/>
        <w:spacing w:before="23"/>
        <w:rPr>
          <w:rFonts w:ascii="Arial"/>
          <w:b/>
          <w:sz w:val="20"/>
        </w:rPr>
      </w:pPr>
    </w:p>
    <w:p w14:paraId="2E4C5678" w14:textId="77777777" w:rsidR="007C5A61" w:rsidRDefault="007C5A61">
      <w:pPr>
        <w:pStyle w:val="BodyText"/>
        <w:rPr>
          <w:rFonts w:ascii="Arial"/>
          <w:b/>
          <w:sz w:val="20"/>
        </w:rPr>
        <w:sectPr w:rsidR="007C5A61">
          <w:type w:val="continuous"/>
          <w:pgSz w:w="11910" w:h="16840"/>
          <w:pgMar w:top="400" w:right="0" w:bottom="1240" w:left="283" w:header="763" w:footer="1033" w:gutter="0"/>
          <w:cols w:space="720"/>
        </w:sectPr>
      </w:pPr>
    </w:p>
    <w:p w14:paraId="419E10BC" w14:textId="77777777" w:rsidR="007C5A61" w:rsidRDefault="00000000">
      <w:pPr>
        <w:spacing w:before="134"/>
        <w:ind w:left="94"/>
        <w:rPr>
          <w:rFonts w:ascii="Arial MT"/>
          <w:sz w:val="20"/>
        </w:rPr>
      </w:pPr>
      <w:r>
        <w:rPr>
          <w:rFonts w:ascii="Arial MT"/>
          <w:spacing w:val="-5"/>
          <w:sz w:val="20"/>
        </w:rPr>
        <w:t>175</w:t>
      </w:r>
    </w:p>
    <w:p w14:paraId="67F4DFA6" w14:textId="77777777" w:rsidR="007C5A61" w:rsidRDefault="00000000">
      <w:pPr>
        <w:spacing w:before="9"/>
        <w:ind w:left="94"/>
        <w:rPr>
          <w:rFonts w:ascii="Arial MT"/>
          <w:sz w:val="20"/>
        </w:rPr>
      </w:pPr>
      <w:r>
        <w:rPr>
          <w:rFonts w:ascii="Arial MT"/>
          <w:spacing w:val="-5"/>
          <w:sz w:val="20"/>
        </w:rPr>
        <w:t>176</w:t>
      </w:r>
    </w:p>
    <w:p w14:paraId="3834DDF7" w14:textId="77777777" w:rsidR="007C5A61" w:rsidRDefault="00000000">
      <w:pPr>
        <w:spacing w:before="9"/>
        <w:ind w:left="94"/>
        <w:rPr>
          <w:rFonts w:ascii="Arial MT"/>
          <w:sz w:val="20"/>
        </w:rPr>
      </w:pPr>
      <w:r>
        <w:rPr>
          <w:rFonts w:ascii="Arial MT"/>
          <w:spacing w:val="-5"/>
          <w:sz w:val="20"/>
        </w:rPr>
        <w:t>177</w:t>
      </w:r>
    </w:p>
    <w:p w14:paraId="5F340D78" w14:textId="77777777" w:rsidR="007C5A61" w:rsidRDefault="00000000">
      <w:pPr>
        <w:spacing w:before="9"/>
        <w:ind w:left="94"/>
        <w:rPr>
          <w:rFonts w:ascii="Arial MT"/>
          <w:sz w:val="20"/>
        </w:rPr>
      </w:pPr>
      <w:r>
        <w:rPr>
          <w:rFonts w:ascii="Arial MT"/>
          <w:spacing w:val="-5"/>
          <w:sz w:val="20"/>
        </w:rPr>
        <w:t>178</w:t>
      </w:r>
    </w:p>
    <w:p w14:paraId="6AF58C08" w14:textId="77777777" w:rsidR="007C5A61" w:rsidRDefault="00000000">
      <w:pPr>
        <w:spacing w:before="9"/>
        <w:ind w:left="94"/>
        <w:rPr>
          <w:rFonts w:ascii="Arial MT"/>
          <w:sz w:val="20"/>
        </w:rPr>
      </w:pPr>
      <w:r>
        <w:rPr>
          <w:rFonts w:ascii="Arial MT"/>
          <w:spacing w:val="-5"/>
          <w:sz w:val="20"/>
        </w:rPr>
        <w:t>179</w:t>
      </w:r>
    </w:p>
    <w:p w14:paraId="690A0E22" w14:textId="77777777" w:rsidR="007C5A61" w:rsidRDefault="00000000">
      <w:pPr>
        <w:spacing w:before="9"/>
        <w:ind w:left="94"/>
        <w:rPr>
          <w:rFonts w:ascii="Arial MT"/>
          <w:sz w:val="20"/>
        </w:rPr>
      </w:pPr>
      <w:r>
        <w:rPr>
          <w:rFonts w:ascii="Arial MT"/>
          <w:spacing w:val="-5"/>
          <w:sz w:val="20"/>
        </w:rPr>
        <w:t>180</w:t>
      </w:r>
    </w:p>
    <w:p w14:paraId="41CD18AD" w14:textId="77777777" w:rsidR="007C5A61" w:rsidRDefault="00000000">
      <w:pPr>
        <w:spacing w:before="10"/>
        <w:ind w:left="94"/>
        <w:rPr>
          <w:rFonts w:ascii="Arial MT"/>
          <w:sz w:val="20"/>
        </w:rPr>
      </w:pPr>
      <w:r>
        <w:rPr>
          <w:rFonts w:ascii="Arial MT"/>
          <w:spacing w:val="-5"/>
          <w:sz w:val="20"/>
        </w:rPr>
        <w:t>181</w:t>
      </w:r>
    </w:p>
    <w:p w14:paraId="74387505" w14:textId="77777777" w:rsidR="007C5A61" w:rsidRDefault="00000000">
      <w:pPr>
        <w:spacing w:before="9"/>
        <w:ind w:left="94"/>
        <w:rPr>
          <w:rFonts w:ascii="Arial MT"/>
          <w:sz w:val="20"/>
        </w:rPr>
      </w:pPr>
      <w:r>
        <w:rPr>
          <w:rFonts w:ascii="Arial MT"/>
          <w:spacing w:val="-5"/>
          <w:sz w:val="20"/>
        </w:rPr>
        <w:t>182</w:t>
      </w:r>
    </w:p>
    <w:p w14:paraId="34EE284B" w14:textId="77777777" w:rsidR="007C5A61" w:rsidRDefault="00000000">
      <w:pPr>
        <w:pStyle w:val="BodyText"/>
        <w:spacing w:before="111" w:line="208" w:lineRule="auto"/>
        <w:ind w:left="94" w:right="952" w:firstLine="170"/>
        <w:jc w:val="both"/>
      </w:pPr>
      <w:r>
        <w:br w:type="column"/>
      </w:r>
      <w:r>
        <w:lastRenderedPageBreak/>
        <w:t>Figure</w:t>
      </w:r>
      <w:r>
        <w:rPr>
          <w:spacing w:val="-7"/>
        </w:rPr>
        <w:t xml:space="preserve"> </w:t>
      </w:r>
      <w:r>
        <w:t>6</w:t>
      </w:r>
      <w:r>
        <w:rPr>
          <w:spacing w:val="-7"/>
        </w:rPr>
        <w:t xml:space="preserve"> </w:t>
      </w:r>
      <w:r>
        <w:t>presents</w:t>
      </w:r>
      <w:r>
        <w:rPr>
          <w:spacing w:val="-7"/>
        </w:rPr>
        <w:t xml:space="preserve"> </w:t>
      </w:r>
      <w:r>
        <w:t>the</w:t>
      </w:r>
      <w:r>
        <w:rPr>
          <w:spacing w:val="-7"/>
        </w:rPr>
        <w:t xml:space="preserve"> </w:t>
      </w:r>
      <w:r>
        <w:t>SHAP</w:t>
      </w:r>
      <w:r>
        <w:rPr>
          <w:spacing w:val="-7"/>
        </w:rPr>
        <w:t xml:space="preserve"> </w:t>
      </w:r>
      <w:r>
        <w:t>summary</w:t>
      </w:r>
      <w:r>
        <w:rPr>
          <w:spacing w:val="-7"/>
        </w:rPr>
        <w:t xml:space="preserve"> </w:t>
      </w:r>
      <w:r>
        <w:t>plot</w:t>
      </w:r>
      <w:r>
        <w:rPr>
          <w:spacing w:val="-7"/>
        </w:rPr>
        <w:t xml:space="preserve"> </w:t>
      </w:r>
      <w:r>
        <w:t>for</w:t>
      </w:r>
      <w:r>
        <w:rPr>
          <w:spacing w:val="-7"/>
        </w:rPr>
        <w:t xml:space="preserve"> </w:t>
      </w:r>
      <w:r>
        <w:t>XGBoost</w:t>
      </w:r>
      <w:r>
        <w:rPr>
          <w:spacing w:val="-7"/>
        </w:rPr>
        <w:t xml:space="preserve"> </w:t>
      </w:r>
      <w:r>
        <w:t>in</w:t>
      </w:r>
      <w:r>
        <w:rPr>
          <w:spacing w:val="-7"/>
        </w:rPr>
        <w:t xml:space="preserve"> </w:t>
      </w:r>
      <w:r>
        <w:t>the</w:t>
      </w:r>
      <w:r>
        <w:rPr>
          <w:spacing w:val="-7"/>
        </w:rPr>
        <w:t xml:space="preserve"> </w:t>
      </w:r>
      <w:r>
        <w:t>ED-LOS</w:t>
      </w:r>
      <w:r>
        <w:rPr>
          <w:spacing w:val="-7"/>
        </w:rPr>
        <w:t xml:space="preserve"> </w:t>
      </w:r>
      <w:r>
        <w:rPr>
          <w:rFonts w:ascii="Verdana" w:hAnsi="Verdana"/>
          <w:i/>
        </w:rPr>
        <w:t>&gt;</w:t>
      </w:r>
      <w:r>
        <w:t>12h</w:t>
      </w:r>
      <w:r>
        <w:rPr>
          <w:spacing w:val="-7"/>
        </w:rPr>
        <w:t xml:space="preserve"> </w:t>
      </w:r>
      <w:r>
        <w:t>pre</w:t>
      </w:r>
      <w:r>
        <w:t>diction</w:t>
      </w:r>
      <w:r>
        <w:rPr>
          <w:spacing w:val="-7"/>
        </w:rPr>
        <w:t xml:space="preserve"> </w:t>
      </w:r>
      <w:r>
        <w:t>task.</w:t>
      </w:r>
      <w:r>
        <w:rPr>
          <w:spacing w:val="-7"/>
        </w:rPr>
        <w:t xml:space="preserve"> </w:t>
      </w:r>
      <w:r>
        <w:t>Each</w:t>
      </w:r>
      <w:r>
        <w:rPr>
          <w:spacing w:val="-7"/>
        </w:rPr>
        <w:t xml:space="preserve"> </w:t>
      </w:r>
      <w:r>
        <w:t>dot represents</w:t>
      </w:r>
      <w:r>
        <w:rPr>
          <w:spacing w:val="-4"/>
        </w:rPr>
        <w:t xml:space="preserve"> </w:t>
      </w:r>
      <w:r>
        <w:t>a</w:t>
      </w:r>
      <w:r>
        <w:rPr>
          <w:spacing w:val="-4"/>
        </w:rPr>
        <w:t xml:space="preserve"> </w:t>
      </w:r>
      <w:r>
        <w:t>single</w:t>
      </w:r>
      <w:r>
        <w:rPr>
          <w:spacing w:val="-4"/>
        </w:rPr>
        <w:t xml:space="preserve"> </w:t>
      </w:r>
      <w:r>
        <w:t>patient,</w:t>
      </w:r>
      <w:r>
        <w:rPr>
          <w:spacing w:val="-4"/>
        </w:rPr>
        <w:t xml:space="preserve"> </w:t>
      </w:r>
      <w:r>
        <w:t>with</w:t>
      </w:r>
      <w:r>
        <w:rPr>
          <w:spacing w:val="-4"/>
        </w:rPr>
        <w:t xml:space="preserve"> </w:t>
      </w:r>
      <w:r>
        <w:t>color</w:t>
      </w:r>
      <w:r>
        <w:rPr>
          <w:spacing w:val="-4"/>
        </w:rPr>
        <w:t xml:space="preserve"> </w:t>
      </w:r>
      <w:r>
        <w:t>indicating</w:t>
      </w:r>
      <w:r>
        <w:rPr>
          <w:spacing w:val="-4"/>
        </w:rPr>
        <w:t xml:space="preserve"> </w:t>
      </w:r>
      <w:r>
        <w:t>feature</w:t>
      </w:r>
      <w:r>
        <w:rPr>
          <w:spacing w:val="-4"/>
        </w:rPr>
        <w:t xml:space="preserve"> </w:t>
      </w:r>
      <w:r>
        <w:t>value</w:t>
      </w:r>
      <w:r>
        <w:rPr>
          <w:spacing w:val="-4"/>
        </w:rPr>
        <w:t xml:space="preserve"> </w:t>
      </w:r>
      <w:r>
        <w:t>(red</w:t>
      </w:r>
      <w:r>
        <w:rPr>
          <w:spacing w:val="-4"/>
        </w:rPr>
        <w:t xml:space="preserve"> </w:t>
      </w:r>
      <w:r>
        <w:t>=</w:t>
      </w:r>
      <w:r>
        <w:rPr>
          <w:spacing w:val="-4"/>
        </w:rPr>
        <w:t xml:space="preserve"> </w:t>
      </w:r>
      <w:r>
        <w:t>high,</w:t>
      </w:r>
      <w:r>
        <w:rPr>
          <w:spacing w:val="-3"/>
        </w:rPr>
        <w:t xml:space="preserve"> </w:t>
      </w:r>
      <w:r>
        <w:t>blue</w:t>
      </w:r>
      <w:r>
        <w:rPr>
          <w:spacing w:val="-4"/>
        </w:rPr>
        <w:t xml:space="preserve"> </w:t>
      </w:r>
      <w:r>
        <w:t>=</w:t>
      </w:r>
      <w:r>
        <w:rPr>
          <w:spacing w:val="-4"/>
        </w:rPr>
        <w:t xml:space="preserve"> </w:t>
      </w:r>
      <w:r>
        <w:t>low).</w:t>
      </w:r>
      <w:r>
        <w:rPr>
          <w:spacing w:val="-3"/>
        </w:rPr>
        <w:t xml:space="preserve"> </w:t>
      </w:r>
      <w:r>
        <w:t>The</w:t>
      </w:r>
      <w:r>
        <w:rPr>
          <w:spacing w:val="-4"/>
        </w:rPr>
        <w:t xml:space="preserve"> </w:t>
      </w:r>
      <w:r>
        <w:t>x-axis</w:t>
      </w:r>
      <w:r>
        <w:rPr>
          <w:spacing w:val="-4"/>
        </w:rPr>
        <w:t xml:space="preserve"> </w:t>
      </w:r>
      <w:r>
        <w:t>shows the</w:t>
      </w:r>
      <w:r>
        <w:rPr>
          <w:spacing w:val="-12"/>
        </w:rPr>
        <w:t xml:space="preserve"> </w:t>
      </w:r>
      <w:r>
        <w:t>impact</w:t>
      </w:r>
      <w:r>
        <w:rPr>
          <w:spacing w:val="-12"/>
        </w:rPr>
        <w:t xml:space="preserve"> </w:t>
      </w:r>
      <w:r>
        <w:t>of</w:t>
      </w:r>
      <w:r>
        <w:rPr>
          <w:spacing w:val="-12"/>
        </w:rPr>
        <w:t xml:space="preserve"> </w:t>
      </w:r>
      <w:r>
        <w:t>each</w:t>
      </w:r>
      <w:r>
        <w:rPr>
          <w:spacing w:val="-12"/>
        </w:rPr>
        <w:t xml:space="preserve"> </w:t>
      </w:r>
      <w:r>
        <w:t>feature</w:t>
      </w:r>
      <w:r>
        <w:rPr>
          <w:spacing w:val="-12"/>
        </w:rPr>
        <w:t xml:space="preserve"> </w:t>
      </w:r>
      <w:r>
        <w:t>on</w:t>
      </w:r>
      <w:r>
        <w:rPr>
          <w:spacing w:val="-12"/>
        </w:rPr>
        <w:t xml:space="preserve"> </w:t>
      </w:r>
      <w:r>
        <w:t>the</w:t>
      </w:r>
      <w:r>
        <w:rPr>
          <w:spacing w:val="-12"/>
        </w:rPr>
        <w:t xml:space="preserve"> </w:t>
      </w:r>
      <w:r>
        <w:t>model’s</w:t>
      </w:r>
      <w:r>
        <w:rPr>
          <w:spacing w:val="-12"/>
        </w:rPr>
        <w:t xml:space="preserve"> </w:t>
      </w:r>
      <w:r>
        <w:t>prediction</w:t>
      </w:r>
      <w:r>
        <w:rPr>
          <w:spacing w:val="-12"/>
        </w:rPr>
        <w:t xml:space="preserve"> </w:t>
      </w:r>
      <w:r>
        <w:t>(positive</w:t>
      </w:r>
      <w:r>
        <w:rPr>
          <w:spacing w:val="-12"/>
        </w:rPr>
        <w:t xml:space="preserve"> </w:t>
      </w:r>
      <w:r>
        <w:t>SHAP</w:t>
      </w:r>
      <w:r>
        <w:rPr>
          <w:spacing w:val="-12"/>
        </w:rPr>
        <w:t xml:space="preserve"> </w:t>
      </w:r>
      <w:r>
        <w:t>values</w:t>
      </w:r>
      <w:r>
        <w:rPr>
          <w:spacing w:val="-12"/>
        </w:rPr>
        <w:t xml:space="preserve"> </w:t>
      </w:r>
      <w:r>
        <w:t>increase</w:t>
      </w:r>
      <w:r>
        <w:rPr>
          <w:spacing w:val="-12"/>
        </w:rPr>
        <w:t xml:space="preserve"> </w:t>
      </w:r>
      <w:r>
        <w:t>predicted</w:t>
      </w:r>
      <w:r>
        <w:rPr>
          <w:spacing w:val="-12"/>
        </w:rPr>
        <w:t xml:space="preserve"> </w:t>
      </w:r>
      <w:r>
        <w:t>probability of prolonged stay). The plot reveals several clinically meaningful patterns: higher triage acuity (lower ESI numbers, shown in red) strongly increases prolonged stay risk; emergency medical services arrival similarly</w:t>
      </w:r>
      <w:r>
        <w:rPr>
          <w:spacing w:val="-1"/>
        </w:rPr>
        <w:t xml:space="preserve"> </w:t>
      </w:r>
      <w:r>
        <w:t>increases risk; while</w:t>
      </w:r>
      <w:r>
        <w:rPr>
          <w:spacing w:val="-1"/>
        </w:rPr>
        <w:t xml:space="preserve"> </w:t>
      </w:r>
      <w:r>
        <w:t>normal vital</w:t>
      </w:r>
      <w:r>
        <w:rPr>
          <w:spacing w:val="-1"/>
        </w:rPr>
        <w:t xml:space="preserve"> </w:t>
      </w:r>
      <w:r>
        <w:t>signs (blue</w:t>
      </w:r>
      <w:r>
        <w:rPr>
          <w:spacing w:val="-1"/>
        </w:rPr>
        <w:t xml:space="preserve"> </w:t>
      </w:r>
      <w:r>
        <w:t>dots clustered</w:t>
      </w:r>
      <w:r>
        <w:rPr>
          <w:spacing w:val="-1"/>
        </w:rPr>
        <w:t xml:space="preserve"> </w:t>
      </w:r>
      <w:r>
        <w:t>at negative</w:t>
      </w:r>
      <w:r>
        <w:rPr>
          <w:spacing w:val="-1"/>
        </w:rPr>
        <w:t xml:space="preserve"> </w:t>
      </w:r>
      <w:r>
        <w:t>SHAP values)</w:t>
      </w:r>
      <w:r>
        <w:rPr>
          <w:spacing w:val="-1"/>
        </w:rPr>
        <w:t xml:space="preserve"> </w:t>
      </w:r>
      <w:r>
        <w:t>decrease risk.</w:t>
      </w:r>
      <w:r>
        <w:rPr>
          <w:spacing w:val="-13"/>
        </w:rPr>
        <w:t xml:space="preserve"> </w:t>
      </w:r>
      <w:r>
        <w:t>The</w:t>
      </w:r>
      <w:r>
        <w:rPr>
          <w:spacing w:val="-15"/>
        </w:rPr>
        <w:t xml:space="preserve"> </w:t>
      </w:r>
      <w:r>
        <w:t>feature</w:t>
      </w:r>
      <w:r>
        <w:rPr>
          <w:spacing w:val="-15"/>
        </w:rPr>
        <w:t xml:space="preserve"> </w:t>
      </w:r>
      <w:r>
        <w:t>ordering</w:t>
      </w:r>
      <w:r>
        <w:rPr>
          <w:spacing w:val="-15"/>
        </w:rPr>
        <w:t xml:space="preserve"> </w:t>
      </w:r>
      <w:r>
        <w:t>by</w:t>
      </w:r>
      <w:r>
        <w:rPr>
          <w:spacing w:val="-15"/>
        </w:rPr>
        <w:t xml:space="preserve"> </w:t>
      </w:r>
      <w:r>
        <w:t>importance</w:t>
      </w:r>
      <w:r>
        <w:rPr>
          <w:spacing w:val="-15"/>
        </w:rPr>
        <w:t xml:space="preserve"> </w:t>
      </w:r>
      <w:r>
        <w:t>shows</w:t>
      </w:r>
      <w:r>
        <w:rPr>
          <w:spacing w:val="-15"/>
        </w:rPr>
        <w:t xml:space="preserve"> </w:t>
      </w:r>
      <w:r>
        <w:t>that</w:t>
      </w:r>
      <w:r>
        <w:rPr>
          <w:spacing w:val="-15"/>
        </w:rPr>
        <w:t xml:space="preserve"> </w:t>
      </w:r>
      <w:r>
        <w:t>triage</w:t>
      </w:r>
      <w:r>
        <w:rPr>
          <w:spacing w:val="-15"/>
        </w:rPr>
        <w:t xml:space="preserve"> </w:t>
      </w:r>
      <w:r>
        <w:t>acuity,</w:t>
      </w:r>
      <w:r>
        <w:rPr>
          <w:spacing w:val="-13"/>
        </w:rPr>
        <w:t xml:space="preserve"> </w:t>
      </w:r>
      <w:r>
        <w:t>emergency</w:t>
      </w:r>
      <w:r>
        <w:rPr>
          <w:spacing w:val="-15"/>
        </w:rPr>
        <w:t xml:space="preserve"> </w:t>
      </w:r>
      <w:r>
        <w:t>medical</w:t>
      </w:r>
      <w:r>
        <w:rPr>
          <w:spacing w:val="-15"/>
        </w:rPr>
        <w:t xml:space="preserve"> </w:t>
      </w:r>
      <w:r>
        <w:t>services</w:t>
      </w:r>
      <w:r>
        <w:rPr>
          <w:spacing w:val="-15"/>
        </w:rPr>
        <w:t xml:space="preserve"> </w:t>
      </w:r>
      <w:r>
        <w:t>arrival,</w:t>
      </w:r>
      <w:r>
        <w:rPr>
          <w:spacing w:val="-13"/>
        </w:rPr>
        <w:t xml:space="preserve"> </w:t>
      </w:r>
      <w:r>
        <w:t>and disease condition count dominate the model’s decisions.</w:t>
      </w:r>
    </w:p>
    <w:p w14:paraId="2F8C993E" w14:textId="77777777" w:rsidR="007C5A61" w:rsidRDefault="007C5A61">
      <w:pPr>
        <w:pStyle w:val="BodyText"/>
        <w:spacing w:line="208" w:lineRule="auto"/>
        <w:jc w:val="both"/>
        <w:sectPr w:rsidR="007C5A61">
          <w:type w:val="continuous"/>
          <w:pgSz w:w="11910" w:h="16840"/>
          <w:pgMar w:top="400" w:right="0" w:bottom="1240" w:left="283" w:header="763" w:footer="1033" w:gutter="0"/>
          <w:cols w:num="2" w:space="720" w:equalWidth="0">
            <w:col w:w="467" w:space="65"/>
            <w:col w:w="11095"/>
          </w:cols>
        </w:sectPr>
      </w:pPr>
    </w:p>
    <w:p w14:paraId="3FDFAAC0" w14:textId="77777777" w:rsidR="007C5A61" w:rsidRDefault="007C5A61">
      <w:pPr>
        <w:pStyle w:val="BodyText"/>
        <w:spacing w:before="198" w:after="1"/>
        <w:rPr>
          <w:sz w:val="20"/>
        </w:rPr>
      </w:pPr>
    </w:p>
    <w:p w14:paraId="02A66FAE" w14:textId="77777777" w:rsidR="007C5A61" w:rsidRDefault="00000000">
      <w:pPr>
        <w:pStyle w:val="BodyText"/>
        <w:ind w:left="2026"/>
        <w:rPr>
          <w:sz w:val="20"/>
        </w:rPr>
      </w:pPr>
      <w:r>
        <w:rPr>
          <w:noProof/>
          <w:sz w:val="20"/>
        </w:rPr>
        <w:drawing>
          <wp:inline distT="0" distB="0" distL="0" distR="0" wp14:anchorId="114463E1" wp14:editId="07B861EB">
            <wp:extent cx="4608195" cy="5764149"/>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20" cstate="print"/>
                    <a:stretch>
                      <a:fillRect/>
                    </a:stretch>
                  </pic:blipFill>
                  <pic:spPr>
                    <a:xfrm>
                      <a:off x="0" y="0"/>
                      <a:ext cx="4608195" cy="5764149"/>
                    </a:xfrm>
                    <a:prstGeom prst="rect">
                      <a:avLst/>
                    </a:prstGeom>
                  </pic:spPr>
                </pic:pic>
              </a:graphicData>
            </a:graphic>
          </wp:inline>
        </w:drawing>
      </w:r>
    </w:p>
    <w:p w14:paraId="46171737" w14:textId="77777777" w:rsidR="007C5A61" w:rsidRDefault="007C5A61">
      <w:pPr>
        <w:pStyle w:val="BodyText"/>
        <w:spacing w:before="149"/>
      </w:pPr>
    </w:p>
    <w:p w14:paraId="7EE26AE0" w14:textId="77777777" w:rsidR="007C5A61" w:rsidRDefault="00000000">
      <w:pPr>
        <w:pStyle w:val="BodyText"/>
        <w:spacing w:line="206" w:lineRule="auto"/>
        <w:ind w:left="671" w:right="906"/>
        <w:jc w:val="both"/>
      </w:pPr>
      <w:r>
        <w:rPr>
          <w:b/>
        </w:rPr>
        <w:t>Figure 6.</w:t>
      </w:r>
      <w:r>
        <w:rPr>
          <w:b/>
          <w:spacing w:val="40"/>
        </w:rPr>
        <w:t xml:space="preserve"> </w:t>
      </w:r>
      <w:r>
        <w:t xml:space="preserve">SHapley Additive exPlanations summary plot for XGBoost in emergency department length of stay </w:t>
      </w:r>
      <w:r>
        <w:rPr>
          <w:rFonts w:ascii="Verdana"/>
          <w:i/>
        </w:rPr>
        <w:t>&gt;</w:t>
      </w:r>
      <w:r>
        <w:t>12h prediction. Features are ordered by importance (top = most important). Each dot is a patient; color indicates feature value (red = high, blue = low). Positive SHapley Additive exPlanations values increase predicted probability of prolonged stay. The plot shows that higher triage acuity (lower Emergency</w:t>
      </w:r>
      <w:r>
        <w:rPr>
          <w:spacing w:val="-15"/>
        </w:rPr>
        <w:t xml:space="preserve"> </w:t>
      </w:r>
      <w:r>
        <w:t>Severity</w:t>
      </w:r>
      <w:r>
        <w:rPr>
          <w:spacing w:val="-15"/>
        </w:rPr>
        <w:t xml:space="preserve"> </w:t>
      </w:r>
      <w:r>
        <w:t>Index</w:t>
      </w:r>
      <w:r>
        <w:rPr>
          <w:spacing w:val="-15"/>
        </w:rPr>
        <w:t xml:space="preserve"> </w:t>
      </w:r>
      <w:r>
        <w:t>numbers),</w:t>
      </w:r>
      <w:r>
        <w:rPr>
          <w:spacing w:val="-15"/>
        </w:rPr>
        <w:t xml:space="preserve"> </w:t>
      </w:r>
      <w:r>
        <w:t>emergency</w:t>
      </w:r>
      <w:r>
        <w:rPr>
          <w:spacing w:val="-15"/>
        </w:rPr>
        <w:t xml:space="preserve"> </w:t>
      </w:r>
      <w:r>
        <w:t>medical</w:t>
      </w:r>
      <w:r>
        <w:rPr>
          <w:spacing w:val="-15"/>
        </w:rPr>
        <w:t xml:space="preserve"> </w:t>
      </w:r>
      <w:r>
        <w:t>services</w:t>
      </w:r>
      <w:r>
        <w:rPr>
          <w:spacing w:val="-15"/>
        </w:rPr>
        <w:t xml:space="preserve"> </w:t>
      </w:r>
      <w:r>
        <w:t>arrival,</w:t>
      </w:r>
      <w:r>
        <w:rPr>
          <w:spacing w:val="-15"/>
        </w:rPr>
        <w:t xml:space="preserve"> </w:t>
      </w:r>
      <w:r>
        <w:t>and</w:t>
      </w:r>
      <w:r>
        <w:rPr>
          <w:spacing w:val="-15"/>
        </w:rPr>
        <w:t xml:space="preserve"> </w:t>
      </w:r>
      <w:r>
        <w:t>greater</w:t>
      </w:r>
      <w:r>
        <w:rPr>
          <w:spacing w:val="-15"/>
        </w:rPr>
        <w:t xml:space="preserve"> </w:t>
      </w:r>
      <w:r>
        <w:t>comorbidity</w:t>
      </w:r>
      <w:r>
        <w:rPr>
          <w:spacing w:val="-15"/>
        </w:rPr>
        <w:t xml:space="preserve"> </w:t>
      </w:r>
      <w:r>
        <w:t>burden are the strongest predictors of prolonged emergency department boarding.</w:t>
      </w:r>
    </w:p>
    <w:p w14:paraId="4F2B18AC" w14:textId="77777777" w:rsidR="007C5A61" w:rsidRDefault="007C5A61">
      <w:pPr>
        <w:pStyle w:val="BodyText"/>
        <w:rPr>
          <w:sz w:val="20"/>
        </w:rPr>
      </w:pPr>
    </w:p>
    <w:p w14:paraId="435E5DB8" w14:textId="77777777" w:rsidR="007C5A61" w:rsidRDefault="007C5A61">
      <w:pPr>
        <w:pStyle w:val="BodyText"/>
        <w:rPr>
          <w:sz w:val="20"/>
        </w:rPr>
      </w:pPr>
    </w:p>
    <w:p w14:paraId="163E3084" w14:textId="77777777" w:rsidR="007C5A61" w:rsidRDefault="007C5A61">
      <w:pPr>
        <w:pStyle w:val="BodyText"/>
        <w:spacing w:before="108"/>
        <w:rPr>
          <w:sz w:val="20"/>
        </w:rPr>
      </w:pPr>
    </w:p>
    <w:p w14:paraId="6AD7F52B" w14:textId="77777777" w:rsidR="007C5A61" w:rsidRDefault="007C5A61">
      <w:pPr>
        <w:pStyle w:val="BodyText"/>
        <w:rPr>
          <w:sz w:val="20"/>
        </w:rPr>
        <w:sectPr w:rsidR="007C5A61">
          <w:pgSz w:w="11910" w:h="16840"/>
          <w:pgMar w:top="1160" w:right="0" w:bottom="1220" w:left="283" w:header="763" w:footer="1033" w:gutter="0"/>
          <w:cols w:space="720"/>
        </w:sectPr>
      </w:pPr>
    </w:p>
    <w:p w14:paraId="79E55BD1" w14:textId="77777777" w:rsidR="007C5A61" w:rsidRDefault="00000000">
      <w:pPr>
        <w:spacing w:before="133"/>
        <w:ind w:left="139"/>
        <w:rPr>
          <w:rFonts w:ascii="Arial MT"/>
          <w:sz w:val="20"/>
        </w:rPr>
      </w:pPr>
      <w:r>
        <w:rPr>
          <w:rFonts w:ascii="Arial MT"/>
          <w:spacing w:val="-5"/>
          <w:sz w:val="20"/>
        </w:rPr>
        <w:t>183</w:t>
      </w:r>
    </w:p>
    <w:p w14:paraId="6F006206" w14:textId="77777777" w:rsidR="007C5A61" w:rsidRDefault="00000000">
      <w:pPr>
        <w:spacing w:before="9"/>
        <w:ind w:left="139"/>
        <w:rPr>
          <w:rFonts w:ascii="Arial MT"/>
          <w:sz w:val="20"/>
        </w:rPr>
      </w:pPr>
      <w:r>
        <w:rPr>
          <w:rFonts w:ascii="Arial MT"/>
          <w:spacing w:val="-5"/>
          <w:sz w:val="20"/>
        </w:rPr>
        <w:t>184</w:t>
      </w:r>
    </w:p>
    <w:p w14:paraId="7CBD7F2E" w14:textId="77777777" w:rsidR="007C5A61" w:rsidRDefault="00000000">
      <w:pPr>
        <w:spacing w:before="10"/>
        <w:ind w:left="139"/>
        <w:rPr>
          <w:rFonts w:ascii="Arial MT"/>
          <w:sz w:val="20"/>
        </w:rPr>
      </w:pPr>
      <w:r>
        <w:rPr>
          <w:rFonts w:ascii="Arial MT"/>
          <w:spacing w:val="-5"/>
          <w:sz w:val="20"/>
        </w:rPr>
        <w:t>185</w:t>
      </w:r>
    </w:p>
    <w:p w14:paraId="0CC5036C" w14:textId="77777777" w:rsidR="007C5A61" w:rsidRDefault="00000000">
      <w:pPr>
        <w:spacing w:before="9"/>
        <w:ind w:left="139"/>
        <w:rPr>
          <w:rFonts w:ascii="Arial MT"/>
          <w:sz w:val="20"/>
        </w:rPr>
      </w:pPr>
      <w:r>
        <w:rPr>
          <w:rFonts w:ascii="Arial MT"/>
          <w:spacing w:val="-5"/>
          <w:sz w:val="20"/>
        </w:rPr>
        <w:t>186</w:t>
      </w:r>
    </w:p>
    <w:p w14:paraId="7D20F583" w14:textId="77777777" w:rsidR="007C5A61" w:rsidRDefault="00000000">
      <w:pPr>
        <w:spacing w:before="9"/>
        <w:ind w:left="139"/>
        <w:rPr>
          <w:rFonts w:ascii="Arial MT"/>
          <w:sz w:val="20"/>
        </w:rPr>
      </w:pPr>
      <w:r>
        <w:rPr>
          <w:rFonts w:ascii="Arial MT"/>
          <w:spacing w:val="-5"/>
          <w:sz w:val="20"/>
        </w:rPr>
        <w:t>187</w:t>
      </w:r>
    </w:p>
    <w:p w14:paraId="74779407" w14:textId="77777777" w:rsidR="007C5A61" w:rsidRDefault="00000000">
      <w:pPr>
        <w:spacing w:before="9"/>
        <w:ind w:left="139"/>
        <w:rPr>
          <w:rFonts w:ascii="Arial MT"/>
          <w:sz w:val="20"/>
        </w:rPr>
      </w:pPr>
      <w:r>
        <w:rPr>
          <w:rFonts w:ascii="Arial MT"/>
          <w:spacing w:val="-5"/>
          <w:sz w:val="20"/>
        </w:rPr>
        <w:t>188</w:t>
      </w:r>
    </w:p>
    <w:p w14:paraId="2A76D10C" w14:textId="77777777" w:rsidR="007C5A61" w:rsidRDefault="00000000">
      <w:pPr>
        <w:spacing w:before="9"/>
        <w:ind w:left="139"/>
        <w:rPr>
          <w:rFonts w:ascii="Arial MT"/>
          <w:sz w:val="20"/>
        </w:rPr>
      </w:pPr>
      <w:r>
        <w:rPr>
          <w:rFonts w:ascii="Arial MT"/>
          <w:spacing w:val="-5"/>
          <w:sz w:val="20"/>
        </w:rPr>
        <w:t>189</w:t>
      </w:r>
    </w:p>
    <w:p w14:paraId="2B3E809E" w14:textId="77777777" w:rsidR="007C5A61" w:rsidRDefault="00000000">
      <w:pPr>
        <w:pStyle w:val="BodyText"/>
        <w:spacing w:before="126" w:line="208" w:lineRule="auto"/>
        <w:ind w:left="139" w:right="906" w:firstLine="170"/>
        <w:jc w:val="both"/>
      </w:pPr>
      <w:r>
        <w:br w:type="column"/>
      </w:r>
      <w:r>
        <w:t>Architecture-agnostic stability validation demonstrated strong consensus across model families. Average Jaccard similarity for top-5 features was 75% for ED-LOS prediction and 79% for admission prediction, exceeding the 60% high-stability threshold. Table 4 presents the consensus top-5 features. Triage</w:t>
      </w:r>
      <w:r>
        <w:rPr>
          <w:spacing w:val="-6"/>
        </w:rPr>
        <w:t xml:space="preserve"> </w:t>
      </w:r>
      <w:r>
        <w:t>acuity</w:t>
      </w:r>
      <w:r>
        <w:rPr>
          <w:spacing w:val="-6"/>
        </w:rPr>
        <w:t xml:space="preserve"> </w:t>
      </w:r>
      <w:r>
        <w:t>(ESI</w:t>
      </w:r>
      <w:r>
        <w:rPr>
          <w:spacing w:val="-5"/>
        </w:rPr>
        <w:t xml:space="preserve"> </w:t>
      </w:r>
      <w:r>
        <w:t>level)</w:t>
      </w:r>
      <w:r>
        <w:rPr>
          <w:spacing w:val="-6"/>
        </w:rPr>
        <w:t xml:space="preserve"> </w:t>
      </w:r>
      <w:r>
        <w:t>showed</w:t>
      </w:r>
      <w:r>
        <w:rPr>
          <w:spacing w:val="-6"/>
        </w:rPr>
        <w:t xml:space="preserve"> </w:t>
      </w:r>
      <w:r>
        <w:t>the</w:t>
      </w:r>
      <w:r>
        <w:rPr>
          <w:spacing w:val="-6"/>
        </w:rPr>
        <w:t xml:space="preserve"> </w:t>
      </w:r>
      <w:r>
        <w:t>highest</w:t>
      </w:r>
      <w:r>
        <w:rPr>
          <w:spacing w:val="-6"/>
        </w:rPr>
        <w:t xml:space="preserve"> </w:t>
      </w:r>
      <w:r>
        <w:t>mean</w:t>
      </w:r>
      <w:r>
        <w:rPr>
          <w:spacing w:val="-6"/>
        </w:rPr>
        <w:t xml:space="preserve"> </w:t>
      </w:r>
      <w:r>
        <w:t>SHAP</w:t>
      </w:r>
      <w:r>
        <w:rPr>
          <w:spacing w:val="-5"/>
        </w:rPr>
        <w:t xml:space="preserve"> </w:t>
      </w:r>
      <w:r>
        <w:t>value</w:t>
      </w:r>
      <w:r>
        <w:rPr>
          <w:spacing w:val="-6"/>
        </w:rPr>
        <w:t xml:space="preserve"> </w:t>
      </w:r>
      <w:r>
        <w:t>(0.174),</w:t>
      </w:r>
      <w:r>
        <w:rPr>
          <w:spacing w:val="-4"/>
        </w:rPr>
        <w:t xml:space="preserve"> </w:t>
      </w:r>
      <w:r>
        <w:t>followed</w:t>
      </w:r>
      <w:r>
        <w:rPr>
          <w:spacing w:val="-5"/>
        </w:rPr>
        <w:t xml:space="preserve"> </w:t>
      </w:r>
      <w:r>
        <w:t>by</w:t>
      </w:r>
      <w:r>
        <w:rPr>
          <w:spacing w:val="-6"/>
        </w:rPr>
        <w:t xml:space="preserve"> </w:t>
      </w:r>
      <w:r>
        <w:t>emergency</w:t>
      </w:r>
      <w:r>
        <w:rPr>
          <w:spacing w:val="-6"/>
        </w:rPr>
        <w:t xml:space="preserve"> </w:t>
      </w:r>
      <w:r>
        <w:t>medical services arrival (0.168), disease condition count (0.142), age (0.131), and Charlson Comorbidity Index (0.127).</w:t>
      </w:r>
      <w:r>
        <w:rPr>
          <w:spacing w:val="-12"/>
        </w:rPr>
        <w:t xml:space="preserve"> </w:t>
      </w:r>
      <w:r>
        <w:t>Critically,</w:t>
      </w:r>
      <w:r>
        <w:rPr>
          <w:spacing w:val="-12"/>
        </w:rPr>
        <w:t xml:space="preserve"> </w:t>
      </w:r>
      <w:r>
        <w:t>all</w:t>
      </w:r>
      <w:r>
        <w:rPr>
          <w:spacing w:val="-13"/>
        </w:rPr>
        <w:t xml:space="preserve"> </w:t>
      </w:r>
      <w:r>
        <w:t>five</w:t>
      </w:r>
      <w:r>
        <w:rPr>
          <w:spacing w:val="-13"/>
        </w:rPr>
        <w:t xml:space="preserve"> </w:t>
      </w:r>
      <w:r>
        <w:t>features</w:t>
      </w:r>
      <w:r>
        <w:rPr>
          <w:spacing w:val="-13"/>
        </w:rPr>
        <w:t xml:space="preserve"> </w:t>
      </w:r>
      <w:r>
        <w:t>are</w:t>
      </w:r>
      <w:r>
        <w:rPr>
          <w:spacing w:val="-13"/>
        </w:rPr>
        <w:t xml:space="preserve"> </w:t>
      </w:r>
      <w:r>
        <w:t>available</w:t>
      </w:r>
      <w:r>
        <w:rPr>
          <w:spacing w:val="-13"/>
        </w:rPr>
        <w:t xml:space="preserve"> </w:t>
      </w:r>
      <w:r>
        <w:t>within</w:t>
      </w:r>
      <w:r>
        <w:rPr>
          <w:spacing w:val="-13"/>
        </w:rPr>
        <w:t xml:space="preserve"> </w:t>
      </w:r>
      <w:r>
        <w:t>90</w:t>
      </w:r>
      <w:r>
        <w:rPr>
          <w:spacing w:val="-13"/>
        </w:rPr>
        <w:t xml:space="preserve"> </w:t>
      </w:r>
      <w:r>
        <w:t>minutes</w:t>
      </w:r>
      <w:r>
        <w:rPr>
          <w:spacing w:val="-13"/>
        </w:rPr>
        <w:t xml:space="preserve"> </w:t>
      </w:r>
      <w:r>
        <w:t>of</w:t>
      </w:r>
      <w:r>
        <w:rPr>
          <w:spacing w:val="-13"/>
        </w:rPr>
        <w:t xml:space="preserve"> </w:t>
      </w:r>
      <w:r>
        <w:t>patient</w:t>
      </w:r>
      <w:r>
        <w:rPr>
          <w:spacing w:val="-13"/>
        </w:rPr>
        <w:t xml:space="preserve"> </w:t>
      </w:r>
      <w:r>
        <w:t>arrival,</w:t>
      </w:r>
      <w:r>
        <w:rPr>
          <w:spacing w:val="-12"/>
        </w:rPr>
        <w:t xml:space="preserve"> </w:t>
      </w:r>
      <w:r>
        <w:t>confirming</w:t>
      </w:r>
      <w:r>
        <w:rPr>
          <w:spacing w:val="-13"/>
        </w:rPr>
        <w:t xml:space="preserve"> </w:t>
      </w:r>
      <w:r>
        <w:t>real-time clinical feasibility.</w:t>
      </w:r>
    </w:p>
    <w:p w14:paraId="17D8FD46" w14:textId="77777777" w:rsidR="007C5A61" w:rsidRDefault="007C5A61">
      <w:pPr>
        <w:pStyle w:val="BodyText"/>
        <w:spacing w:line="208" w:lineRule="auto"/>
        <w:jc w:val="both"/>
        <w:sectPr w:rsidR="007C5A61">
          <w:type w:val="continuous"/>
          <w:pgSz w:w="11910" w:h="16840"/>
          <w:pgMar w:top="400" w:right="0" w:bottom="1240" w:left="283" w:header="763" w:footer="1033" w:gutter="0"/>
          <w:cols w:num="2" w:space="720" w:equalWidth="0">
            <w:col w:w="473" w:space="59"/>
            <w:col w:w="11095"/>
          </w:cols>
        </w:sectPr>
      </w:pPr>
    </w:p>
    <w:p w14:paraId="7A793207" w14:textId="77777777" w:rsidR="007C5A61" w:rsidRDefault="007C5A61">
      <w:pPr>
        <w:pStyle w:val="BodyText"/>
        <w:spacing w:before="198"/>
      </w:pPr>
    </w:p>
    <w:p w14:paraId="16814150" w14:textId="77777777" w:rsidR="007C5A61" w:rsidRDefault="00000000">
      <w:pPr>
        <w:pStyle w:val="BodyText"/>
        <w:tabs>
          <w:tab w:val="left" w:pos="11089"/>
        </w:tabs>
        <w:spacing w:after="43"/>
        <w:ind w:left="625"/>
      </w:pPr>
      <w:r>
        <w:rPr>
          <w:b/>
          <w:u w:val="single"/>
        </w:rPr>
        <w:t>Table</w:t>
      </w:r>
      <w:r>
        <w:rPr>
          <w:b/>
          <w:spacing w:val="-12"/>
          <w:u w:val="single"/>
        </w:rPr>
        <w:t xml:space="preserve"> </w:t>
      </w:r>
      <w:r>
        <w:rPr>
          <w:b/>
          <w:u w:val="single"/>
        </w:rPr>
        <w:t>5.</w:t>
      </w:r>
      <w:r>
        <w:rPr>
          <w:b/>
          <w:spacing w:val="38"/>
          <w:u w:val="single"/>
        </w:rPr>
        <w:t xml:space="preserve"> </w:t>
      </w:r>
      <w:r>
        <w:rPr>
          <w:u w:val="single"/>
        </w:rPr>
        <w:t>Consensus</w:t>
      </w:r>
      <w:r>
        <w:rPr>
          <w:spacing w:val="-11"/>
          <w:u w:val="single"/>
        </w:rPr>
        <w:t xml:space="preserve"> </w:t>
      </w:r>
      <w:r>
        <w:rPr>
          <w:u w:val="single"/>
        </w:rPr>
        <w:t>Top-5</w:t>
      </w:r>
      <w:r>
        <w:rPr>
          <w:spacing w:val="-12"/>
          <w:u w:val="single"/>
        </w:rPr>
        <w:t xml:space="preserve"> </w:t>
      </w:r>
      <w:r>
        <w:rPr>
          <w:u w:val="single"/>
        </w:rPr>
        <w:t>Features</w:t>
      </w:r>
      <w:r>
        <w:rPr>
          <w:spacing w:val="-11"/>
          <w:u w:val="single"/>
        </w:rPr>
        <w:t xml:space="preserve"> </w:t>
      </w:r>
      <w:r>
        <w:rPr>
          <w:u w:val="single"/>
        </w:rPr>
        <w:t>Across</w:t>
      </w:r>
      <w:r>
        <w:rPr>
          <w:spacing w:val="-12"/>
          <w:u w:val="single"/>
        </w:rPr>
        <w:t xml:space="preserve"> </w:t>
      </w:r>
      <w:r>
        <w:rPr>
          <w:u w:val="single"/>
        </w:rPr>
        <w:t>All</w:t>
      </w:r>
      <w:r>
        <w:rPr>
          <w:spacing w:val="-11"/>
          <w:u w:val="single"/>
        </w:rPr>
        <w:t xml:space="preserve"> </w:t>
      </w:r>
      <w:r>
        <w:rPr>
          <w:spacing w:val="-2"/>
          <w:u w:val="single"/>
        </w:rPr>
        <w:t>Models</w:t>
      </w:r>
      <w:r>
        <w:rPr>
          <w:u w:val="single"/>
        </w:rPr>
        <w:tab/>
      </w:r>
    </w:p>
    <w:tbl>
      <w:tblPr>
        <w:tblW w:w="0" w:type="auto"/>
        <w:tblInd w:w="633" w:type="dxa"/>
        <w:tblLayout w:type="fixed"/>
        <w:tblCellMar>
          <w:left w:w="0" w:type="dxa"/>
          <w:right w:w="0" w:type="dxa"/>
        </w:tblCellMar>
        <w:tblLook w:val="01E0" w:firstRow="1" w:lastRow="1" w:firstColumn="1" w:lastColumn="1" w:noHBand="0" w:noVBand="0"/>
      </w:tblPr>
      <w:tblGrid>
        <w:gridCol w:w="675"/>
        <w:gridCol w:w="4757"/>
        <w:gridCol w:w="5032"/>
      </w:tblGrid>
      <w:tr w:rsidR="007C5A61" w14:paraId="42D53867" w14:textId="77777777">
        <w:trPr>
          <w:trHeight w:val="340"/>
        </w:trPr>
        <w:tc>
          <w:tcPr>
            <w:tcW w:w="675" w:type="dxa"/>
            <w:tcBorders>
              <w:bottom w:val="single" w:sz="6" w:space="0" w:color="000000"/>
            </w:tcBorders>
          </w:tcPr>
          <w:p w14:paraId="77B35CD2" w14:textId="77777777" w:rsidR="007C5A61" w:rsidRDefault="00000000">
            <w:pPr>
              <w:pStyle w:val="TableParagraph"/>
              <w:spacing w:before="5" w:line="240" w:lineRule="auto"/>
              <w:rPr>
                <w:b/>
                <w:sz w:val="24"/>
              </w:rPr>
            </w:pPr>
            <w:r>
              <w:rPr>
                <w:b/>
                <w:spacing w:val="-4"/>
                <w:sz w:val="24"/>
              </w:rPr>
              <w:t>Rank</w:t>
            </w:r>
          </w:p>
        </w:tc>
        <w:tc>
          <w:tcPr>
            <w:tcW w:w="4757" w:type="dxa"/>
            <w:tcBorders>
              <w:bottom w:val="single" w:sz="6" w:space="0" w:color="000000"/>
            </w:tcBorders>
          </w:tcPr>
          <w:p w14:paraId="36FCDE6C" w14:textId="77777777" w:rsidR="007C5A61" w:rsidRDefault="00000000">
            <w:pPr>
              <w:pStyle w:val="TableParagraph"/>
              <w:spacing w:before="5" w:line="240" w:lineRule="auto"/>
              <w:jc w:val="center"/>
              <w:rPr>
                <w:b/>
                <w:sz w:val="24"/>
              </w:rPr>
            </w:pPr>
            <w:r>
              <w:rPr>
                <w:b/>
                <w:spacing w:val="-2"/>
                <w:sz w:val="24"/>
              </w:rPr>
              <w:t>Feature</w:t>
            </w:r>
          </w:p>
        </w:tc>
        <w:tc>
          <w:tcPr>
            <w:tcW w:w="5032" w:type="dxa"/>
            <w:tcBorders>
              <w:bottom w:val="single" w:sz="6" w:space="0" w:color="000000"/>
            </w:tcBorders>
          </w:tcPr>
          <w:p w14:paraId="1DEDB213" w14:textId="77777777" w:rsidR="007C5A61" w:rsidRDefault="00000000">
            <w:pPr>
              <w:pStyle w:val="TableParagraph"/>
              <w:spacing w:before="5" w:line="240" w:lineRule="auto"/>
              <w:ind w:left="116"/>
              <w:jc w:val="center"/>
              <w:rPr>
                <w:b/>
                <w:sz w:val="24"/>
              </w:rPr>
            </w:pPr>
            <w:r>
              <w:rPr>
                <w:b/>
                <w:sz w:val="24"/>
              </w:rPr>
              <w:t>Mean</w:t>
            </w:r>
            <w:r>
              <w:rPr>
                <w:b/>
                <w:spacing w:val="-13"/>
                <w:sz w:val="24"/>
              </w:rPr>
              <w:t xml:space="preserve"> </w:t>
            </w:r>
            <w:r>
              <w:rPr>
                <w:b/>
                <w:sz w:val="24"/>
              </w:rPr>
              <w:t>—SHapley</w:t>
            </w:r>
            <w:r>
              <w:rPr>
                <w:b/>
                <w:spacing w:val="-12"/>
                <w:sz w:val="24"/>
              </w:rPr>
              <w:t xml:space="preserve"> </w:t>
            </w:r>
            <w:r>
              <w:rPr>
                <w:b/>
                <w:sz w:val="24"/>
              </w:rPr>
              <w:t>Additive</w:t>
            </w:r>
            <w:r>
              <w:rPr>
                <w:b/>
                <w:spacing w:val="-12"/>
                <w:sz w:val="24"/>
              </w:rPr>
              <w:t xml:space="preserve"> </w:t>
            </w:r>
            <w:r>
              <w:rPr>
                <w:b/>
                <w:sz w:val="24"/>
              </w:rPr>
              <w:t>exPlanations</w:t>
            </w:r>
            <w:r>
              <w:rPr>
                <w:b/>
                <w:spacing w:val="-12"/>
                <w:sz w:val="24"/>
              </w:rPr>
              <w:t xml:space="preserve"> </w:t>
            </w:r>
            <w:r>
              <w:rPr>
                <w:b/>
                <w:spacing w:val="-2"/>
                <w:sz w:val="24"/>
              </w:rPr>
              <w:t>Value—</w:t>
            </w:r>
          </w:p>
        </w:tc>
      </w:tr>
      <w:tr w:rsidR="007C5A61" w14:paraId="40DD71DA" w14:textId="77777777">
        <w:trPr>
          <w:trHeight w:val="275"/>
        </w:trPr>
        <w:tc>
          <w:tcPr>
            <w:tcW w:w="675" w:type="dxa"/>
            <w:tcBorders>
              <w:top w:val="single" w:sz="6" w:space="0" w:color="000000"/>
            </w:tcBorders>
          </w:tcPr>
          <w:p w14:paraId="08E1956C" w14:textId="77777777" w:rsidR="007C5A61" w:rsidRDefault="00000000">
            <w:pPr>
              <w:pStyle w:val="TableParagraph"/>
              <w:spacing w:before="8" w:line="247" w:lineRule="exact"/>
              <w:rPr>
                <w:sz w:val="24"/>
              </w:rPr>
            </w:pPr>
            <w:r>
              <w:rPr>
                <w:spacing w:val="-10"/>
                <w:sz w:val="24"/>
              </w:rPr>
              <w:t>1</w:t>
            </w:r>
          </w:p>
        </w:tc>
        <w:tc>
          <w:tcPr>
            <w:tcW w:w="4757" w:type="dxa"/>
            <w:tcBorders>
              <w:top w:val="single" w:sz="6" w:space="0" w:color="000000"/>
            </w:tcBorders>
          </w:tcPr>
          <w:p w14:paraId="512E0715" w14:textId="77777777" w:rsidR="007C5A61" w:rsidRDefault="00000000">
            <w:pPr>
              <w:pStyle w:val="TableParagraph"/>
              <w:spacing w:before="8" w:line="247" w:lineRule="exact"/>
              <w:jc w:val="center"/>
              <w:rPr>
                <w:sz w:val="24"/>
              </w:rPr>
            </w:pPr>
            <w:r>
              <w:rPr>
                <w:sz w:val="24"/>
              </w:rPr>
              <w:t>Triage</w:t>
            </w:r>
            <w:r>
              <w:rPr>
                <w:spacing w:val="-15"/>
                <w:sz w:val="24"/>
              </w:rPr>
              <w:t xml:space="preserve"> </w:t>
            </w:r>
            <w:r>
              <w:rPr>
                <w:sz w:val="24"/>
              </w:rPr>
              <w:t>acuity</w:t>
            </w:r>
            <w:r>
              <w:rPr>
                <w:spacing w:val="-15"/>
                <w:sz w:val="24"/>
              </w:rPr>
              <w:t xml:space="preserve"> </w:t>
            </w:r>
            <w:r>
              <w:rPr>
                <w:sz w:val="24"/>
              </w:rPr>
              <w:t>(Emergency</w:t>
            </w:r>
            <w:r>
              <w:rPr>
                <w:spacing w:val="-15"/>
                <w:sz w:val="24"/>
              </w:rPr>
              <w:t xml:space="preserve"> </w:t>
            </w:r>
            <w:r>
              <w:rPr>
                <w:sz w:val="24"/>
              </w:rPr>
              <w:t>Severity</w:t>
            </w:r>
            <w:r>
              <w:rPr>
                <w:spacing w:val="-15"/>
                <w:sz w:val="24"/>
              </w:rPr>
              <w:t xml:space="preserve"> </w:t>
            </w:r>
            <w:r>
              <w:rPr>
                <w:sz w:val="24"/>
              </w:rPr>
              <w:t>Index</w:t>
            </w:r>
            <w:r>
              <w:rPr>
                <w:spacing w:val="-15"/>
                <w:sz w:val="24"/>
              </w:rPr>
              <w:t xml:space="preserve"> </w:t>
            </w:r>
            <w:r>
              <w:rPr>
                <w:spacing w:val="-2"/>
                <w:sz w:val="24"/>
              </w:rPr>
              <w:t>level)</w:t>
            </w:r>
          </w:p>
        </w:tc>
        <w:tc>
          <w:tcPr>
            <w:tcW w:w="5032" w:type="dxa"/>
            <w:tcBorders>
              <w:top w:val="single" w:sz="6" w:space="0" w:color="000000"/>
            </w:tcBorders>
          </w:tcPr>
          <w:p w14:paraId="6DD288F8" w14:textId="77777777" w:rsidR="007C5A61" w:rsidRDefault="00000000">
            <w:pPr>
              <w:pStyle w:val="TableParagraph"/>
              <w:spacing w:before="8" w:line="247" w:lineRule="exact"/>
              <w:ind w:left="116"/>
              <w:jc w:val="center"/>
              <w:rPr>
                <w:sz w:val="24"/>
              </w:rPr>
            </w:pPr>
            <w:r>
              <w:rPr>
                <w:spacing w:val="-2"/>
                <w:sz w:val="24"/>
              </w:rPr>
              <w:t>0.174</w:t>
            </w:r>
          </w:p>
        </w:tc>
      </w:tr>
      <w:tr w:rsidR="007C5A61" w14:paraId="1B21AC74" w14:textId="77777777">
        <w:trPr>
          <w:trHeight w:val="239"/>
        </w:trPr>
        <w:tc>
          <w:tcPr>
            <w:tcW w:w="675" w:type="dxa"/>
          </w:tcPr>
          <w:p w14:paraId="0A65976F" w14:textId="77777777" w:rsidR="007C5A61" w:rsidRDefault="00000000">
            <w:pPr>
              <w:pStyle w:val="TableParagraph"/>
              <w:rPr>
                <w:sz w:val="24"/>
              </w:rPr>
            </w:pPr>
            <w:r>
              <w:rPr>
                <w:spacing w:val="-10"/>
                <w:sz w:val="24"/>
              </w:rPr>
              <w:t>2</w:t>
            </w:r>
          </w:p>
        </w:tc>
        <w:tc>
          <w:tcPr>
            <w:tcW w:w="4757" w:type="dxa"/>
          </w:tcPr>
          <w:p w14:paraId="766F2BA0" w14:textId="77777777" w:rsidR="007C5A61" w:rsidRDefault="00000000">
            <w:pPr>
              <w:pStyle w:val="TableParagraph"/>
              <w:jc w:val="center"/>
              <w:rPr>
                <w:sz w:val="24"/>
              </w:rPr>
            </w:pPr>
            <w:r>
              <w:rPr>
                <w:sz w:val="24"/>
              </w:rPr>
              <w:t>Emergency</w:t>
            </w:r>
            <w:r>
              <w:rPr>
                <w:spacing w:val="-13"/>
                <w:sz w:val="24"/>
              </w:rPr>
              <w:t xml:space="preserve"> </w:t>
            </w:r>
            <w:r>
              <w:rPr>
                <w:sz w:val="24"/>
              </w:rPr>
              <w:t>medical</w:t>
            </w:r>
            <w:r>
              <w:rPr>
                <w:spacing w:val="-13"/>
                <w:sz w:val="24"/>
              </w:rPr>
              <w:t xml:space="preserve"> </w:t>
            </w:r>
            <w:r>
              <w:rPr>
                <w:sz w:val="24"/>
              </w:rPr>
              <w:t>services</w:t>
            </w:r>
            <w:r>
              <w:rPr>
                <w:spacing w:val="-13"/>
                <w:sz w:val="24"/>
              </w:rPr>
              <w:t xml:space="preserve"> </w:t>
            </w:r>
            <w:r>
              <w:rPr>
                <w:spacing w:val="-2"/>
                <w:sz w:val="24"/>
              </w:rPr>
              <w:t>arrival</w:t>
            </w:r>
          </w:p>
        </w:tc>
        <w:tc>
          <w:tcPr>
            <w:tcW w:w="5032" w:type="dxa"/>
          </w:tcPr>
          <w:p w14:paraId="21E9A312" w14:textId="77777777" w:rsidR="007C5A61" w:rsidRDefault="00000000">
            <w:pPr>
              <w:pStyle w:val="TableParagraph"/>
              <w:ind w:left="116"/>
              <w:jc w:val="center"/>
              <w:rPr>
                <w:sz w:val="24"/>
              </w:rPr>
            </w:pPr>
            <w:r>
              <w:rPr>
                <w:spacing w:val="-2"/>
                <w:sz w:val="24"/>
              </w:rPr>
              <w:t>0.168</w:t>
            </w:r>
          </w:p>
        </w:tc>
      </w:tr>
      <w:tr w:rsidR="007C5A61" w14:paraId="24E248ED" w14:textId="77777777">
        <w:trPr>
          <w:trHeight w:val="239"/>
        </w:trPr>
        <w:tc>
          <w:tcPr>
            <w:tcW w:w="675" w:type="dxa"/>
          </w:tcPr>
          <w:p w14:paraId="75E1997B" w14:textId="77777777" w:rsidR="007C5A61" w:rsidRDefault="00000000">
            <w:pPr>
              <w:pStyle w:val="TableParagraph"/>
              <w:rPr>
                <w:sz w:val="24"/>
              </w:rPr>
            </w:pPr>
            <w:r>
              <w:rPr>
                <w:spacing w:val="-10"/>
                <w:sz w:val="24"/>
              </w:rPr>
              <w:t>3</w:t>
            </w:r>
          </w:p>
        </w:tc>
        <w:tc>
          <w:tcPr>
            <w:tcW w:w="4757" w:type="dxa"/>
          </w:tcPr>
          <w:p w14:paraId="6AC9FE7D" w14:textId="77777777" w:rsidR="007C5A61" w:rsidRDefault="00000000">
            <w:pPr>
              <w:pStyle w:val="TableParagraph"/>
              <w:jc w:val="center"/>
              <w:rPr>
                <w:sz w:val="24"/>
              </w:rPr>
            </w:pPr>
            <w:r>
              <w:rPr>
                <w:sz w:val="24"/>
              </w:rPr>
              <w:t>Disease</w:t>
            </w:r>
            <w:r>
              <w:rPr>
                <w:spacing w:val="-10"/>
                <w:sz w:val="24"/>
              </w:rPr>
              <w:t xml:space="preserve"> </w:t>
            </w:r>
            <w:r>
              <w:rPr>
                <w:sz w:val="24"/>
              </w:rPr>
              <w:t>condition</w:t>
            </w:r>
            <w:r>
              <w:rPr>
                <w:spacing w:val="-9"/>
                <w:sz w:val="24"/>
              </w:rPr>
              <w:t xml:space="preserve"> </w:t>
            </w:r>
            <w:r>
              <w:rPr>
                <w:spacing w:val="-2"/>
                <w:sz w:val="24"/>
              </w:rPr>
              <w:t>count</w:t>
            </w:r>
          </w:p>
        </w:tc>
        <w:tc>
          <w:tcPr>
            <w:tcW w:w="5032" w:type="dxa"/>
          </w:tcPr>
          <w:p w14:paraId="6234F685" w14:textId="77777777" w:rsidR="007C5A61" w:rsidRDefault="00000000">
            <w:pPr>
              <w:pStyle w:val="TableParagraph"/>
              <w:ind w:left="116"/>
              <w:jc w:val="center"/>
              <w:rPr>
                <w:sz w:val="24"/>
              </w:rPr>
            </w:pPr>
            <w:r>
              <w:rPr>
                <w:spacing w:val="-2"/>
                <w:sz w:val="24"/>
              </w:rPr>
              <w:t>0.142</w:t>
            </w:r>
          </w:p>
        </w:tc>
      </w:tr>
      <w:tr w:rsidR="007C5A61" w14:paraId="56D5E891" w14:textId="77777777">
        <w:trPr>
          <w:trHeight w:val="239"/>
        </w:trPr>
        <w:tc>
          <w:tcPr>
            <w:tcW w:w="675" w:type="dxa"/>
          </w:tcPr>
          <w:p w14:paraId="18146233" w14:textId="77777777" w:rsidR="007C5A61" w:rsidRDefault="00000000">
            <w:pPr>
              <w:pStyle w:val="TableParagraph"/>
              <w:rPr>
                <w:sz w:val="24"/>
              </w:rPr>
            </w:pPr>
            <w:r>
              <w:rPr>
                <w:spacing w:val="-10"/>
                <w:sz w:val="24"/>
              </w:rPr>
              <w:t>4</w:t>
            </w:r>
          </w:p>
        </w:tc>
        <w:tc>
          <w:tcPr>
            <w:tcW w:w="4757" w:type="dxa"/>
          </w:tcPr>
          <w:p w14:paraId="6107F78C" w14:textId="77777777" w:rsidR="007C5A61" w:rsidRDefault="00000000">
            <w:pPr>
              <w:pStyle w:val="TableParagraph"/>
              <w:jc w:val="center"/>
              <w:rPr>
                <w:sz w:val="24"/>
              </w:rPr>
            </w:pPr>
            <w:r>
              <w:rPr>
                <w:spacing w:val="-5"/>
                <w:sz w:val="24"/>
              </w:rPr>
              <w:t>Age</w:t>
            </w:r>
          </w:p>
        </w:tc>
        <w:tc>
          <w:tcPr>
            <w:tcW w:w="5032" w:type="dxa"/>
          </w:tcPr>
          <w:p w14:paraId="09B09878" w14:textId="77777777" w:rsidR="007C5A61" w:rsidRDefault="00000000">
            <w:pPr>
              <w:pStyle w:val="TableParagraph"/>
              <w:ind w:left="116"/>
              <w:jc w:val="center"/>
              <w:rPr>
                <w:sz w:val="24"/>
              </w:rPr>
            </w:pPr>
            <w:r>
              <w:rPr>
                <w:spacing w:val="-2"/>
                <w:sz w:val="24"/>
              </w:rPr>
              <w:t>0.131</w:t>
            </w:r>
          </w:p>
        </w:tc>
      </w:tr>
      <w:tr w:rsidR="007C5A61" w14:paraId="34BF05C6" w14:textId="77777777">
        <w:trPr>
          <w:trHeight w:val="308"/>
        </w:trPr>
        <w:tc>
          <w:tcPr>
            <w:tcW w:w="675" w:type="dxa"/>
            <w:tcBorders>
              <w:bottom w:val="single" w:sz="8" w:space="0" w:color="000000"/>
            </w:tcBorders>
          </w:tcPr>
          <w:p w14:paraId="6747EC9F" w14:textId="77777777" w:rsidR="007C5A61" w:rsidRDefault="00000000">
            <w:pPr>
              <w:pStyle w:val="TableParagraph"/>
              <w:spacing w:line="248" w:lineRule="exact"/>
              <w:rPr>
                <w:sz w:val="24"/>
              </w:rPr>
            </w:pPr>
            <w:r>
              <w:rPr>
                <w:spacing w:val="-10"/>
                <w:sz w:val="24"/>
              </w:rPr>
              <w:t>5</w:t>
            </w:r>
          </w:p>
        </w:tc>
        <w:tc>
          <w:tcPr>
            <w:tcW w:w="4757" w:type="dxa"/>
            <w:tcBorders>
              <w:bottom w:val="single" w:sz="8" w:space="0" w:color="000000"/>
            </w:tcBorders>
          </w:tcPr>
          <w:p w14:paraId="4D4D89D2" w14:textId="77777777" w:rsidR="007C5A61" w:rsidRDefault="00000000">
            <w:pPr>
              <w:pStyle w:val="TableParagraph"/>
              <w:spacing w:line="248" w:lineRule="exact"/>
              <w:jc w:val="center"/>
              <w:rPr>
                <w:sz w:val="24"/>
              </w:rPr>
            </w:pPr>
            <w:r>
              <w:rPr>
                <w:sz w:val="24"/>
              </w:rPr>
              <w:t>Charlson</w:t>
            </w:r>
            <w:r>
              <w:rPr>
                <w:spacing w:val="-12"/>
                <w:sz w:val="24"/>
              </w:rPr>
              <w:t xml:space="preserve"> </w:t>
            </w:r>
            <w:r>
              <w:rPr>
                <w:sz w:val="24"/>
              </w:rPr>
              <w:t>Comorbidity</w:t>
            </w:r>
            <w:r>
              <w:rPr>
                <w:spacing w:val="-11"/>
                <w:sz w:val="24"/>
              </w:rPr>
              <w:t xml:space="preserve"> </w:t>
            </w:r>
            <w:r>
              <w:rPr>
                <w:spacing w:val="-2"/>
                <w:sz w:val="24"/>
              </w:rPr>
              <w:t>Index</w:t>
            </w:r>
          </w:p>
        </w:tc>
        <w:tc>
          <w:tcPr>
            <w:tcW w:w="5032" w:type="dxa"/>
            <w:tcBorders>
              <w:bottom w:val="single" w:sz="8" w:space="0" w:color="000000"/>
            </w:tcBorders>
          </w:tcPr>
          <w:p w14:paraId="32AD1302" w14:textId="77777777" w:rsidR="007C5A61" w:rsidRDefault="00000000">
            <w:pPr>
              <w:pStyle w:val="TableParagraph"/>
              <w:spacing w:line="248" w:lineRule="exact"/>
              <w:ind w:left="116"/>
              <w:jc w:val="center"/>
              <w:rPr>
                <w:sz w:val="24"/>
              </w:rPr>
            </w:pPr>
            <w:r>
              <w:rPr>
                <w:spacing w:val="-2"/>
                <w:sz w:val="24"/>
              </w:rPr>
              <w:t>0.127</w:t>
            </w:r>
          </w:p>
        </w:tc>
      </w:tr>
    </w:tbl>
    <w:p w14:paraId="1F4D52CD" w14:textId="77777777" w:rsidR="007C5A61" w:rsidRDefault="007C5A61">
      <w:pPr>
        <w:pStyle w:val="BodyText"/>
        <w:rPr>
          <w:sz w:val="20"/>
        </w:rPr>
      </w:pPr>
    </w:p>
    <w:p w14:paraId="746E3C17" w14:textId="77777777" w:rsidR="007C5A61" w:rsidRDefault="007C5A61">
      <w:pPr>
        <w:pStyle w:val="BodyText"/>
        <w:spacing w:before="83"/>
        <w:rPr>
          <w:sz w:val="20"/>
        </w:rPr>
      </w:pPr>
    </w:p>
    <w:p w14:paraId="44043258" w14:textId="77777777" w:rsidR="007C5A61" w:rsidRDefault="007C5A61">
      <w:pPr>
        <w:pStyle w:val="BodyText"/>
        <w:rPr>
          <w:sz w:val="20"/>
        </w:rPr>
        <w:sectPr w:rsidR="007C5A61">
          <w:pgSz w:w="11910" w:h="16840"/>
          <w:pgMar w:top="1160" w:right="0" w:bottom="1220" w:left="283" w:header="763" w:footer="1033" w:gutter="0"/>
          <w:cols w:space="720"/>
        </w:sectPr>
      </w:pPr>
    </w:p>
    <w:p w14:paraId="700C3AB3" w14:textId="77777777" w:rsidR="007C5A61" w:rsidRDefault="00000000">
      <w:pPr>
        <w:spacing w:before="139"/>
        <w:ind w:left="94"/>
        <w:rPr>
          <w:rFonts w:ascii="Arial MT"/>
          <w:sz w:val="20"/>
        </w:rPr>
      </w:pPr>
      <w:r>
        <w:rPr>
          <w:rFonts w:ascii="Arial MT"/>
          <w:spacing w:val="-5"/>
          <w:sz w:val="20"/>
        </w:rPr>
        <w:t>190</w:t>
      </w:r>
    </w:p>
    <w:p w14:paraId="2034D1FA" w14:textId="77777777" w:rsidR="007C5A61" w:rsidRDefault="007C5A61">
      <w:pPr>
        <w:pStyle w:val="BodyText"/>
        <w:spacing w:before="14"/>
        <w:rPr>
          <w:rFonts w:ascii="Arial MT"/>
          <w:sz w:val="20"/>
        </w:rPr>
      </w:pPr>
    </w:p>
    <w:p w14:paraId="25681B7E" w14:textId="77777777" w:rsidR="007C5A61" w:rsidRDefault="00000000">
      <w:pPr>
        <w:ind w:left="94"/>
        <w:rPr>
          <w:rFonts w:ascii="Arial MT"/>
          <w:sz w:val="20"/>
        </w:rPr>
      </w:pPr>
      <w:r>
        <w:rPr>
          <w:rFonts w:ascii="Arial MT"/>
          <w:spacing w:val="-5"/>
          <w:sz w:val="20"/>
        </w:rPr>
        <w:t>191</w:t>
      </w:r>
    </w:p>
    <w:p w14:paraId="25F3890A" w14:textId="77777777" w:rsidR="007C5A61" w:rsidRDefault="00000000">
      <w:pPr>
        <w:spacing w:before="9"/>
        <w:ind w:left="94"/>
        <w:rPr>
          <w:rFonts w:ascii="Arial MT"/>
          <w:sz w:val="20"/>
        </w:rPr>
      </w:pPr>
      <w:r>
        <w:rPr>
          <w:rFonts w:ascii="Arial MT"/>
          <w:spacing w:val="-5"/>
          <w:sz w:val="20"/>
        </w:rPr>
        <w:t>192</w:t>
      </w:r>
    </w:p>
    <w:p w14:paraId="0ADD1D6D" w14:textId="77777777" w:rsidR="007C5A61" w:rsidRDefault="00000000">
      <w:pPr>
        <w:spacing w:before="9"/>
        <w:ind w:left="94"/>
        <w:rPr>
          <w:rFonts w:ascii="Arial MT"/>
          <w:sz w:val="20"/>
        </w:rPr>
      </w:pPr>
      <w:r>
        <w:rPr>
          <w:rFonts w:ascii="Arial MT"/>
          <w:spacing w:val="-5"/>
          <w:sz w:val="20"/>
        </w:rPr>
        <w:t>193</w:t>
      </w:r>
    </w:p>
    <w:p w14:paraId="5FBE9B70" w14:textId="77777777" w:rsidR="007C5A61" w:rsidRDefault="00000000">
      <w:pPr>
        <w:spacing w:before="9"/>
        <w:ind w:left="94"/>
        <w:rPr>
          <w:rFonts w:ascii="Arial MT"/>
          <w:sz w:val="20"/>
        </w:rPr>
      </w:pPr>
      <w:r>
        <w:rPr>
          <w:rFonts w:ascii="Arial MT"/>
          <w:spacing w:val="-5"/>
          <w:sz w:val="20"/>
        </w:rPr>
        <w:t>194</w:t>
      </w:r>
    </w:p>
    <w:p w14:paraId="2E5E0469" w14:textId="77777777" w:rsidR="007C5A61" w:rsidRDefault="00000000">
      <w:pPr>
        <w:spacing w:before="205"/>
        <w:ind w:left="94"/>
        <w:rPr>
          <w:rFonts w:ascii="Arial MT"/>
          <w:sz w:val="20"/>
        </w:rPr>
      </w:pPr>
      <w:r>
        <w:rPr>
          <w:rFonts w:ascii="Arial MT"/>
          <w:spacing w:val="-5"/>
          <w:sz w:val="20"/>
        </w:rPr>
        <w:t>195</w:t>
      </w:r>
    </w:p>
    <w:p w14:paraId="67DBF91F" w14:textId="77777777" w:rsidR="007C5A61" w:rsidRDefault="00000000">
      <w:pPr>
        <w:spacing w:before="9"/>
        <w:ind w:left="94"/>
        <w:rPr>
          <w:rFonts w:ascii="Arial MT"/>
          <w:sz w:val="20"/>
        </w:rPr>
      </w:pPr>
      <w:r>
        <w:rPr>
          <w:rFonts w:ascii="Arial MT"/>
          <w:spacing w:val="-5"/>
          <w:sz w:val="20"/>
        </w:rPr>
        <w:t>196</w:t>
      </w:r>
    </w:p>
    <w:p w14:paraId="7CF11750" w14:textId="77777777" w:rsidR="007C5A61" w:rsidRDefault="00000000">
      <w:pPr>
        <w:spacing w:before="9"/>
        <w:ind w:left="94"/>
        <w:rPr>
          <w:rFonts w:ascii="Arial MT"/>
          <w:sz w:val="20"/>
        </w:rPr>
      </w:pPr>
      <w:r>
        <w:rPr>
          <w:rFonts w:ascii="Arial MT"/>
          <w:spacing w:val="-5"/>
          <w:sz w:val="20"/>
        </w:rPr>
        <w:t>197</w:t>
      </w:r>
    </w:p>
    <w:p w14:paraId="48185E55" w14:textId="77777777" w:rsidR="007C5A61" w:rsidRDefault="00000000">
      <w:pPr>
        <w:spacing w:before="9"/>
        <w:ind w:left="94"/>
        <w:rPr>
          <w:rFonts w:ascii="Arial MT"/>
          <w:sz w:val="20"/>
        </w:rPr>
      </w:pPr>
      <w:r>
        <w:rPr>
          <w:rFonts w:ascii="Arial MT"/>
          <w:spacing w:val="-5"/>
          <w:sz w:val="20"/>
        </w:rPr>
        <w:t>198</w:t>
      </w:r>
    </w:p>
    <w:p w14:paraId="69E7CFE6" w14:textId="77777777" w:rsidR="007C5A61" w:rsidRDefault="00000000">
      <w:pPr>
        <w:spacing w:before="9"/>
        <w:ind w:left="94"/>
        <w:rPr>
          <w:rFonts w:ascii="Arial MT"/>
          <w:sz w:val="20"/>
        </w:rPr>
      </w:pPr>
      <w:r>
        <w:rPr>
          <w:rFonts w:ascii="Arial MT"/>
          <w:spacing w:val="-5"/>
          <w:sz w:val="20"/>
        </w:rPr>
        <w:t>199</w:t>
      </w:r>
    </w:p>
    <w:p w14:paraId="7D1F8F68" w14:textId="77777777" w:rsidR="007C5A61" w:rsidRDefault="00000000">
      <w:pPr>
        <w:spacing w:before="9"/>
        <w:ind w:left="94"/>
        <w:rPr>
          <w:rFonts w:ascii="Arial MT"/>
          <w:sz w:val="20"/>
        </w:rPr>
      </w:pPr>
      <w:r>
        <w:rPr>
          <w:rFonts w:ascii="Arial MT"/>
          <w:spacing w:val="-5"/>
          <w:sz w:val="20"/>
        </w:rPr>
        <w:t>200</w:t>
      </w:r>
    </w:p>
    <w:p w14:paraId="3ECD755A" w14:textId="77777777" w:rsidR="007C5A61" w:rsidRDefault="00000000">
      <w:pPr>
        <w:spacing w:before="9"/>
        <w:ind w:left="94"/>
        <w:rPr>
          <w:rFonts w:ascii="Arial MT"/>
          <w:sz w:val="20"/>
        </w:rPr>
      </w:pPr>
      <w:r>
        <w:rPr>
          <w:rFonts w:ascii="Arial MT"/>
          <w:spacing w:val="-5"/>
          <w:sz w:val="20"/>
        </w:rPr>
        <w:t>201</w:t>
      </w:r>
    </w:p>
    <w:p w14:paraId="6B1BDF2D" w14:textId="77777777" w:rsidR="007C5A61" w:rsidRDefault="00000000">
      <w:pPr>
        <w:spacing w:before="10"/>
        <w:ind w:left="94"/>
        <w:rPr>
          <w:rFonts w:ascii="Arial MT"/>
          <w:sz w:val="20"/>
        </w:rPr>
      </w:pPr>
      <w:r>
        <w:rPr>
          <w:rFonts w:ascii="Arial MT"/>
          <w:spacing w:val="-5"/>
          <w:sz w:val="20"/>
        </w:rPr>
        <w:t>202</w:t>
      </w:r>
    </w:p>
    <w:p w14:paraId="274DA741" w14:textId="77777777" w:rsidR="007C5A61" w:rsidRDefault="00000000">
      <w:pPr>
        <w:spacing w:before="9"/>
        <w:ind w:left="94"/>
        <w:rPr>
          <w:rFonts w:ascii="Arial MT"/>
          <w:sz w:val="20"/>
        </w:rPr>
      </w:pPr>
      <w:r>
        <w:rPr>
          <w:rFonts w:ascii="Arial MT"/>
          <w:spacing w:val="-5"/>
          <w:sz w:val="20"/>
        </w:rPr>
        <w:t>203</w:t>
      </w:r>
    </w:p>
    <w:p w14:paraId="69161D49" w14:textId="77777777" w:rsidR="007C5A61" w:rsidRDefault="00000000">
      <w:pPr>
        <w:spacing w:before="9"/>
        <w:ind w:left="94"/>
        <w:rPr>
          <w:rFonts w:ascii="Arial MT"/>
          <w:sz w:val="20"/>
        </w:rPr>
      </w:pPr>
      <w:r>
        <w:rPr>
          <w:rFonts w:ascii="Arial MT"/>
          <w:spacing w:val="-5"/>
          <w:sz w:val="20"/>
        </w:rPr>
        <w:t>204</w:t>
      </w:r>
    </w:p>
    <w:p w14:paraId="106E6DF6" w14:textId="77777777" w:rsidR="007C5A61" w:rsidRDefault="00000000">
      <w:pPr>
        <w:spacing w:before="9"/>
        <w:ind w:left="94"/>
        <w:rPr>
          <w:rFonts w:ascii="Arial MT"/>
          <w:sz w:val="20"/>
        </w:rPr>
      </w:pPr>
      <w:r>
        <w:rPr>
          <w:rFonts w:ascii="Arial MT"/>
          <w:spacing w:val="-5"/>
          <w:sz w:val="20"/>
        </w:rPr>
        <w:t>205</w:t>
      </w:r>
    </w:p>
    <w:p w14:paraId="777D342E" w14:textId="77777777" w:rsidR="007C5A61" w:rsidRDefault="00000000">
      <w:pPr>
        <w:spacing w:before="204"/>
        <w:ind w:left="94"/>
        <w:rPr>
          <w:rFonts w:ascii="Arial MT"/>
          <w:sz w:val="20"/>
        </w:rPr>
      </w:pPr>
      <w:r>
        <w:rPr>
          <w:rFonts w:ascii="Arial MT"/>
          <w:spacing w:val="-5"/>
          <w:sz w:val="20"/>
        </w:rPr>
        <w:t>206</w:t>
      </w:r>
    </w:p>
    <w:p w14:paraId="1947C34C" w14:textId="77777777" w:rsidR="007C5A61" w:rsidRDefault="00000000">
      <w:pPr>
        <w:spacing w:before="9"/>
        <w:ind w:left="94"/>
        <w:rPr>
          <w:rFonts w:ascii="Arial MT"/>
          <w:sz w:val="20"/>
        </w:rPr>
      </w:pPr>
      <w:r>
        <w:rPr>
          <w:rFonts w:ascii="Arial MT"/>
          <w:spacing w:val="-5"/>
          <w:sz w:val="20"/>
        </w:rPr>
        <w:t>207</w:t>
      </w:r>
    </w:p>
    <w:p w14:paraId="711BF460" w14:textId="77777777" w:rsidR="007C5A61" w:rsidRDefault="00000000">
      <w:pPr>
        <w:spacing w:before="9"/>
        <w:ind w:left="94"/>
        <w:rPr>
          <w:rFonts w:ascii="Arial MT"/>
          <w:sz w:val="20"/>
        </w:rPr>
      </w:pPr>
      <w:r>
        <w:rPr>
          <w:rFonts w:ascii="Arial MT"/>
          <w:spacing w:val="-5"/>
          <w:sz w:val="20"/>
        </w:rPr>
        <w:t>208</w:t>
      </w:r>
    </w:p>
    <w:p w14:paraId="587B08CD" w14:textId="77777777" w:rsidR="007C5A61" w:rsidRDefault="00000000">
      <w:pPr>
        <w:pStyle w:val="Heading2"/>
        <w:numPr>
          <w:ilvl w:val="1"/>
          <w:numId w:val="3"/>
        </w:numPr>
        <w:tabs>
          <w:tab w:val="left" w:pos="665"/>
        </w:tabs>
        <w:spacing w:before="102"/>
        <w:ind w:hanging="571"/>
      </w:pPr>
      <w:r>
        <w:rPr>
          <w:b w:val="0"/>
        </w:rPr>
        <w:br w:type="column"/>
      </w:r>
      <w:r>
        <w:t>Feature</w:t>
      </w:r>
      <w:r>
        <w:rPr>
          <w:spacing w:val="-12"/>
        </w:rPr>
        <w:t xml:space="preserve"> </w:t>
      </w:r>
      <w:r>
        <w:t>Ablation</w:t>
      </w:r>
      <w:r>
        <w:rPr>
          <w:spacing w:val="-12"/>
        </w:rPr>
        <w:t xml:space="preserve"> </w:t>
      </w:r>
      <w:r>
        <w:rPr>
          <w:spacing w:val="-2"/>
        </w:rPr>
        <w:t>Study</w:t>
      </w:r>
    </w:p>
    <w:p w14:paraId="030D791E" w14:textId="77777777" w:rsidR="007C5A61" w:rsidRDefault="00000000">
      <w:pPr>
        <w:pStyle w:val="BodyText"/>
        <w:spacing w:before="228" w:line="208" w:lineRule="auto"/>
        <w:ind w:left="94" w:right="952" w:firstLine="170"/>
        <w:jc w:val="both"/>
      </w:pPr>
      <w:r>
        <w:t>To validate whether SHAP-identified features were causally necessary for prediction or merely correlated, we conducted a targeted ablation experiment. Models were retrained excluding specific top- ranked</w:t>
      </w:r>
      <w:r>
        <w:rPr>
          <w:spacing w:val="-9"/>
        </w:rPr>
        <w:t xml:space="preserve"> </w:t>
      </w:r>
      <w:r>
        <w:t>features,</w:t>
      </w:r>
      <w:r>
        <w:rPr>
          <w:spacing w:val="-8"/>
        </w:rPr>
        <w:t xml:space="preserve"> </w:t>
      </w:r>
      <w:r>
        <w:t>and</w:t>
      </w:r>
      <w:r>
        <w:rPr>
          <w:spacing w:val="-9"/>
        </w:rPr>
        <w:t xml:space="preserve"> </w:t>
      </w:r>
      <w:r>
        <w:t>we</w:t>
      </w:r>
      <w:r>
        <w:rPr>
          <w:spacing w:val="-9"/>
        </w:rPr>
        <w:t xml:space="preserve"> </w:t>
      </w:r>
      <w:r>
        <w:t>measured</w:t>
      </w:r>
      <w:r>
        <w:rPr>
          <w:spacing w:val="-9"/>
        </w:rPr>
        <w:t xml:space="preserve"> </w:t>
      </w:r>
      <w:r>
        <w:t>the</w:t>
      </w:r>
      <w:r>
        <w:rPr>
          <w:spacing w:val="-9"/>
        </w:rPr>
        <w:t xml:space="preserve"> </w:t>
      </w:r>
      <w:r>
        <w:t>change</w:t>
      </w:r>
      <w:r>
        <w:rPr>
          <w:spacing w:val="-9"/>
        </w:rPr>
        <w:t xml:space="preserve"> </w:t>
      </w:r>
      <w:r>
        <w:t>in</w:t>
      </w:r>
      <w:r>
        <w:rPr>
          <w:spacing w:val="-9"/>
        </w:rPr>
        <w:t xml:space="preserve"> </w:t>
      </w:r>
      <w:r>
        <w:t>sensitivity.</w:t>
      </w:r>
      <w:r>
        <w:rPr>
          <w:spacing w:val="-8"/>
        </w:rPr>
        <w:t xml:space="preserve"> </w:t>
      </w:r>
      <w:r>
        <w:t>Table</w:t>
      </w:r>
      <w:r>
        <w:rPr>
          <w:spacing w:val="-9"/>
        </w:rPr>
        <w:t xml:space="preserve"> </w:t>
      </w:r>
      <w:r>
        <w:t>5</w:t>
      </w:r>
      <w:r>
        <w:rPr>
          <w:spacing w:val="-9"/>
        </w:rPr>
        <w:t xml:space="preserve"> </w:t>
      </w:r>
      <w:r>
        <w:t>presents</w:t>
      </w:r>
      <w:r>
        <w:rPr>
          <w:spacing w:val="-9"/>
        </w:rPr>
        <w:t xml:space="preserve"> </w:t>
      </w:r>
      <w:r>
        <w:t>the</w:t>
      </w:r>
      <w:r>
        <w:rPr>
          <w:spacing w:val="-9"/>
        </w:rPr>
        <w:t xml:space="preserve"> </w:t>
      </w:r>
      <w:r>
        <w:t>impact</w:t>
      </w:r>
      <w:r>
        <w:rPr>
          <w:spacing w:val="-9"/>
        </w:rPr>
        <w:t xml:space="preserve"> </w:t>
      </w:r>
      <w:r>
        <w:t>of</w:t>
      </w:r>
      <w:r>
        <w:rPr>
          <w:spacing w:val="-9"/>
        </w:rPr>
        <w:t xml:space="preserve"> </w:t>
      </w:r>
      <w:r>
        <w:t>removing</w:t>
      </w:r>
      <w:r>
        <w:rPr>
          <w:spacing w:val="-9"/>
        </w:rPr>
        <w:t xml:space="preserve"> </w:t>
      </w:r>
      <w:r>
        <w:t>each feature on model sensitivity.</w:t>
      </w:r>
    </w:p>
    <w:p w14:paraId="36EC22CE" w14:textId="77777777" w:rsidR="007C5A61" w:rsidRDefault="00000000">
      <w:pPr>
        <w:pStyle w:val="BodyText"/>
        <w:spacing w:before="195" w:line="204" w:lineRule="auto"/>
        <w:ind w:left="94" w:right="952" w:firstLine="170"/>
        <w:jc w:val="both"/>
      </w:pPr>
      <w:r>
        <w:t xml:space="preserve">Three distinct ablation patterns emerged. </w:t>
      </w:r>
      <w:r>
        <w:rPr>
          <w:b/>
        </w:rPr>
        <w:t xml:space="preserve">First, predictive features: </w:t>
      </w:r>
      <w:r>
        <w:t xml:space="preserve">Removing triage acuity </w:t>
      </w:r>
      <w:r>
        <w:rPr>
          <w:spacing w:val="-2"/>
        </w:rPr>
        <w:t>consistently</w:t>
      </w:r>
      <w:r>
        <w:rPr>
          <w:spacing w:val="-5"/>
        </w:rPr>
        <w:t xml:space="preserve"> </w:t>
      </w:r>
      <w:r>
        <w:rPr>
          <w:spacing w:val="-2"/>
        </w:rPr>
        <w:t>reduced</w:t>
      </w:r>
      <w:r>
        <w:rPr>
          <w:spacing w:val="-5"/>
        </w:rPr>
        <w:t xml:space="preserve"> </w:t>
      </w:r>
      <w:r>
        <w:rPr>
          <w:spacing w:val="-2"/>
        </w:rPr>
        <w:t>sensitivity</w:t>
      </w:r>
      <w:r>
        <w:rPr>
          <w:spacing w:val="-5"/>
        </w:rPr>
        <w:t xml:space="preserve"> </w:t>
      </w:r>
      <w:r>
        <w:rPr>
          <w:spacing w:val="-2"/>
        </w:rPr>
        <w:t>across</w:t>
      </w:r>
      <w:r>
        <w:rPr>
          <w:spacing w:val="-5"/>
        </w:rPr>
        <w:t xml:space="preserve"> </w:t>
      </w:r>
      <w:r>
        <w:rPr>
          <w:spacing w:val="-2"/>
        </w:rPr>
        <w:t>all</w:t>
      </w:r>
      <w:r>
        <w:rPr>
          <w:spacing w:val="-5"/>
        </w:rPr>
        <w:t xml:space="preserve"> </w:t>
      </w:r>
      <w:r>
        <w:rPr>
          <w:spacing w:val="-2"/>
        </w:rPr>
        <w:t>models</w:t>
      </w:r>
      <w:r>
        <w:rPr>
          <w:spacing w:val="-5"/>
        </w:rPr>
        <w:t xml:space="preserve"> </w:t>
      </w:r>
      <w:r>
        <w:rPr>
          <w:spacing w:val="-2"/>
        </w:rPr>
        <w:t>for</w:t>
      </w:r>
      <w:r>
        <w:rPr>
          <w:spacing w:val="-5"/>
        </w:rPr>
        <w:t xml:space="preserve"> </w:t>
      </w:r>
      <w:r>
        <w:rPr>
          <w:spacing w:val="-2"/>
        </w:rPr>
        <w:t>hospital</w:t>
      </w:r>
      <w:r>
        <w:rPr>
          <w:spacing w:val="-5"/>
        </w:rPr>
        <w:t xml:space="preserve"> </w:t>
      </w:r>
      <w:r>
        <w:rPr>
          <w:spacing w:val="-2"/>
        </w:rPr>
        <w:t>admission</w:t>
      </w:r>
      <w:r>
        <w:rPr>
          <w:spacing w:val="-5"/>
        </w:rPr>
        <w:t xml:space="preserve"> </w:t>
      </w:r>
      <w:r>
        <w:rPr>
          <w:spacing w:val="-2"/>
        </w:rPr>
        <w:t>prediction</w:t>
      </w:r>
      <w:r>
        <w:rPr>
          <w:spacing w:val="-5"/>
        </w:rPr>
        <w:t xml:space="preserve"> </w:t>
      </w:r>
      <w:r>
        <w:rPr>
          <w:spacing w:val="-2"/>
        </w:rPr>
        <w:t>(-7.1</w:t>
      </w:r>
      <w:r>
        <w:rPr>
          <w:spacing w:val="-5"/>
        </w:rPr>
        <w:t xml:space="preserve"> </w:t>
      </w:r>
      <w:r>
        <w:rPr>
          <w:spacing w:val="-2"/>
        </w:rPr>
        <w:t>to</w:t>
      </w:r>
      <w:r>
        <w:rPr>
          <w:spacing w:val="-5"/>
        </w:rPr>
        <w:t xml:space="preserve"> </w:t>
      </w:r>
      <w:r>
        <w:rPr>
          <w:spacing w:val="-2"/>
        </w:rPr>
        <w:t>-8.4</w:t>
      </w:r>
      <w:r>
        <w:rPr>
          <w:spacing w:val="-5"/>
        </w:rPr>
        <w:t xml:space="preserve"> </w:t>
      </w:r>
      <w:r>
        <w:rPr>
          <w:spacing w:val="-2"/>
        </w:rPr>
        <w:t xml:space="preserve">percentage </w:t>
      </w:r>
      <w:r>
        <w:t>points), confirming this feature legitimately contributes unique predictive information rather than introducing</w:t>
      </w:r>
      <w:r>
        <w:rPr>
          <w:spacing w:val="-15"/>
        </w:rPr>
        <w:t xml:space="preserve"> </w:t>
      </w:r>
      <w:r>
        <w:t>noise.</w:t>
      </w:r>
      <w:r>
        <w:rPr>
          <w:spacing w:val="-15"/>
        </w:rPr>
        <w:t xml:space="preserve"> </w:t>
      </w:r>
      <w:r>
        <w:rPr>
          <w:b/>
        </w:rPr>
        <w:t>Second,</w:t>
      </w:r>
      <w:r>
        <w:rPr>
          <w:b/>
          <w:spacing w:val="-15"/>
        </w:rPr>
        <w:t xml:space="preserve"> </w:t>
      </w:r>
      <w:r>
        <w:rPr>
          <w:b/>
        </w:rPr>
        <w:t>redundant</w:t>
      </w:r>
      <w:r>
        <w:rPr>
          <w:b/>
          <w:spacing w:val="-15"/>
        </w:rPr>
        <w:t xml:space="preserve"> </w:t>
      </w:r>
      <w:r>
        <w:rPr>
          <w:b/>
        </w:rPr>
        <w:t>features:</w:t>
      </w:r>
      <w:r>
        <w:rPr>
          <w:b/>
          <w:spacing w:val="-14"/>
        </w:rPr>
        <w:t xml:space="preserve"> </w:t>
      </w:r>
      <w:r>
        <w:t>Removing</w:t>
      </w:r>
      <w:r>
        <w:rPr>
          <w:spacing w:val="-15"/>
        </w:rPr>
        <w:t xml:space="preserve"> </w:t>
      </w:r>
      <w:r>
        <w:t>emergency</w:t>
      </w:r>
      <w:r>
        <w:rPr>
          <w:spacing w:val="-15"/>
        </w:rPr>
        <w:t xml:space="preserve"> </w:t>
      </w:r>
      <w:r>
        <w:t>medical</w:t>
      </w:r>
      <w:r>
        <w:rPr>
          <w:spacing w:val="-15"/>
        </w:rPr>
        <w:t xml:space="preserve"> </w:t>
      </w:r>
      <w:r>
        <w:t>services</w:t>
      </w:r>
      <w:r>
        <w:rPr>
          <w:spacing w:val="-15"/>
        </w:rPr>
        <w:t xml:space="preserve"> </w:t>
      </w:r>
      <w:r>
        <w:t>arrival</w:t>
      </w:r>
      <w:r>
        <w:rPr>
          <w:spacing w:val="-15"/>
        </w:rPr>
        <w:t xml:space="preserve"> </w:t>
      </w:r>
      <w:r>
        <w:t>produced minimal sensitivity changes for LightGBM and Random Forest in ED stay 3-class prediction (</w:t>
      </w:r>
      <w:r>
        <w:rPr>
          <w:rFonts w:ascii="Palatino Linotype" w:hAnsi="Palatino Linotype"/>
          <w:i/>
        </w:rPr>
        <w:t>±</w:t>
      </w:r>
      <w:r>
        <w:t xml:space="preserve">0.4 percentage points), though Logistic Regression showed a moderate decrease (-1.3 percentage points), suggesting model-dependent importance where tree-based models capture redundant information from correlated features. </w:t>
      </w:r>
      <w:r>
        <w:rPr>
          <w:b/>
        </w:rPr>
        <w:t xml:space="preserve">Third, harmful features: </w:t>
      </w:r>
      <w:r>
        <w:t xml:space="preserve">Removing Charlson Comorbidity Index paradoxically improved sensitivity for LightGBM (+16.0 percentage points) and Logistic Regression (+4.4 percentage points) in hospital length of stay </w:t>
      </w:r>
      <w:r>
        <w:rPr>
          <w:rFonts w:ascii="Verdana" w:hAnsi="Verdana"/>
          <w:i/>
        </w:rPr>
        <w:t>&gt;</w:t>
      </w:r>
      <w:r>
        <w:t>7 days prediction, with no effect on Random Forest (baseline 0.0%), indicating this feature actively harms prediction in models that leverage it.</w:t>
      </w:r>
    </w:p>
    <w:p w14:paraId="1C000771" w14:textId="77777777" w:rsidR="007C5A61" w:rsidRDefault="00000000">
      <w:pPr>
        <w:pStyle w:val="BodyText"/>
        <w:spacing w:before="185" w:line="208" w:lineRule="auto"/>
        <w:ind w:left="94" w:right="952" w:firstLine="170"/>
        <w:jc w:val="both"/>
      </w:pPr>
      <w:r>
        <w:t xml:space="preserve">These findings demonstrate that high SHAP importance reflects </w:t>
      </w:r>
      <w:r>
        <w:rPr>
          <w:i/>
        </w:rPr>
        <w:t xml:space="preserve">predictive involvement </w:t>
      </w:r>
      <w:r>
        <w:t xml:space="preserve">rather than </w:t>
      </w:r>
      <w:r>
        <w:rPr>
          <w:i/>
        </w:rPr>
        <w:t>causal necessity</w:t>
      </w:r>
      <w:r>
        <w:t>, and features appearing in every decision path do not guarantee they provide unique predictive information.</w:t>
      </w:r>
    </w:p>
    <w:p w14:paraId="482A32EC" w14:textId="77777777" w:rsidR="007C5A61" w:rsidRDefault="007C5A61">
      <w:pPr>
        <w:pStyle w:val="BodyText"/>
        <w:spacing w:line="208" w:lineRule="auto"/>
        <w:jc w:val="both"/>
        <w:sectPr w:rsidR="007C5A61">
          <w:type w:val="continuous"/>
          <w:pgSz w:w="11910" w:h="16840"/>
          <w:pgMar w:top="400" w:right="0" w:bottom="1240" w:left="283" w:header="763" w:footer="1033" w:gutter="0"/>
          <w:cols w:num="2" w:space="720" w:equalWidth="0">
            <w:col w:w="467" w:space="65"/>
            <w:col w:w="11095"/>
          </w:cols>
        </w:sectPr>
      </w:pPr>
    </w:p>
    <w:p w14:paraId="15F05C68" w14:textId="77777777" w:rsidR="007C5A61" w:rsidRDefault="007C5A61">
      <w:pPr>
        <w:pStyle w:val="BodyText"/>
      </w:pPr>
    </w:p>
    <w:p w14:paraId="4115BEFF" w14:textId="77777777" w:rsidR="007C5A61" w:rsidRDefault="007C5A61">
      <w:pPr>
        <w:pStyle w:val="BodyText"/>
        <w:spacing w:before="47"/>
      </w:pPr>
    </w:p>
    <w:p w14:paraId="7A4D25D5" w14:textId="77777777" w:rsidR="007C5A61" w:rsidRDefault="00000000">
      <w:pPr>
        <w:pStyle w:val="BodyText"/>
        <w:tabs>
          <w:tab w:val="left" w:pos="11622"/>
        </w:tabs>
        <w:spacing w:after="43"/>
        <w:ind w:left="625"/>
      </w:pPr>
      <w:r>
        <w:rPr>
          <w:b/>
          <w:u w:val="single"/>
        </w:rPr>
        <w:t>Table</w:t>
      </w:r>
      <w:r>
        <w:rPr>
          <w:b/>
          <w:spacing w:val="-12"/>
          <w:u w:val="single"/>
        </w:rPr>
        <w:t xml:space="preserve"> </w:t>
      </w:r>
      <w:r>
        <w:rPr>
          <w:b/>
          <w:u w:val="single"/>
        </w:rPr>
        <w:t>6.</w:t>
      </w:r>
      <w:r>
        <w:rPr>
          <w:b/>
          <w:spacing w:val="38"/>
          <w:u w:val="single"/>
        </w:rPr>
        <w:t xml:space="preserve"> </w:t>
      </w:r>
      <w:r>
        <w:rPr>
          <w:u w:val="single"/>
        </w:rPr>
        <w:t>Targeted</w:t>
      </w:r>
      <w:r>
        <w:rPr>
          <w:spacing w:val="-12"/>
          <w:u w:val="single"/>
        </w:rPr>
        <w:t xml:space="preserve"> </w:t>
      </w:r>
      <w:r>
        <w:rPr>
          <w:u w:val="single"/>
        </w:rPr>
        <w:t>Feature</w:t>
      </w:r>
      <w:r>
        <w:rPr>
          <w:spacing w:val="-11"/>
          <w:u w:val="single"/>
        </w:rPr>
        <w:t xml:space="preserve"> </w:t>
      </w:r>
      <w:r>
        <w:rPr>
          <w:u w:val="single"/>
        </w:rPr>
        <w:t>Ablation:</w:t>
      </w:r>
      <w:r>
        <w:rPr>
          <w:spacing w:val="-12"/>
          <w:u w:val="single"/>
        </w:rPr>
        <w:t xml:space="preserve"> </w:t>
      </w:r>
      <w:r>
        <w:rPr>
          <w:u w:val="single"/>
        </w:rPr>
        <w:t>Impact</w:t>
      </w:r>
      <w:r>
        <w:rPr>
          <w:spacing w:val="-11"/>
          <w:u w:val="single"/>
        </w:rPr>
        <w:t xml:space="preserve"> </w:t>
      </w:r>
      <w:r>
        <w:rPr>
          <w:u w:val="single"/>
        </w:rPr>
        <w:t>on</w:t>
      </w:r>
      <w:r>
        <w:rPr>
          <w:spacing w:val="-12"/>
          <w:u w:val="single"/>
        </w:rPr>
        <w:t xml:space="preserve"> </w:t>
      </w:r>
      <w:r>
        <w:rPr>
          <w:u w:val="single"/>
        </w:rPr>
        <w:t>Model</w:t>
      </w:r>
      <w:r>
        <w:rPr>
          <w:spacing w:val="-11"/>
          <w:u w:val="single"/>
        </w:rPr>
        <w:t xml:space="preserve"> </w:t>
      </w:r>
      <w:r>
        <w:rPr>
          <w:spacing w:val="-2"/>
          <w:u w:val="single"/>
        </w:rPr>
        <w:t>Sensitivity</w:t>
      </w:r>
      <w:r>
        <w:rPr>
          <w:u w:val="single"/>
        </w:rPr>
        <w:tab/>
      </w:r>
    </w:p>
    <w:tbl>
      <w:tblPr>
        <w:tblW w:w="0" w:type="auto"/>
        <w:jc w:val="right"/>
        <w:tblLayout w:type="fixed"/>
        <w:tblCellMar>
          <w:left w:w="0" w:type="dxa"/>
          <w:right w:w="0" w:type="dxa"/>
        </w:tblCellMar>
        <w:tblLook w:val="01E0" w:firstRow="1" w:lastRow="1" w:firstColumn="1" w:lastColumn="1" w:noHBand="0" w:noVBand="0"/>
      </w:tblPr>
      <w:tblGrid>
        <w:gridCol w:w="3649"/>
        <w:gridCol w:w="2572"/>
        <w:gridCol w:w="4777"/>
      </w:tblGrid>
      <w:tr w:rsidR="007C5A61" w14:paraId="36A47EB5" w14:textId="77777777">
        <w:trPr>
          <w:trHeight w:val="340"/>
          <w:jc w:val="right"/>
        </w:trPr>
        <w:tc>
          <w:tcPr>
            <w:tcW w:w="3649" w:type="dxa"/>
            <w:tcBorders>
              <w:bottom w:val="single" w:sz="6" w:space="0" w:color="000000"/>
            </w:tcBorders>
          </w:tcPr>
          <w:p w14:paraId="7CB15D7A" w14:textId="77777777" w:rsidR="007C5A61" w:rsidRDefault="00000000">
            <w:pPr>
              <w:pStyle w:val="TableParagraph"/>
              <w:spacing w:before="5" w:line="240" w:lineRule="auto"/>
              <w:rPr>
                <w:b/>
                <w:sz w:val="24"/>
              </w:rPr>
            </w:pPr>
            <w:r>
              <w:rPr>
                <w:b/>
                <w:spacing w:val="-4"/>
                <w:sz w:val="24"/>
              </w:rPr>
              <w:t>Task</w:t>
            </w:r>
          </w:p>
        </w:tc>
        <w:tc>
          <w:tcPr>
            <w:tcW w:w="2572" w:type="dxa"/>
            <w:tcBorders>
              <w:bottom w:val="single" w:sz="6" w:space="0" w:color="000000"/>
            </w:tcBorders>
          </w:tcPr>
          <w:p w14:paraId="3B5C1053" w14:textId="77777777" w:rsidR="007C5A61" w:rsidRDefault="00000000">
            <w:pPr>
              <w:pStyle w:val="TableParagraph"/>
              <w:spacing w:before="5" w:line="240" w:lineRule="auto"/>
              <w:ind w:right="1"/>
              <w:jc w:val="center"/>
              <w:rPr>
                <w:b/>
                <w:sz w:val="24"/>
              </w:rPr>
            </w:pPr>
            <w:r>
              <w:rPr>
                <w:b/>
                <w:spacing w:val="-2"/>
                <w:sz w:val="24"/>
              </w:rPr>
              <w:t>Model</w:t>
            </w:r>
          </w:p>
        </w:tc>
        <w:tc>
          <w:tcPr>
            <w:tcW w:w="4777" w:type="dxa"/>
            <w:tcBorders>
              <w:bottom w:val="single" w:sz="6" w:space="0" w:color="000000"/>
            </w:tcBorders>
          </w:tcPr>
          <w:p w14:paraId="55EB157F" w14:textId="77777777" w:rsidR="007C5A61" w:rsidRDefault="00000000">
            <w:pPr>
              <w:pStyle w:val="TableParagraph"/>
              <w:tabs>
                <w:tab w:val="left" w:pos="3709"/>
              </w:tabs>
              <w:spacing w:before="5" w:line="240" w:lineRule="auto"/>
              <w:ind w:left="897"/>
              <w:rPr>
                <w:b/>
                <w:sz w:val="24"/>
              </w:rPr>
            </w:pPr>
            <w:r>
              <w:rPr>
                <w:b/>
                <w:spacing w:val="-2"/>
                <w:sz w:val="24"/>
              </w:rPr>
              <w:t>Feature</w:t>
            </w:r>
            <w:r>
              <w:rPr>
                <w:b/>
                <w:spacing w:val="-6"/>
                <w:sz w:val="24"/>
              </w:rPr>
              <w:t xml:space="preserve"> </w:t>
            </w:r>
            <w:r>
              <w:rPr>
                <w:b/>
                <w:spacing w:val="-2"/>
                <w:sz w:val="24"/>
              </w:rPr>
              <w:t>Removed</w:t>
            </w:r>
            <w:r>
              <w:rPr>
                <w:b/>
                <w:sz w:val="24"/>
              </w:rPr>
              <w:tab/>
              <w:t>Change</w:t>
            </w:r>
            <w:r>
              <w:rPr>
                <w:b/>
                <w:spacing w:val="-9"/>
                <w:sz w:val="24"/>
              </w:rPr>
              <w:t xml:space="preserve"> </w:t>
            </w:r>
            <w:r>
              <w:rPr>
                <w:b/>
                <w:spacing w:val="-5"/>
                <w:sz w:val="24"/>
              </w:rPr>
              <w:t>in</w:t>
            </w:r>
          </w:p>
        </w:tc>
      </w:tr>
      <w:tr w:rsidR="007C5A61" w14:paraId="3FC5DEC4" w14:textId="77777777">
        <w:trPr>
          <w:trHeight w:val="275"/>
          <w:jc w:val="right"/>
        </w:trPr>
        <w:tc>
          <w:tcPr>
            <w:tcW w:w="3649" w:type="dxa"/>
            <w:tcBorders>
              <w:top w:val="single" w:sz="6" w:space="0" w:color="000000"/>
            </w:tcBorders>
          </w:tcPr>
          <w:p w14:paraId="5F9DA9DD" w14:textId="77777777" w:rsidR="007C5A61" w:rsidRDefault="00000000">
            <w:pPr>
              <w:pStyle w:val="TableParagraph"/>
              <w:spacing w:before="8" w:line="247" w:lineRule="exact"/>
              <w:rPr>
                <w:sz w:val="24"/>
              </w:rPr>
            </w:pPr>
            <w:r>
              <w:rPr>
                <w:sz w:val="24"/>
              </w:rPr>
              <w:t>Hospital</w:t>
            </w:r>
            <w:r>
              <w:rPr>
                <w:spacing w:val="-10"/>
                <w:sz w:val="24"/>
              </w:rPr>
              <w:t xml:space="preserve"> </w:t>
            </w:r>
            <w:r>
              <w:rPr>
                <w:spacing w:val="-2"/>
                <w:sz w:val="24"/>
              </w:rPr>
              <w:t>Admission</w:t>
            </w:r>
          </w:p>
        </w:tc>
        <w:tc>
          <w:tcPr>
            <w:tcW w:w="2572" w:type="dxa"/>
            <w:tcBorders>
              <w:top w:val="single" w:sz="6" w:space="0" w:color="000000"/>
            </w:tcBorders>
          </w:tcPr>
          <w:p w14:paraId="3E8A6165" w14:textId="77777777" w:rsidR="007C5A61" w:rsidRDefault="00000000">
            <w:pPr>
              <w:pStyle w:val="TableParagraph"/>
              <w:spacing w:before="8" w:line="247" w:lineRule="exact"/>
              <w:ind w:right="1"/>
              <w:jc w:val="center"/>
              <w:rPr>
                <w:sz w:val="24"/>
              </w:rPr>
            </w:pPr>
            <w:r>
              <w:rPr>
                <w:spacing w:val="-2"/>
                <w:sz w:val="24"/>
              </w:rPr>
              <w:t>LightGBM</w:t>
            </w:r>
          </w:p>
        </w:tc>
        <w:tc>
          <w:tcPr>
            <w:tcW w:w="4777" w:type="dxa"/>
            <w:tcBorders>
              <w:top w:val="single" w:sz="6" w:space="0" w:color="000000"/>
            </w:tcBorders>
          </w:tcPr>
          <w:p w14:paraId="5DC73EEC" w14:textId="77777777" w:rsidR="007C5A61" w:rsidRDefault="00000000">
            <w:pPr>
              <w:pStyle w:val="TableParagraph"/>
              <w:spacing w:before="8" w:line="247" w:lineRule="exact"/>
              <w:ind w:left="1201"/>
              <w:rPr>
                <w:sz w:val="24"/>
              </w:rPr>
            </w:pPr>
            <w:r>
              <w:rPr>
                <w:sz w:val="24"/>
              </w:rPr>
              <w:t>triage</w:t>
            </w:r>
            <w:r>
              <w:rPr>
                <w:spacing w:val="-7"/>
                <w:sz w:val="24"/>
              </w:rPr>
              <w:t xml:space="preserve"> </w:t>
            </w:r>
            <w:r>
              <w:rPr>
                <w:spacing w:val="-2"/>
                <w:sz w:val="24"/>
              </w:rPr>
              <w:t>acuity</w:t>
            </w:r>
          </w:p>
        </w:tc>
      </w:tr>
      <w:tr w:rsidR="007C5A61" w14:paraId="7C3EE92C" w14:textId="77777777">
        <w:trPr>
          <w:trHeight w:val="239"/>
          <w:jc w:val="right"/>
        </w:trPr>
        <w:tc>
          <w:tcPr>
            <w:tcW w:w="3649" w:type="dxa"/>
          </w:tcPr>
          <w:p w14:paraId="24FFE8C9" w14:textId="77777777" w:rsidR="007C5A61" w:rsidRDefault="00000000">
            <w:pPr>
              <w:pStyle w:val="TableParagraph"/>
              <w:rPr>
                <w:sz w:val="24"/>
              </w:rPr>
            </w:pPr>
            <w:r>
              <w:rPr>
                <w:sz w:val="24"/>
              </w:rPr>
              <w:t>Hospital</w:t>
            </w:r>
            <w:r>
              <w:rPr>
                <w:spacing w:val="-10"/>
                <w:sz w:val="24"/>
              </w:rPr>
              <w:t xml:space="preserve"> </w:t>
            </w:r>
            <w:r>
              <w:rPr>
                <w:spacing w:val="-2"/>
                <w:sz w:val="24"/>
              </w:rPr>
              <w:t>Admission</w:t>
            </w:r>
          </w:p>
        </w:tc>
        <w:tc>
          <w:tcPr>
            <w:tcW w:w="2572" w:type="dxa"/>
          </w:tcPr>
          <w:p w14:paraId="089229DC" w14:textId="77777777" w:rsidR="007C5A61" w:rsidRDefault="00000000">
            <w:pPr>
              <w:pStyle w:val="TableParagraph"/>
              <w:ind w:right="1"/>
              <w:jc w:val="center"/>
              <w:rPr>
                <w:sz w:val="24"/>
              </w:rPr>
            </w:pPr>
            <w:r>
              <w:rPr>
                <w:sz w:val="24"/>
              </w:rPr>
              <w:t>Random</w:t>
            </w:r>
            <w:r>
              <w:rPr>
                <w:spacing w:val="-10"/>
                <w:sz w:val="24"/>
              </w:rPr>
              <w:t xml:space="preserve"> </w:t>
            </w:r>
            <w:r>
              <w:rPr>
                <w:spacing w:val="-2"/>
                <w:sz w:val="24"/>
              </w:rPr>
              <w:t>Forest</w:t>
            </w:r>
          </w:p>
        </w:tc>
        <w:tc>
          <w:tcPr>
            <w:tcW w:w="4777" w:type="dxa"/>
          </w:tcPr>
          <w:p w14:paraId="6A5C914B" w14:textId="77777777" w:rsidR="007C5A61" w:rsidRDefault="00000000">
            <w:pPr>
              <w:pStyle w:val="TableParagraph"/>
              <w:ind w:left="1201"/>
              <w:rPr>
                <w:sz w:val="24"/>
              </w:rPr>
            </w:pPr>
            <w:r>
              <w:rPr>
                <w:sz w:val="24"/>
              </w:rPr>
              <w:t>triage</w:t>
            </w:r>
            <w:r>
              <w:rPr>
                <w:spacing w:val="-7"/>
                <w:sz w:val="24"/>
              </w:rPr>
              <w:t xml:space="preserve"> </w:t>
            </w:r>
            <w:r>
              <w:rPr>
                <w:spacing w:val="-2"/>
                <w:sz w:val="24"/>
              </w:rPr>
              <w:t>acuity</w:t>
            </w:r>
          </w:p>
        </w:tc>
      </w:tr>
      <w:tr w:rsidR="007C5A61" w14:paraId="2D7E1834" w14:textId="77777777">
        <w:trPr>
          <w:trHeight w:val="239"/>
          <w:jc w:val="right"/>
        </w:trPr>
        <w:tc>
          <w:tcPr>
            <w:tcW w:w="3649" w:type="dxa"/>
          </w:tcPr>
          <w:p w14:paraId="148431A7" w14:textId="77777777" w:rsidR="007C5A61" w:rsidRDefault="00000000">
            <w:pPr>
              <w:pStyle w:val="TableParagraph"/>
              <w:rPr>
                <w:sz w:val="24"/>
              </w:rPr>
            </w:pPr>
            <w:r>
              <w:rPr>
                <w:sz w:val="24"/>
              </w:rPr>
              <w:t>Hospital</w:t>
            </w:r>
            <w:r>
              <w:rPr>
                <w:spacing w:val="-10"/>
                <w:sz w:val="24"/>
              </w:rPr>
              <w:t xml:space="preserve"> </w:t>
            </w:r>
            <w:r>
              <w:rPr>
                <w:spacing w:val="-2"/>
                <w:sz w:val="24"/>
              </w:rPr>
              <w:t>Admission</w:t>
            </w:r>
          </w:p>
        </w:tc>
        <w:tc>
          <w:tcPr>
            <w:tcW w:w="2572" w:type="dxa"/>
          </w:tcPr>
          <w:p w14:paraId="2E71801A" w14:textId="77777777" w:rsidR="007C5A61" w:rsidRDefault="00000000">
            <w:pPr>
              <w:pStyle w:val="TableParagraph"/>
              <w:ind w:right="1"/>
              <w:jc w:val="center"/>
              <w:rPr>
                <w:sz w:val="24"/>
              </w:rPr>
            </w:pPr>
            <w:r>
              <w:rPr>
                <w:sz w:val="24"/>
              </w:rPr>
              <w:t>Logistic</w:t>
            </w:r>
            <w:r>
              <w:rPr>
                <w:spacing w:val="-9"/>
                <w:sz w:val="24"/>
              </w:rPr>
              <w:t xml:space="preserve"> </w:t>
            </w:r>
            <w:r>
              <w:rPr>
                <w:spacing w:val="-2"/>
                <w:sz w:val="24"/>
              </w:rPr>
              <w:t>Regression</w:t>
            </w:r>
          </w:p>
        </w:tc>
        <w:tc>
          <w:tcPr>
            <w:tcW w:w="4777" w:type="dxa"/>
          </w:tcPr>
          <w:p w14:paraId="534C3445" w14:textId="77777777" w:rsidR="007C5A61" w:rsidRDefault="00000000">
            <w:pPr>
              <w:pStyle w:val="TableParagraph"/>
              <w:ind w:left="1201"/>
              <w:rPr>
                <w:sz w:val="24"/>
              </w:rPr>
            </w:pPr>
            <w:r>
              <w:rPr>
                <w:sz w:val="24"/>
              </w:rPr>
              <w:t>triage</w:t>
            </w:r>
            <w:r>
              <w:rPr>
                <w:spacing w:val="-7"/>
                <w:sz w:val="24"/>
              </w:rPr>
              <w:t xml:space="preserve"> </w:t>
            </w:r>
            <w:r>
              <w:rPr>
                <w:spacing w:val="-2"/>
                <w:sz w:val="24"/>
              </w:rPr>
              <w:t>acuity</w:t>
            </w:r>
          </w:p>
        </w:tc>
      </w:tr>
      <w:tr w:rsidR="007C5A61" w14:paraId="7351BC56" w14:textId="77777777">
        <w:trPr>
          <w:trHeight w:val="239"/>
          <w:jc w:val="right"/>
        </w:trPr>
        <w:tc>
          <w:tcPr>
            <w:tcW w:w="3649" w:type="dxa"/>
          </w:tcPr>
          <w:p w14:paraId="59735443" w14:textId="77777777" w:rsidR="007C5A61" w:rsidRDefault="00000000">
            <w:pPr>
              <w:pStyle w:val="TableParagraph"/>
              <w:rPr>
                <w:sz w:val="24"/>
              </w:rPr>
            </w:pPr>
            <w:r>
              <w:rPr>
                <w:sz w:val="24"/>
              </w:rPr>
              <w:t>Hospital</w:t>
            </w:r>
            <w:r>
              <w:rPr>
                <w:spacing w:val="-10"/>
                <w:sz w:val="24"/>
              </w:rPr>
              <w:t xml:space="preserve"> </w:t>
            </w:r>
            <w:r>
              <w:rPr>
                <w:spacing w:val="-2"/>
                <w:sz w:val="24"/>
              </w:rPr>
              <w:t>Admission</w:t>
            </w:r>
          </w:p>
        </w:tc>
        <w:tc>
          <w:tcPr>
            <w:tcW w:w="2572" w:type="dxa"/>
          </w:tcPr>
          <w:p w14:paraId="38747238" w14:textId="77777777" w:rsidR="007C5A61" w:rsidRDefault="00000000">
            <w:pPr>
              <w:pStyle w:val="TableParagraph"/>
              <w:ind w:right="1"/>
              <w:jc w:val="center"/>
              <w:rPr>
                <w:sz w:val="24"/>
              </w:rPr>
            </w:pPr>
            <w:r>
              <w:rPr>
                <w:spacing w:val="-2"/>
                <w:sz w:val="24"/>
              </w:rPr>
              <w:t>Support</w:t>
            </w:r>
            <w:r>
              <w:rPr>
                <w:spacing w:val="-9"/>
                <w:sz w:val="24"/>
              </w:rPr>
              <w:t xml:space="preserve"> </w:t>
            </w:r>
            <w:r>
              <w:rPr>
                <w:spacing w:val="-2"/>
                <w:sz w:val="24"/>
              </w:rPr>
              <w:t>Vector</w:t>
            </w:r>
            <w:r>
              <w:rPr>
                <w:spacing w:val="-9"/>
                <w:sz w:val="24"/>
              </w:rPr>
              <w:t xml:space="preserve"> </w:t>
            </w:r>
            <w:r>
              <w:rPr>
                <w:spacing w:val="-2"/>
                <w:sz w:val="24"/>
              </w:rPr>
              <w:t>Machine</w:t>
            </w:r>
          </w:p>
        </w:tc>
        <w:tc>
          <w:tcPr>
            <w:tcW w:w="4777" w:type="dxa"/>
          </w:tcPr>
          <w:p w14:paraId="664EAD0D" w14:textId="77777777" w:rsidR="007C5A61" w:rsidRDefault="00000000">
            <w:pPr>
              <w:pStyle w:val="TableParagraph"/>
              <w:ind w:left="1201"/>
              <w:rPr>
                <w:sz w:val="24"/>
              </w:rPr>
            </w:pPr>
            <w:r>
              <w:rPr>
                <w:sz w:val="24"/>
              </w:rPr>
              <w:t>triage</w:t>
            </w:r>
            <w:r>
              <w:rPr>
                <w:spacing w:val="-7"/>
                <w:sz w:val="24"/>
              </w:rPr>
              <w:t xml:space="preserve"> </w:t>
            </w:r>
            <w:r>
              <w:rPr>
                <w:spacing w:val="-2"/>
                <w:sz w:val="24"/>
              </w:rPr>
              <w:t>acuity</w:t>
            </w:r>
          </w:p>
        </w:tc>
      </w:tr>
      <w:tr w:rsidR="007C5A61" w14:paraId="5525FD5D" w14:textId="77777777">
        <w:trPr>
          <w:trHeight w:val="239"/>
          <w:jc w:val="right"/>
        </w:trPr>
        <w:tc>
          <w:tcPr>
            <w:tcW w:w="3649" w:type="dxa"/>
          </w:tcPr>
          <w:p w14:paraId="21B32FAC" w14:textId="77777777" w:rsidR="007C5A61" w:rsidRDefault="00000000">
            <w:pPr>
              <w:pStyle w:val="TableParagraph"/>
              <w:rPr>
                <w:sz w:val="24"/>
              </w:rPr>
            </w:pPr>
            <w:r>
              <w:rPr>
                <w:sz w:val="24"/>
              </w:rPr>
              <w:t>Emergency</w:t>
            </w:r>
            <w:r>
              <w:rPr>
                <w:spacing w:val="-14"/>
                <w:sz w:val="24"/>
              </w:rPr>
              <w:t xml:space="preserve"> </w:t>
            </w:r>
            <w:r>
              <w:rPr>
                <w:sz w:val="24"/>
              </w:rPr>
              <w:t>Department</w:t>
            </w:r>
            <w:r>
              <w:rPr>
                <w:spacing w:val="-14"/>
                <w:sz w:val="24"/>
              </w:rPr>
              <w:t xml:space="preserve"> </w:t>
            </w:r>
            <w:r>
              <w:rPr>
                <w:sz w:val="24"/>
              </w:rPr>
              <w:t>Stay</w:t>
            </w:r>
            <w:r>
              <w:rPr>
                <w:spacing w:val="-13"/>
                <w:sz w:val="24"/>
              </w:rPr>
              <w:t xml:space="preserve"> </w:t>
            </w:r>
            <w:r>
              <w:rPr>
                <w:sz w:val="24"/>
              </w:rPr>
              <w:t>3-</w:t>
            </w:r>
            <w:r>
              <w:rPr>
                <w:spacing w:val="-2"/>
                <w:sz w:val="24"/>
              </w:rPr>
              <w:t>Class</w:t>
            </w:r>
          </w:p>
        </w:tc>
        <w:tc>
          <w:tcPr>
            <w:tcW w:w="2572" w:type="dxa"/>
          </w:tcPr>
          <w:p w14:paraId="723899D8" w14:textId="77777777" w:rsidR="007C5A61" w:rsidRDefault="00000000">
            <w:pPr>
              <w:pStyle w:val="TableParagraph"/>
              <w:ind w:right="1"/>
              <w:jc w:val="center"/>
              <w:rPr>
                <w:sz w:val="24"/>
              </w:rPr>
            </w:pPr>
            <w:r>
              <w:rPr>
                <w:spacing w:val="-2"/>
                <w:sz w:val="24"/>
              </w:rPr>
              <w:t>LightGBM</w:t>
            </w:r>
          </w:p>
        </w:tc>
        <w:tc>
          <w:tcPr>
            <w:tcW w:w="4777" w:type="dxa"/>
          </w:tcPr>
          <w:p w14:paraId="0072F4CD" w14:textId="77777777" w:rsidR="007C5A61" w:rsidRDefault="00000000">
            <w:pPr>
              <w:pStyle w:val="TableParagraph"/>
              <w:ind w:left="116"/>
              <w:rPr>
                <w:sz w:val="24"/>
              </w:rPr>
            </w:pPr>
            <w:r>
              <w:rPr>
                <w:sz w:val="24"/>
              </w:rPr>
              <w:t>emergency</w:t>
            </w:r>
            <w:r>
              <w:rPr>
                <w:spacing w:val="-13"/>
                <w:sz w:val="24"/>
              </w:rPr>
              <w:t xml:space="preserve"> </w:t>
            </w:r>
            <w:r>
              <w:rPr>
                <w:sz w:val="24"/>
              </w:rPr>
              <w:t>medical</w:t>
            </w:r>
            <w:r>
              <w:rPr>
                <w:spacing w:val="-13"/>
                <w:sz w:val="24"/>
              </w:rPr>
              <w:t xml:space="preserve"> </w:t>
            </w:r>
            <w:r>
              <w:rPr>
                <w:sz w:val="24"/>
              </w:rPr>
              <w:t>services</w:t>
            </w:r>
            <w:r>
              <w:rPr>
                <w:spacing w:val="-12"/>
                <w:sz w:val="24"/>
              </w:rPr>
              <w:t xml:space="preserve"> </w:t>
            </w:r>
            <w:r>
              <w:rPr>
                <w:spacing w:val="-2"/>
                <w:sz w:val="24"/>
              </w:rPr>
              <w:t>arrival</w:t>
            </w:r>
          </w:p>
        </w:tc>
      </w:tr>
      <w:tr w:rsidR="007C5A61" w14:paraId="30F6BED9" w14:textId="77777777">
        <w:trPr>
          <w:trHeight w:val="239"/>
          <w:jc w:val="right"/>
        </w:trPr>
        <w:tc>
          <w:tcPr>
            <w:tcW w:w="3649" w:type="dxa"/>
          </w:tcPr>
          <w:p w14:paraId="2D75CF06" w14:textId="77777777" w:rsidR="007C5A61" w:rsidRDefault="00000000">
            <w:pPr>
              <w:pStyle w:val="TableParagraph"/>
              <w:rPr>
                <w:sz w:val="24"/>
              </w:rPr>
            </w:pPr>
            <w:r>
              <w:rPr>
                <w:sz w:val="24"/>
              </w:rPr>
              <w:t>Emergency</w:t>
            </w:r>
            <w:r>
              <w:rPr>
                <w:spacing w:val="-14"/>
                <w:sz w:val="24"/>
              </w:rPr>
              <w:t xml:space="preserve"> </w:t>
            </w:r>
            <w:r>
              <w:rPr>
                <w:sz w:val="24"/>
              </w:rPr>
              <w:t>Department</w:t>
            </w:r>
            <w:r>
              <w:rPr>
                <w:spacing w:val="-14"/>
                <w:sz w:val="24"/>
              </w:rPr>
              <w:t xml:space="preserve"> </w:t>
            </w:r>
            <w:r>
              <w:rPr>
                <w:sz w:val="24"/>
              </w:rPr>
              <w:t>Stay</w:t>
            </w:r>
            <w:r>
              <w:rPr>
                <w:spacing w:val="-13"/>
                <w:sz w:val="24"/>
              </w:rPr>
              <w:t xml:space="preserve"> </w:t>
            </w:r>
            <w:r>
              <w:rPr>
                <w:sz w:val="24"/>
              </w:rPr>
              <w:t>3-</w:t>
            </w:r>
            <w:r>
              <w:rPr>
                <w:spacing w:val="-2"/>
                <w:sz w:val="24"/>
              </w:rPr>
              <w:t>Class</w:t>
            </w:r>
          </w:p>
        </w:tc>
        <w:tc>
          <w:tcPr>
            <w:tcW w:w="2572" w:type="dxa"/>
          </w:tcPr>
          <w:p w14:paraId="1B93F040" w14:textId="77777777" w:rsidR="007C5A61" w:rsidRDefault="00000000">
            <w:pPr>
              <w:pStyle w:val="TableParagraph"/>
              <w:ind w:right="1"/>
              <w:jc w:val="center"/>
              <w:rPr>
                <w:sz w:val="24"/>
              </w:rPr>
            </w:pPr>
            <w:r>
              <w:rPr>
                <w:sz w:val="24"/>
              </w:rPr>
              <w:t>Random</w:t>
            </w:r>
            <w:r>
              <w:rPr>
                <w:spacing w:val="-10"/>
                <w:sz w:val="24"/>
              </w:rPr>
              <w:t xml:space="preserve"> </w:t>
            </w:r>
            <w:r>
              <w:rPr>
                <w:spacing w:val="-2"/>
                <w:sz w:val="24"/>
              </w:rPr>
              <w:t>Forest</w:t>
            </w:r>
          </w:p>
        </w:tc>
        <w:tc>
          <w:tcPr>
            <w:tcW w:w="4777" w:type="dxa"/>
          </w:tcPr>
          <w:p w14:paraId="15747D47" w14:textId="77777777" w:rsidR="007C5A61" w:rsidRDefault="00000000">
            <w:pPr>
              <w:pStyle w:val="TableParagraph"/>
              <w:ind w:left="116"/>
              <w:rPr>
                <w:sz w:val="24"/>
              </w:rPr>
            </w:pPr>
            <w:r>
              <w:rPr>
                <w:sz w:val="24"/>
              </w:rPr>
              <w:t>emergency</w:t>
            </w:r>
            <w:r>
              <w:rPr>
                <w:spacing w:val="-13"/>
                <w:sz w:val="24"/>
              </w:rPr>
              <w:t xml:space="preserve"> </w:t>
            </w:r>
            <w:r>
              <w:rPr>
                <w:sz w:val="24"/>
              </w:rPr>
              <w:t>medical</w:t>
            </w:r>
            <w:r>
              <w:rPr>
                <w:spacing w:val="-13"/>
                <w:sz w:val="24"/>
              </w:rPr>
              <w:t xml:space="preserve"> </w:t>
            </w:r>
            <w:r>
              <w:rPr>
                <w:sz w:val="24"/>
              </w:rPr>
              <w:t>services</w:t>
            </w:r>
            <w:r>
              <w:rPr>
                <w:spacing w:val="-12"/>
                <w:sz w:val="24"/>
              </w:rPr>
              <w:t xml:space="preserve"> </w:t>
            </w:r>
            <w:r>
              <w:rPr>
                <w:spacing w:val="-2"/>
                <w:sz w:val="24"/>
              </w:rPr>
              <w:t>arrival</w:t>
            </w:r>
          </w:p>
        </w:tc>
      </w:tr>
      <w:tr w:rsidR="007C5A61" w14:paraId="06530E06" w14:textId="77777777">
        <w:trPr>
          <w:trHeight w:val="239"/>
          <w:jc w:val="right"/>
        </w:trPr>
        <w:tc>
          <w:tcPr>
            <w:tcW w:w="3649" w:type="dxa"/>
          </w:tcPr>
          <w:p w14:paraId="05044B33" w14:textId="77777777" w:rsidR="007C5A61" w:rsidRDefault="00000000">
            <w:pPr>
              <w:pStyle w:val="TableParagraph"/>
              <w:rPr>
                <w:sz w:val="24"/>
              </w:rPr>
            </w:pPr>
            <w:r>
              <w:rPr>
                <w:sz w:val="24"/>
              </w:rPr>
              <w:t>Emergency</w:t>
            </w:r>
            <w:r>
              <w:rPr>
                <w:spacing w:val="-14"/>
                <w:sz w:val="24"/>
              </w:rPr>
              <w:t xml:space="preserve"> </w:t>
            </w:r>
            <w:r>
              <w:rPr>
                <w:sz w:val="24"/>
              </w:rPr>
              <w:t>Department</w:t>
            </w:r>
            <w:r>
              <w:rPr>
                <w:spacing w:val="-14"/>
                <w:sz w:val="24"/>
              </w:rPr>
              <w:t xml:space="preserve"> </w:t>
            </w:r>
            <w:r>
              <w:rPr>
                <w:sz w:val="24"/>
              </w:rPr>
              <w:t>Stay</w:t>
            </w:r>
            <w:r>
              <w:rPr>
                <w:spacing w:val="-13"/>
                <w:sz w:val="24"/>
              </w:rPr>
              <w:t xml:space="preserve"> </w:t>
            </w:r>
            <w:r>
              <w:rPr>
                <w:sz w:val="24"/>
              </w:rPr>
              <w:t>3-</w:t>
            </w:r>
            <w:r>
              <w:rPr>
                <w:spacing w:val="-2"/>
                <w:sz w:val="24"/>
              </w:rPr>
              <w:t>Class</w:t>
            </w:r>
          </w:p>
        </w:tc>
        <w:tc>
          <w:tcPr>
            <w:tcW w:w="2572" w:type="dxa"/>
          </w:tcPr>
          <w:p w14:paraId="10C59821" w14:textId="77777777" w:rsidR="007C5A61" w:rsidRDefault="00000000">
            <w:pPr>
              <w:pStyle w:val="TableParagraph"/>
              <w:ind w:right="1"/>
              <w:jc w:val="center"/>
              <w:rPr>
                <w:sz w:val="24"/>
              </w:rPr>
            </w:pPr>
            <w:r>
              <w:rPr>
                <w:sz w:val="24"/>
              </w:rPr>
              <w:t>Logistic</w:t>
            </w:r>
            <w:r>
              <w:rPr>
                <w:spacing w:val="-9"/>
                <w:sz w:val="24"/>
              </w:rPr>
              <w:t xml:space="preserve"> </w:t>
            </w:r>
            <w:r>
              <w:rPr>
                <w:spacing w:val="-2"/>
                <w:sz w:val="24"/>
              </w:rPr>
              <w:t>Regression</w:t>
            </w:r>
          </w:p>
        </w:tc>
        <w:tc>
          <w:tcPr>
            <w:tcW w:w="4777" w:type="dxa"/>
          </w:tcPr>
          <w:p w14:paraId="0769F119" w14:textId="77777777" w:rsidR="007C5A61" w:rsidRDefault="00000000">
            <w:pPr>
              <w:pStyle w:val="TableParagraph"/>
              <w:ind w:left="116"/>
              <w:rPr>
                <w:sz w:val="24"/>
              </w:rPr>
            </w:pPr>
            <w:r>
              <w:rPr>
                <w:sz w:val="24"/>
              </w:rPr>
              <w:t>emergency</w:t>
            </w:r>
            <w:r>
              <w:rPr>
                <w:spacing w:val="-13"/>
                <w:sz w:val="24"/>
              </w:rPr>
              <w:t xml:space="preserve"> </w:t>
            </w:r>
            <w:r>
              <w:rPr>
                <w:sz w:val="24"/>
              </w:rPr>
              <w:t>medical</w:t>
            </w:r>
            <w:r>
              <w:rPr>
                <w:spacing w:val="-13"/>
                <w:sz w:val="24"/>
              </w:rPr>
              <w:t xml:space="preserve"> </w:t>
            </w:r>
            <w:r>
              <w:rPr>
                <w:sz w:val="24"/>
              </w:rPr>
              <w:t>services</w:t>
            </w:r>
            <w:r>
              <w:rPr>
                <w:spacing w:val="-12"/>
                <w:sz w:val="24"/>
              </w:rPr>
              <w:t xml:space="preserve"> </w:t>
            </w:r>
            <w:r>
              <w:rPr>
                <w:spacing w:val="-2"/>
                <w:sz w:val="24"/>
              </w:rPr>
              <w:t>arrival</w:t>
            </w:r>
          </w:p>
        </w:tc>
      </w:tr>
      <w:tr w:rsidR="007C5A61" w14:paraId="4F8BD9A9" w14:textId="77777777">
        <w:trPr>
          <w:trHeight w:val="239"/>
          <w:jc w:val="right"/>
        </w:trPr>
        <w:tc>
          <w:tcPr>
            <w:tcW w:w="3649" w:type="dxa"/>
          </w:tcPr>
          <w:p w14:paraId="3B4DA9A9" w14:textId="77777777" w:rsidR="007C5A61" w:rsidRDefault="00000000">
            <w:pPr>
              <w:pStyle w:val="TableParagraph"/>
              <w:rPr>
                <w:sz w:val="24"/>
              </w:rPr>
            </w:pPr>
            <w:r>
              <w:rPr>
                <w:sz w:val="24"/>
              </w:rPr>
              <w:t>Hospital</w:t>
            </w:r>
            <w:r>
              <w:rPr>
                <w:spacing w:val="-9"/>
                <w:sz w:val="24"/>
              </w:rPr>
              <w:t xml:space="preserve"> </w:t>
            </w:r>
            <w:r>
              <w:rPr>
                <w:sz w:val="24"/>
              </w:rPr>
              <w:t>Length</w:t>
            </w:r>
            <w:r>
              <w:rPr>
                <w:spacing w:val="-9"/>
                <w:sz w:val="24"/>
              </w:rPr>
              <w:t xml:space="preserve"> </w:t>
            </w:r>
            <w:r>
              <w:rPr>
                <w:sz w:val="24"/>
              </w:rPr>
              <w:t>of</w:t>
            </w:r>
            <w:r>
              <w:rPr>
                <w:spacing w:val="-8"/>
                <w:sz w:val="24"/>
              </w:rPr>
              <w:t xml:space="preserve"> </w:t>
            </w:r>
            <w:r>
              <w:rPr>
                <w:sz w:val="24"/>
              </w:rPr>
              <w:t>Stay</w:t>
            </w:r>
            <w:r>
              <w:rPr>
                <w:spacing w:val="-9"/>
                <w:sz w:val="24"/>
              </w:rPr>
              <w:t xml:space="preserve"> </w:t>
            </w:r>
            <w:r>
              <w:rPr>
                <w:rFonts w:ascii="Verdana"/>
                <w:i/>
                <w:sz w:val="24"/>
              </w:rPr>
              <w:t>&gt;</w:t>
            </w:r>
            <w:r>
              <w:rPr>
                <w:sz w:val="24"/>
              </w:rPr>
              <w:t>7</w:t>
            </w:r>
            <w:r>
              <w:rPr>
                <w:spacing w:val="-9"/>
                <w:sz w:val="24"/>
              </w:rPr>
              <w:t xml:space="preserve"> </w:t>
            </w:r>
            <w:r>
              <w:rPr>
                <w:spacing w:val="-4"/>
                <w:sz w:val="24"/>
              </w:rPr>
              <w:t>days</w:t>
            </w:r>
          </w:p>
        </w:tc>
        <w:tc>
          <w:tcPr>
            <w:tcW w:w="2572" w:type="dxa"/>
          </w:tcPr>
          <w:p w14:paraId="2D729C0D" w14:textId="77777777" w:rsidR="007C5A61" w:rsidRDefault="00000000">
            <w:pPr>
              <w:pStyle w:val="TableParagraph"/>
              <w:ind w:right="1"/>
              <w:jc w:val="center"/>
              <w:rPr>
                <w:sz w:val="24"/>
              </w:rPr>
            </w:pPr>
            <w:r>
              <w:rPr>
                <w:spacing w:val="-2"/>
                <w:sz w:val="24"/>
              </w:rPr>
              <w:t>LightGBM</w:t>
            </w:r>
          </w:p>
        </w:tc>
        <w:tc>
          <w:tcPr>
            <w:tcW w:w="4777" w:type="dxa"/>
          </w:tcPr>
          <w:p w14:paraId="20D96887" w14:textId="77777777" w:rsidR="007C5A61" w:rsidRDefault="00000000">
            <w:pPr>
              <w:pStyle w:val="TableParagraph"/>
              <w:ind w:left="422"/>
              <w:rPr>
                <w:sz w:val="24"/>
              </w:rPr>
            </w:pPr>
            <w:r>
              <w:rPr>
                <w:sz w:val="24"/>
              </w:rPr>
              <w:t>Charlson</w:t>
            </w:r>
            <w:r>
              <w:rPr>
                <w:spacing w:val="-12"/>
                <w:sz w:val="24"/>
              </w:rPr>
              <w:t xml:space="preserve"> </w:t>
            </w:r>
            <w:r>
              <w:rPr>
                <w:sz w:val="24"/>
              </w:rPr>
              <w:t>Comorbidity</w:t>
            </w:r>
            <w:r>
              <w:rPr>
                <w:spacing w:val="-11"/>
                <w:sz w:val="24"/>
              </w:rPr>
              <w:t xml:space="preserve"> </w:t>
            </w:r>
            <w:r>
              <w:rPr>
                <w:spacing w:val="-2"/>
                <w:sz w:val="24"/>
              </w:rPr>
              <w:t>Index</w:t>
            </w:r>
          </w:p>
        </w:tc>
      </w:tr>
      <w:tr w:rsidR="007C5A61" w14:paraId="779E6456" w14:textId="77777777">
        <w:trPr>
          <w:trHeight w:val="239"/>
          <w:jc w:val="right"/>
        </w:trPr>
        <w:tc>
          <w:tcPr>
            <w:tcW w:w="3649" w:type="dxa"/>
          </w:tcPr>
          <w:p w14:paraId="432A0156" w14:textId="77777777" w:rsidR="007C5A61" w:rsidRDefault="00000000">
            <w:pPr>
              <w:pStyle w:val="TableParagraph"/>
              <w:rPr>
                <w:sz w:val="24"/>
              </w:rPr>
            </w:pPr>
            <w:r>
              <w:rPr>
                <w:sz w:val="24"/>
              </w:rPr>
              <w:t>Hospital</w:t>
            </w:r>
            <w:r>
              <w:rPr>
                <w:spacing w:val="-9"/>
                <w:sz w:val="24"/>
              </w:rPr>
              <w:t xml:space="preserve"> </w:t>
            </w:r>
            <w:r>
              <w:rPr>
                <w:sz w:val="24"/>
              </w:rPr>
              <w:t>Length</w:t>
            </w:r>
            <w:r>
              <w:rPr>
                <w:spacing w:val="-9"/>
                <w:sz w:val="24"/>
              </w:rPr>
              <w:t xml:space="preserve"> </w:t>
            </w:r>
            <w:r>
              <w:rPr>
                <w:sz w:val="24"/>
              </w:rPr>
              <w:t>of</w:t>
            </w:r>
            <w:r>
              <w:rPr>
                <w:spacing w:val="-8"/>
                <w:sz w:val="24"/>
              </w:rPr>
              <w:t xml:space="preserve"> </w:t>
            </w:r>
            <w:r>
              <w:rPr>
                <w:sz w:val="24"/>
              </w:rPr>
              <w:t>Stay</w:t>
            </w:r>
            <w:r>
              <w:rPr>
                <w:spacing w:val="-9"/>
                <w:sz w:val="24"/>
              </w:rPr>
              <w:t xml:space="preserve"> </w:t>
            </w:r>
            <w:r>
              <w:rPr>
                <w:rFonts w:ascii="Verdana"/>
                <w:i/>
                <w:sz w:val="24"/>
              </w:rPr>
              <w:t>&gt;</w:t>
            </w:r>
            <w:r>
              <w:rPr>
                <w:sz w:val="24"/>
              </w:rPr>
              <w:t>7</w:t>
            </w:r>
            <w:r>
              <w:rPr>
                <w:spacing w:val="-9"/>
                <w:sz w:val="24"/>
              </w:rPr>
              <w:t xml:space="preserve"> </w:t>
            </w:r>
            <w:r>
              <w:rPr>
                <w:spacing w:val="-4"/>
                <w:sz w:val="24"/>
              </w:rPr>
              <w:t>days</w:t>
            </w:r>
          </w:p>
        </w:tc>
        <w:tc>
          <w:tcPr>
            <w:tcW w:w="2572" w:type="dxa"/>
          </w:tcPr>
          <w:p w14:paraId="3D820B05" w14:textId="77777777" w:rsidR="007C5A61" w:rsidRDefault="00000000">
            <w:pPr>
              <w:pStyle w:val="TableParagraph"/>
              <w:ind w:right="1"/>
              <w:jc w:val="center"/>
              <w:rPr>
                <w:sz w:val="24"/>
              </w:rPr>
            </w:pPr>
            <w:r>
              <w:rPr>
                <w:sz w:val="24"/>
              </w:rPr>
              <w:t>Random</w:t>
            </w:r>
            <w:r>
              <w:rPr>
                <w:spacing w:val="-10"/>
                <w:sz w:val="24"/>
              </w:rPr>
              <w:t xml:space="preserve"> </w:t>
            </w:r>
            <w:r>
              <w:rPr>
                <w:spacing w:val="-2"/>
                <w:sz w:val="24"/>
              </w:rPr>
              <w:t>Forest</w:t>
            </w:r>
          </w:p>
        </w:tc>
        <w:tc>
          <w:tcPr>
            <w:tcW w:w="4777" w:type="dxa"/>
          </w:tcPr>
          <w:p w14:paraId="40EDA34C" w14:textId="77777777" w:rsidR="007C5A61" w:rsidRDefault="00000000">
            <w:pPr>
              <w:pStyle w:val="TableParagraph"/>
              <w:ind w:left="422"/>
              <w:rPr>
                <w:sz w:val="24"/>
              </w:rPr>
            </w:pPr>
            <w:r>
              <w:rPr>
                <w:sz w:val="24"/>
              </w:rPr>
              <w:t>Charlson</w:t>
            </w:r>
            <w:r>
              <w:rPr>
                <w:spacing w:val="-12"/>
                <w:sz w:val="24"/>
              </w:rPr>
              <w:t xml:space="preserve"> </w:t>
            </w:r>
            <w:r>
              <w:rPr>
                <w:sz w:val="24"/>
              </w:rPr>
              <w:t>Comorbidity</w:t>
            </w:r>
            <w:r>
              <w:rPr>
                <w:spacing w:val="-11"/>
                <w:sz w:val="24"/>
              </w:rPr>
              <w:t xml:space="preserve"> </w:t>
            </w:r>
            <w:r>
              <w:rPr>
                <w:spacing w:val="-2"/>
                <w:sz w:val="24"/>
              </w:rPr>
              <w:t>Index</w:t>
            </w:r>
          </w:p>
        </w:tc>
      </w:tr>
      <w:tr w:rsidR="007C5A61" w14:paraId="769D2F23" w14:textId="77777777">
        <w:trPr>
          <w:trHeight w:val="308"/>
          <w:jc w:val="right"/>
        </w:trPr>
        <w:tc>
          <w:tcPr>
            <w:tcW w:w="3649" w:type="dxa"/>
            <w:tcBorders>
              <w:bottom w:val="single" w:sz="8" w:space="0" w:color="000000"/>
            </w:tcBorders>
          </w:tcPr>
          <w:p w14:paraId="127C2D42" w14:textId="77777777" w:rsidR="007C5A61" w:rsidRDefault="00000000">
            <w:pPr>
              <w:pStyle w:val="TableParagraph"/>
              <w:spacing w:line="248" w:lineRule="exact"/>
              <w:rPr>
                <w:sz w:val="24"/>
              </w:rPr>
            </w:pPr>
            <w:r>
              <w:rPr>
                <w:sz w:val="24"/>
              </w:rPr>
              <w:t>Hospital</w:t>
            </w:r>
            <w:r>
              <w:rPr>
                <w:spacing w:val="-9"/>
                <w:sz w:val="24"/>
              </w:rPr>
              <w:t xml:space="preserve"> </w:t>
            </w:r>
            <w:r>
              <w:rPr>
                <w:sz w:val="24"/>
              </w:rPr>
              <w:t>Length</w:t>
            </w:r>
            <w:r>
              <w:rPr>
                <w:spacing w:val="-9"/>
                <w:sz w:val="24"/>
              </w:rPr>
              <w:t xml:space="preserve"> </w:t>
            </w:r>
            <w:r>
              <w:rPr>
                <w:sz w:val="24"/>
              </w:rPr>
              <w:t>of</w:t>
            </w:r>
            <w:r>
              <w:rPr>
                <w:spacing w:val="-8"/>
                <w:sz w:val="24"/>
              </w:rPr>
              <w:t xml:space="preserve"> </w:t>
            </w:r>
            <w:r>
              <w:rPr>
                <w:sz w:val="24"/>
              </w:rPr>
              <w:t>Stay</w:t>
            </w:r>
            <w:r>
              <w:rPr>
                <w:spacing w:val="-9"/>
                <w:sz w:val="24"/>
              </w:rPr>
              <w:t xml:space="preserve"> </w:t>
            </w:r>
            <w:r>
              <w:rPr>
                <w:rFonts w:ascii="Verdana"/>
                <w:i/>
                <w:sz w:val="24"/>
              </w:rPr>
              <w:t>&gt;</w:t>
            </w:r>
            <w:r>
              <w:rPr>
                <w:sz w:val="24"/>
              </w:rPr>
              <w:t>7</w:t>
            </w:r>
            <w:r>
              <w:rPr>
                <w:spacing w:val="-9"/>
                <w:sz w:val="24"/>
              </w:rPr>
              <w:t xml:space="preserve"> </w:t>
            </w:r>
            <w:r>
              <w:rPr>
                <w:spacing w:val="-4"/>
                <w:sz w:val="24"/>
              </w:rPr>
              <w:t>days</w:t>
            </w:r>
          </w:p>
        </w:tc>
        <w:tc>
          <w:tcPr>
            <w:tcW w:w="2572" w:type="dxa"/>
            <w:tcBorders>
              <w:bottom w:val="single" w:sz="8" w:space="0" w:color="000000"/>
            </w:tcBorders>
          </w:tcPr>
          <w:p w14:paraId="40E0F3C0" w14:textId="77777777" w:rsidR="007C5A61" w:rsidRDefault="00000000">
            <w:pPr>
              <w:pStyle w:val="TableParagraph"/>
              <w:spacing w:line="248" w:lineRule="exact"/>
              <w:ind w:right="1"/>
              <w:jc w:val="center"/>
              <w:rPr>
                <w:sz w:val="24"/>
              </w:rPr>
            </w:pPr>
            <w:r>
              <w:rPr>
                <w:sz w:val="24"/>
              </w:rPr>
              <w:t>Logistic</w:t>
            </w:r>
            <w:r>
              <w:rPr>
                <w:spacing w:val="-9"/>
                <w:sz w:val="24"/>
              </w:rPr>
              <w:t xml:space="preserve"> </w:t>
            </w:r>
            <w:r>
              <w:rPr>
                <w:spacing w:val="-2"/>
                <w:sz w:val="24"/>
              </w:rPr>
              <w:t>Regression</w:t>
            </w:r>
          </w:p>
        </w:tc>
        <w:tc>
          <w:tcPr>
            <w:tcW w:w="4777" w:type="dxa"/>
            <w:tcBorders>
              <w:bottom w:val="single" w:sz="8" w:space="0" w:color="000000"/>
            </w:tcBorders>
          </w:tcPr>
          <w:p w14:paraId="10F3DE20" w14:textId="77777777" w:rsidR="007C5A61" w:rsidRDefault="00000000">
            <w:pPr>
              <w:pStyle w:val="TableParagraph"/>
              <w:spacing w:line="248" w:lineRule="exact"/>
              <w:ind w:left="422"/>
              <w:rPr>
                <w:sz w:val="24"/>
              </w:rPr>
            </w:pPr>
            <w:r>
              <w:rPr>
                <w:sz w:val="24"/>
              </w:rPr>
              <w:t>Charlson</w:t>
            </w:r>
            <w:r>
              <w:rPr>
                <w:spacing w:val="-12"/>
                <w:sz w:val="24"/>
              </w:rPr>
              <w:t xml:space="preserve"> </w:t>
            </w:r>
            <w:r>
              <w:rPr>
                <w:sz w:val="24"/>
              </w:rPr>
              <w:t>Comorbidity</w:t>
            </w:r>
            <w:r>
              <w:rPr>
                <w:spacing w:val="-11"/>
                <w:sz w:val="24"/>
              </w:rPr>
              <w:t xml:space="preserve"> </w:t>
            </w:r>
            <w:r>
              <w:rPr>
                <w:spacing w:val="-2"/>
                <w:sz w:val="24"/>
              </w:rPr>
              <w:t>Index</w:t>
            </w:r>
          </w:p>
        </w:tc>
      </w:tr>
    </w:tbl>
    <w:p w14:paraId="072656CB" w14:textId="77777777" w:rsidR="007C5A61" w:rsidRDefault="007C5A61">
      <w:pPr>
        <w:pStyle w:val="BodyText"/>
        <w:rPr>
          <w:sz w:val="20"/>
        </w:rPr>
      </w:pPr>
    </w:p>
    <w:p w14:paraId="64DC4DA3" w14:textId="77777777" w:rsidR="007C5A61" w:rsidRDefault="007C5A61">
      <w:pPr>
        <w:pStyle w:val="BodyText"/>
        <w:spacing w:before="83"/>
        <w:rPr>
          <w:sz w:val="20"/>
        </w:rPr>
      </w:pPr>
    </w:p>
    <w:p w14:paraId="729B4047" w14:textId="77777777" w:rsidR="007C5A61" w:rsidRDefault="007C5A61">
      <w:pPr>
        <w:pStyle w:val="BodyText"/>
        <w:rPr>
          <w:sz w:val="20"/>
        </w:rPr>
        <w:sectPr w:rsidR="007C5A61">
          <w:type w:val="continuous"/>
          <w:pgSz w:w="11910" w:h="16840"/>
          <w:pgMar w:top="400" w:right="0" w:bottom="1240" w:left="283" w:header="763" w:footer="1033" w:gutter="0"/>
          <w:cols w:space="720"/>
        </w:sectPr>
      </w:pPr>
    </w:p>
    <w:p w14:paraId="48FDCA5F" w14:textId="77777777" w:rsidR="007C5A61" w:rsidRDefault="00000000">
      <w:pPr>
        <w:spacing w:before="140"/>
        <w:ind w:left="94"/>
        <w:rPr>
          <w:rFonts w:ascii="Arial MT"/>
          <w:sz w:val="20"/>
        </w:rPr>
      </w:pPr>
      <w:r>
        <w:rPr>
          <w:rFonts w:ascii="Arial MT"/>
          <w:spacing w:val="-5"/>
          <w:sz w:val="20"/>
        </w:rPr>
        <w:t>209</w:t>
      </w:r>
    </w:p>
    <w:p w14:paraId="4B496B9D" w14:textId="77777777" w:rsidR="007C5A61" w:rsidRDefault="007C5A61">
      <w:pPr>
        <w:pStyle w:val="BodyText"/>
        <w:spacing w:before="13"/>
        <w:rPr>
          <w:rFonts w:ascii="Arial MT"/>
          <w:sz w:val="20"/>
        </w:rPr>
      </w:pPr>
    </w:p>
    <w:p w14:paraId="5AB23C5A" w14:textId="77777777" w:rsidR="007C5A61" w:rsidRDefault="00000000">
      <w:pPr>
        <w:spacing w:before="1"/>
        <w:ind w:left="94"/>
        <w:rPr>
          <w:rFonts w:ascii="Arial MT"/>
          <w:sz w:val="20"/>
        </w:rPr>
      </w:pPr>
      <w:r>
        <w:rPr>
          <w:rFonts w:ascii="Arial MT"/>
          <w:spacing w:val="-5"/>
          <w:sz w:val="20"/>
        </w:rPr>
        <w:t>210</w:t>
      </w:r>
    </w:p>
    <w:p w14:paraId="02C22C21" w14:textId="77777777" w:rsidR="007C5A61" w:rsidRDefault="00000000">
      <w:pPr>
        <w:spacing w:before="9"/>
        <w:ind w:left="94"/>
        <w:rPr>
          <w:rFonts w:ascii="Arial MT"/>
          <w:sz w:val="20"/>
        </w:rPr>
      </w:pPr>
      <w:r>
        <w:rPr>
          <w:rFonts w:ascii="Arial MT"/>
          <w:spacing w:val="-5"/>
          <w:sz w:val="20"/>
        </w:rPr>
        <w:t>211</w:t>
      </w:r>
    </w:p>
    <w:p w14:paraId="6E23A2E3" w14:textId="77777777" w:rsidR="007C5A61" w:rsidRDefault="00000000">
      <w:pPr>
        <w:spacing w:before="9"/>
        <w:ind w:left="94"/>
        <w:rPr>
          <w:rFonts w:ascii="Arial MT"/>
          <w:sz w:val="20"/>
        </w:rPr>
      </w:pPr>
      <w:r>
        <w:rPr>
          <w:rFonts w:ascii="Arial MT"/>
          <w:spacing w:val="-5"/>
          <w:sz w:val="20"/>
        </w:rPr>
        <w:t>212</w:t>
      </w:r>
    </w:p>
    <w:p w14:paraId="682CC172" w14:textId="77777777" w:rsidR="007C5A61" w:rsidRDefault="00000000">
      <w:pPr>
        <w:pStyle w:val="Heading2"/>
        <w:numPr>
          <w:ilvl w:val="1"/>
          <w:numId w:val="3"/>
        </w:numPr>
        <w:tabs>
          <w:tab w:val="left" w:pos="665"/>
        </w:tabs>
        <w:spacing w:before="102"/>
        <w:ind w:hanging="571"/>
      </w:pPr>
      <w:r>
        <w:rPr>
          <w:b w:val="0"/>
        </w:rPr>
        <w:br w:type="column"/>
      </w:r>
      <w:r>
        <w:t>Demographic</w:t>
      </w:r>
      <w:r>
        <w:rPr>
          <w:spacing w:val="-14"/>
        </w:rPr>
        <w:t xml:space="preserve"> </w:t>
      </w:r>
      <w:r>
        <w:t>Disparity</w:t>
      </w:r>
      <w:r>
        <w:rPr>
          <w:spacing w:val="-14"/>
        </w:rPr>
        <w:t xml:space="preserve"> </w:t>
      </w:r>
      <w:r>
        <w:rPr>
          <w:spacing w:val="-2"/>
        </w:rPr>
        <w:t>Analysis</w:t>
      </w:r>
    </w:p>
    <w:p w14:paraId="1806213C" w14:textId="77777777" w:rsidR="007C5A61" w:rsidRDefault="00000000">
      <w:pPr>
        <w:pStyle w:val="BodyText"/>
        <w:spacing w:before="228" w:line="208" w:lineRule="auto"/>
        <w:ind w:left="94" w:right="952" w:firstLine="170"/>
        <w:jc w:val="both"/>
      </w:pPr>
      <w:r>
        <w:t>Baseline</w:t>
      </w:r>
      <w:r>
        <w:rPr>
          <w:spacing w:val="-14"/>
        </w:rPr>
        <w:t xml:space="preserve"> </w:t>
      </w:r>
      <w:r>
        <w:t>sensitivity</w:t>
      </w:r>
      <w:r>
        <w:rPr>
          <w:spacing w:val="-14"/>
        </w:rPr>
        <w:t xml:space="preserve"> </w:t>
      </w:r>
      <w:r>
        <w:t>showed</w:t>
      </w:r>
      <w:r>
        <w:rPr>
          <w:spacing w:val="-14"/>
        </w:rPr>
        <w:t xml:space="preserve"> </w:t>
      </w:r>
      <w:r>
        <w:t>significant</w:t>
      </w:r>
      <w:r>
        <w:rPr>
          <w:spacing w:val="-14"/>
        </w:rPr>
        <w:t xml:space="preserve"> </w:t>
      </w:r>
      <w:r>
        <w:t>disparities</w:t>
      </w:r>
      <w:r>
        <w:rPr>
          <w:spacing w:val="-14"/>
        </w:rPr>
        <w:t xml:space="preserve"> </w:t>
      </w:r>
      <w:r>
        <w:t>by</w:t>
      </w:r>
      <w:r>
        <w:rPr>
          <w:spacing w:val="-14"/>
        </w:rPr>
        <w:t xml:space="preserve"> </w:t>
      </w:r>
      <w:r>
        <w:t>race/ethnicity</w:t>
      </w:r>
      <w:r>
        <w:rPr>
          <w:spacing w:val="-14"/>
        </w:rPr>
        <w:t xml:space="preserve"> </w:t>
      </w:r>
      <w:r>
        <w:t>(Table</w:t>
      </w:r>
      <w:r>
        <w:rPr>
          <w:spacing w:val="-14"/>
        </w:rPr>
        <w:t xml:space="preserve"> </w:t>
      </w:r>
      <w:r>
        <w:t>5).</w:t>
      </w:r>
      <w:r>
        <w:rPr>
          <w:spacing w:val="-12"/>
        </w:rPr>
        <w:t xml:space="preserve"> </w:t>
      </w:r>
      <w:r>
        <w:t>White</w:t>
      </w:r>
      <w:r>
        <w:rPr>
          <w:spacing w:val="-14"/>
        </w:rPr>
        <w:t xml:space="preserve"> </w:t>
      </w:r>
      <w:r>
        <w:t>patients</w:t>
      </w:r>
      <w:r>
        <w:rPr>
          <w:spacing w:val="-14"/>
        </w:rPr>
        <w:t xml:space="preserve"> </w:t>
      </w:r>
      <w:r>
        <w:t>had</w:t>
      </w:r>
      <w:r>
        <w:rPr>
          <w:spacing w:val="-14"/>
        </w:rPr>
        <w:t xml:space="preserve"> </w:t>
      </w:r>
      <w:r>
        <w:t>51.4% sensitivity, while Black (40.8%), Hispanic (44.7%), and Other (43.2%) subgroups showed substantially lower performance. The average White-NonWhite disparity was 9.1 percentage points.</w:t>
      </w:r>
    </w:p>
    <w:p w14:paraId="3E35C713" w14:textId="77777777" w:rsidR="007C5A61" w:rsidRDefault="007C5A61">
      <w:pPr>
        <w:pStyle w:val="BodyText"/>
        <w:spacing w:line="208" w:lineRule="auto"/>
        <w:jc w:val="both"/>
        <w:sectPr w:rsidR="007C5A61">
          <w:type w:val="continuous"/>
          <w:pgSz w:w="11910" w:h="16840"/>
          <w:pgMar w:top="400" w:right="0" w:bottom="1240" w:left="283" w:header="763" w:footer="1033" w:gutter="0"/>
          <w:cols w:num="2" w:space="720" w:equalWidth="0">
            <w:col w:w="467" w:space="65"/>
            <w:col w:w="11095"/>
          </w:cols>
        </w:sectPr>
      </w:pPr>
    </w:p>
    <w:p w14:paraId="3022FA4C" w14:textId="77777777" w:rsidR="007C5A61" w:rsidRDefault="007C5A61">
      <w:pPr>
        <w:pStyle w:val="BodyText"/>
        <w:spacing w:before="198"/>
      </w:pPr>
    </w:p>
    <w:p w14:paraId="48E8F9A5" w14:textId="77777777" w:rsidR="007C5A61" w:rsidRDefault="00000000">
      <w:pPr>
        <w:pStyle w:val="BodyText"/>
        <w:tabs>
          <w:tab w:val="left" w:pos="11143"/>
        </w:tabs>
        <w:ind w:left="671"/>
      </w:pPr>
      <w:r>
        <w:rPr>
          <w:b/>
          <w:u w:val="single"/>
        </w:rPr>
        <w:t>Table</w:t>
      </w:r>
      <w:r>
        <w:rPr>
          <w:b/>
          <w:spacing w:val="-10"/>
          <w:u w:val="single"/>
        </w:rPr>
        <w:t xml:space="preserve"> </w:t>
      </w:r>
      <w:r>
        <w:rPr>
          <w:b/>
          <w:u w:val="single"/>
        </w:rPr>
        <w:t>7.</w:t>
      </w:r>
      <w:r>
        <w:rPr>
          <w:b/>
          <w:spacing w:val="42"/>
          <w:u w:val="single"/>
        </w:rPr>
        <w:t xml:space="preserve"> </w:t>
      </w:r>
      <w:r>
        <w:rPr>
          <w:u w:val="single"/>
        </w:rPr>
        <w:t>Baseline</w:t>
      </w:r>
      <w:r>
        <w:rPr>
          <w:spacing w:val="-9"/>
          <w:u w:val="single"/>
        </w:rPr>
        <w:t xml:space="preserve"> </w:t>
      </w:r>
      <w:r>
        <w:rPr>
          <w:u w:val="single"/>
        </w:rPr>
        <w:t>Model</w:t>
      </w:r>
      <w:r>
        <w:rPr>
          <w:spacing w:val="-10"/>
          <w:u w:val="single"/>
        </w:rPr>
        <w:t xml:space="preserve"> </w:t>
      </w:r>
      <w:r>
        <w:rPr>
          <w:u w:val="single"/>
        </w:rPr>
        <w:t>Performance</w:t>
      </w:r>
      <w:r>
        <w:rPr>
          <w:spacing w:val="-9"/>
          <w:u w:val="single"/>
        </w:rPr>
        <w:t xml:space="preserve"> </w:t>
      </w:r>
      <w:r>
        <w:rPr>
          <w:u w:val="single"/>
        </w:rPr>
        <w:t>by</w:t>
      </w:r>
      <w:r>
        <w:rPr>
          <w:spacing w:val="-9"/>
          <w:u w:val="single"/>
        </w:rPr>
        <w:t xml:space="preserve"> </w:t>
      </w:r>
      <w:r>
        <w:rPr>
          <w:spacing w:val="-2"/>
          <w:u w:val="single"/>
        </w:rPr>
        <w:t>Race/Ethnicity</w:t>
      </w:r>
      <w:r>
        <w:rPr>
          <w:u w:val="single"/>
        </w:rPr>
        <w:tab/>
      </w:r>
    </w:p>
    <w:p w14:paraId="2CBE0616" w14:textId="77777777" w:rsidR="007C5A61" w:rsidRDefault="00000000">
      <w:pPr>
        <w:pStyle w:val="Heading2"/>
        <w:tabs>
          <w:tab w:val="left" w:pos="4016"/>
          <w:tab w:val="left" w:pos="5153"/>
          <w:tab w:val="left" w:pos="6994"/>
          <w:tab w:val="left" w:pos="8277"/>
        </w:tabs>
        <w:spacing w:before="48"/>
        <w:ind w:left="671" w:firstLine="0"/>
        <w:rPr>
          <w:rFonts w:ascii="Times New Roman"/>
        </w:rPr>
      </w:pPr>
      <w:r>
        <w:rPr>
          <w:rFonts w:ascii="Times New Roman"/>
          <w:spacing w:val="-2"/>
        </w:rPr>
        <w:t>Subgroup</w:t>
      </w:r>
      <w:r>
        <w:rPr>
          <w:rFonts w:ascii="Times New Roman"/>
        </w:rPr>
        <w:tab/>
      </w:r>
      <w:r>
        <w:rPr>
          <w:rFonts w:ascii="Times New Roman"/>
          <w:spacing w:val="-10"/>
        </w:rPr>
        <w:t>N</w:t>
      </w:r>
      <w:r>
        <w:rPr>
          <w:rFonts w:ascii="Times New Roman"/>
        </w:rPr>
        <w:tab/>
      </w:r>
      <w:r>
        <w:rPr>
          <w:rFonts w:ascii="Times New Roman"/>
          <w:spacing w:val="-2"/>
        </w:rPr>
        <w:t>Sensitivity</w:t>
      </w:r>
      <w:r>
        <w:rPr>
          <w:rFonts w:ascii="Times New Roman"/>
        </w:rPr>
        <w:tab/>
      </w:r>
      <w:r>
        <w:rPr>
          <w:rFonts w:ascii="Times New Roman"/>
          <w:spacing w:val="-2"/>
        </w:rPr>
        <w:t>Specificity</w:t>
      </w:r>
      <w:r>
        <w:rPr>
          <w:rFonts w:ascii="Times New Roman"/>
        </w:rPr>
        <w:tab/>
        <w:t>Area</w:t>
      </w:r>
      <w:r>
        <w:rPr>
          <w:rFonts w:ascii="Times New Roman"/>
          <w:spacing w:val="-10"/>
        </w:rPr>
        <w:t xml:space="preserve"> </w:t>
      </w:r>
      <w:r>
        <w:rPr>
          <w:rFonts w:ascii="Times New Roman"/>
        </w:rPr>
        <w:t>Under</w:t>
      </w:r>
      <w:r>
        <w:rPr>
          <w:rFonts w:ascii="Times New Roman"/>
          <w:spacing w:val="-9"/>
        </w:rPr>
        <w:t xml:space="preserve"> </w:t>
      </w:r>
      <w:r>
        <w:rPr>
          <w:rFonts w:ascii="Times New Roman"/>
        </w:rPr>
        <w:t>the</w:t>
      </w:r>
      <w:r>
        <w:rPr>
          <w:rFonts w:ascii="Times New Roman"/>
          <w:spacing w:val="-9"/>
        </w:rPr>
        <w:t xml:space="preserve"> </w:t>
      </w:r>
      <w:r>
        <w:rPr>
          <w:rFonts w:ascii="Times New Roman"/>
        </w:rPr>
        <w:t>ROC</w:t>
      </w:r>
      <w:r>
        <w:rPr>
          <w:rFonts w:ascii="Times New Roman"/>
          <w:spacing w:val="-10"/>
        </w:rPr>
        <w:t xml:space="preserve"> </w:t>
      </w:r>
      <w:r>
        <w:rPr>
          <w:rFonts w:ascii="Times New Roman"/>
          <w:spacing w:val="-2"/>
        </w:rPr>
        <w:t>Curve</w:t>
      </w:r>
    </w:p>
    <w:p w14:paraId="10FC36FD" w14:textId="77777777" w:rsidR="007C5A61" w:rsidRDefault="00000000">
      <w:pPr>
        <w:pStyle w:val="BodyText"/>
        <w:tabs>
          <w:tab w:val="left" w:pos="3834"/>
          <w:tab w:val="left" w:pos="5374"/>
          <w:tab w:val="left" w:pos="7210"/>
          <w:tab w:val="right" w:pos="9979"/>
        </w:tabs>
        <w:spacing w:before="83" w:line="258" w:lineRule="exact"/>
        <w:ind w:left="671"/>
      </w:pPr>
      <w:r>
        <w:rPr>
          <w:noProof/>
        </w:rPr>
        <mc:AlternateContent>
          <mc:Choice Requires="wps">
            <w:drawing>
              <wp:anchor distT="0" distB="0" distL="0" distR="0" simplePos="0" relativeHeight="15749120" behindDoc="0" locked="0" layoutInCell="1" allowOverlap="1" wp14:anchorId="47912A2B" wp14:editId="270B9D7F">
                <wp:simplePos x="0" y="0"/>
                <wp:positionH relativeFrom="page">
                  <wp:posOffset>606069</wp:posOffset>
                </wp:positionH>
                <wp:positionV relativeFrom="paragraph">
                  <wp:posOffset>42907</wp:posOffset>
                </wp:positionV>
                <wp:extent cx="6650355" cy="1270"/>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355" cy="1270"/>
                        </a:xfrm>
                        <a:custGeom>
                          <a:avLst/>
                          <a:gdLst/>
                          <a:ahLst/>
                          <a:cxnLst/>
                          <a:rect l="l" t="t" r="r" b="b"/>
                          <a:pathLst>
                            <a:path w="6650355">
                              <a:moveTo>
                                <a:pt x="0" y="0"/>
                              </a:moveTo>
                              <a:lnTo>
                                <a:pt x="6649923"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2BB161" id="Graphic 86" o:spid="_x0000_s1026" style="position:absolute;margin-left:47.7pt;margin-top:3.4pt;width:523.65pt;height:.1pt;z-index:15749120;visibility:visible;mso-wrap-style:square;mso-wrap-distance-left:0;mso-wrap-distance-top:0;mso-wrap-distance-right:0;mso-wrap-distance-bottom:0;mso-position-horizontal:absolute;mso-position-horizontal-relative:page;mso-position-vertical:absolute;mso-position-vertical-relative:text;v-text-anchor:top" coordsize="6650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" path="m,l6649923,e" filled="f" strokeweight=".20636mm">
                <v:path arrowok="t"/>
                <w10:wrap anchorx="page"/>
              </v:shape>
            </w:pict>
          </mc:Fallback>
        </mc:AlternateContent>
      </w:r>
      <w:r>
        <w:rPr>
          <w:spacing w:val="-2"/>
        </w:rPr>
        <w:t>White</w:t>
      </w:r>
      <w:r>
        <w:tab/>
      </w:r>
      <w:r>
        <w:rPr>
          <w:spacing w:val="-2"/>
        </w:rPr>
        <w:t>7,375</w:t>
      </w:r>
      <w:r>
        <w:tab/>
      </w:r>
      <w:r>
        <w:rPr>
          <w:spacing w:val="-2"/>
        </w:rPr>
        <w:t>51.4%</w:t>
      </w:r>
      <w:r>
        <w:tab/>
      </w:r>
      <w:r>
        <w:rPr>
          <w:spacing w:val="-2"/>
        </w:rPr>
        <w:t>72.3%</w:t>
      </w:r>
      <w:r>
        <w:tab/>
      </w:r>
      <w:r>
        <w:rPr>
          <w:spacing w:val="-2"/>
        </w:rPr>
        <w:t>0.682</w:t>
      </w:r>
    </w:p>
    <w:p w14:paraId="36D635D8" w14:textId="77777777" w:rsidR="007C5A61" w:rsidRDefault="00000000">
      <w:pPr>
        <w:pStyle w:val="BodyText"/>
        <w:tabs>
          <w:tab w:val="left" w:pos="3834"/>
          <w:tab w:val="left" w:pos="5374"/>
          <w:tab w:val="left" w:pos="7210"/>
          <w:tab w:val="right" w:pos="9979"/>
        </w:tabs>
        <w:spacing w:line="239" w:lineRule="exact"/>
        <w:ind w:left="671"/>
      </w:pPr>
      <w:r>
        <w:rPr>
          <w:spacing w:val="-2"/>
        </w:rPr>
        <w:t>Black</w:t>
      </w:r>
      <w:r>
        <w:tab/>
      </w:r>
      <w:r>
        <w:rPr>
          <w:spacing w:val="-2"/>
        </w:rPr>
        <w:t>2,214</w:t>
      </w:r>
      <w:r>
        <w:tab/>
      </w:r>
      <w:r>
        <w:rPr>
          <w:spacing w:val="-2"/>
        </w:rPr>
        <w:t>40.8%</w:t>
      </w:r>
      <w:r>
        <w:tab/>
      </w:r>
      <w:r>
        <w:rPr>
          <w:spacing w:val="-2"/>
        </w:rPr>
        <w:t>75.6%</w:t>
      </w:r>
      <w:r>
        <w:tab/>
      </w:r>
      <w:r>
        <w:rPr>
          <w:spacing w:val="-2"/>
        </w:rPr>
        <w:t>0.668</w:t>
      </w:r>
    </w:p>
    <w:p w14:paraId="52DC6035" w14:textId="77777777" w:rsidR="007C5A61" w:rsidRDefault="00000000">
      <w:pPr>
        <w:pStyle w:val="BodyText"/>
        <w:tabs>
          <w:tab w:val="left" w:pos="3834"/>
          <w:tab w:val="left" w:pos="5374"/>
          <w:tab w:val="left" w:pos="7210"/>
          <w:tab w:val="right" w:pos="9979"/>
        </w:tabs>
        <w:spacing w:line="239" w:lineRule="exact"/>
        <w:ind w:left="671"/>
      </w:pPr>
      <w:r>
        <w:rPr>
          <w:spacing w:val="-2"/>
        </w:rPr>
        <w:t>Hispanic</w:t>
      </w:r>
      <w:r>
        <w:tab/>
      </w:r>
      <w:r>
        <w:rPr>
          <w:spacing w:val="-2"/>
        </w:rPr>
        <w:t>1,681</w:t>
      </w:r>
      <w:r>
        <w:tab/>
      </w:r>
      <w:r>
        <w:rPr>
          <w:spacing w:val="-2"/>
        </w:rPr>
        <w:t>44.7%</w:t>
      </w:r>
      <w:r>
        <w:tab/>
      </w:r>
      <w:r>
        <w:rPr>
          <w:spacing w:val="-2"/>
        </w:rPr>
        <w:t>73.2%</w:t>
      </w:r>
      <w:r>
        <w:tab/>
      </w:r>
      <w:r>
        <w:rPr>
          <w:spacing w:val="-2"/>
        </w:rPr>
        <w:t>0.675</w:t>
      </w:r>
    </w:p>
    <w:p w14:paraId="6B63A8B1" w14:textId="77777777" w:rsidR="007C5A61" w:rsidRDefault="00000000">
      <w:pPr>
        <w:pStyle w:val="BodyText"/>
        <w:tabs>
          <w:tab w:val="left" w:pos="3923"/>
          <w:tab w:val="left" w:pos="5374"/>
          <w:tab w:val="left" w:pos="7210"/>
          <w:tab w:val="right" w:pos="9979"/>
        </w:tabs>
        <w:spacing w:line="239" w:lineRule="exact"/>
        <w:ind w:left="671"/>
      </w:pPr>
      <w:r>
        <w:rPr>
          <w:spacing w:val="-2"/>
        </w:rPr>
        <w:t>Other</w:t>
      </w:r>
      <w:r>
        <w:tab/>
      </w:r>
      <w:r>
        <w:rPr>
          <w:spacing w:val="-5"/>
        </w:rPr>
        <w:t>568</w:t>
      </w:r>
      <w:r>
        <w:tab/>
      </w:r>
      <w:r>
        <w:rPr>
          <w:spacing w:val="-2"/>
        </w:rPr>
        <w:t>43.2%</w:t>
      </w:r>
      <w:r>
        <w:tab/>
      </w:r>
      <w:r>
        <w:rPr>
          <w:spacing w:val="-2"/>
        </w:rPr>
        <w:t>74.1%</w:t>
      </w:r>
      <w:r>
        <w:tab/>
      </w:r>
      <w:r>
        <w:rPr>
          <w:spacing w:val="-2"/>
        </w:rPr>
        <w:t>0.671</w:t>
      </w:r>
    </w:p>
    <w:p w14:paraId="694B8D87" w14:textId="77777777" w:rsidR="007C5A61" w:rsidRDefault="00000000">
      <w:pPr>
        <w:tabs>
          <w:tab w:val="left" w:pos="4606"/>
        </w:tabs>
        <w:spacing w:line="258" w:lineRule="exact"/>
        <w:ind w:left="671"/>
        <w:rPr>
          <w:b/>
          <w:sz w:val="24"/>
        </w:rPr>
      </w:pPr>
      <w:r>
        <w:rPr>
          <w:b/>
          <w:spacing w:val="-2"/>
          <w:sz w:val="24"/>
        </w:rPr>
        <w:t>Disparity</w:t>
      </w:r>
      <w:r>
        <w:rPr>
          <w:b/>
          <w:spacing w:val="13"/>
          <w:sz w:val="24"/>
        </w:rPr>
        <w:t xml:space="preserve"> </w:t>
      </w:r>
      <w:r>
        <w:rPr>
          <w:b/>
          <w:spacing w:val="-2"/>
          <w:sz w:val="24"/>
        </w:rPr>
        <w:t>(White-NonWhite)</w:t>
      </w:r>
      <w:r>
        <w:rPr>
          <w:b/>
          <w:sz w:val="24"/>
        </w:rPr>
        <w:tab/>
        <w:t>9.1</w:t>
      </w:r>
      <w:r>
        <w:rPr>
          <w:b/>
          <w:spacing w:val="-11"/>
          <w:sz w:val="24"/>
        </w:rPr>
        <w:t xml:space="preserve"> </w:t>
      </w:r>
      <w:r>
        <w:rPr>
          <w:b/>
          <w:sz w:val="24"/>
        </w:rPr>
        <w:t>percentage</w:t>
      </w:r>
      <w:r>
        <w:rPr>
          <w:b/>
          <w:spacing w:val="-11"/>
          <w:sz w:val="24"/>
        </w:rPr>
        <w:t xml:space="preserve"> </w:t>
      </w:r>
      <w:r>
        <w:rPr>
          <w:b/>
          <w:spacing w:val="-2"/>
          <w:sz w:val="24"/>
        </w:rPr>
        <w:t>points</w:t>
      </w:r>
    </w:p>
    <w:p w14:paraId="12815E5F" w14:textId="77777777" w:rsidR="007C5A61" w:rsidRDefault="007C5A61">
      <w:pPr>
        <w:spacing w:line="258" w:lineRule="exact"/>
        <w:rPr>
          <w:b/>
          <w:sz w:val="24"/>
        </w:rPr>
        <w:sectPr w:rsidR="007C5A61">
          <w:pgSz w:w="11910" w:h="16840"/>
          <w:pgMar w:top="1160" w:right="0" w:bottom="1220" w:left="283" w:header="763" w:footer="1033" w:gutter="0"/>
          <w:cols w:space="720"/>
        </w:sectPr>
      </w:pPr>
    </w:p>
    <w:p w14:paraId="080E0C53" w14:textId="77777777" w:rsidR="007C5A61" w:rsidRDefault="007C5A61">
      <w:pPr>
        <w:pStyle w:val="BodyText"/>
        <w:rPr>
          <w:b/>
          <w:sz w:val="20"/>
        </w:rPr>
      </w:pPr>
    </w:p>
    <w:p w14:paraId="1DFB8D44" w14:textId="77777777" w:rsidR="007C5A61" w:rsidRDefault="007C5A61">
      <w:pPr>
        <w:pStyle w:val="BodyText"/>
        <w:spacing w:before="203"/>
        <w:rPr>
          <w:b/>
          <w:sz w:val="20"/>
        </w:rPr>
      </w:pPr>
    </w:p>
    <w:p w14:paraId="56673D9F" w14:textId="77777777" w:rsidR="007C5A61" w:rsidRDefault="00000000">
      <w:pPr>
        <w:ind w:left="139"/>
        <w:rPr>
          <w:rFonts w:ascii="Arial MT"/>
          <w:sz w:val="20"/>
        </w:rPr>
      </w:pPr>
      <w:r>
        <w:rPr>
          <w:rFonts w:ascii="Arial MT"/>
          <w:spacing w:val="-5"/>
          <w:sz w:val="20"/>
        </w:rPr>
        <w:t>213</w:t>
      </w:r>
    </w:p>
    <w:p w14:paraId="51B3E762" w14:textId="77777777" w:rsidR="007C5A61" w:rsidRDefault="00000000">
      <w:pPr>
        <w:spacing w:before="9"/>
        <w:ind w:left="139"/>
        <w:rPr>
          <w:rFonts w:ascii="Arial MT"/>
          <w:sz w:val="20"/>
        </w:rPr>
      </w:pPr>
      <w:r>
        <w:rPr>
          <w:rFonts w:ascii="Arial MT"/>
          <w:spacing w:val="-5"/>
          <w:sz w:val="20"/>
        </w:rPr>
        <w:t>214</w:t>
      </w:r>
    </w:p>
    <w:p w14:paraId="7DC086A5" w14:textId="77777777" w:rsidR="007C5A61" w:rsidRDefault="00000000">
      <w:pPr>
        <w:spacing w:before="10"/>
        <w:ind w:left="139"/>
        <w:rPr>
          <w:rFonts w:ascii="Arial MT"/>
          <w:sz w:val="20"/>
        </w:rPr>
      </w:pPr>
      <w:r>
        <w:rPr>
          <w:rFonts w:ascii="Arial MT"/>
          <w:spacing w:val="-5"/>
          <w:sz w:val="20"/>
        </w:rPr>
        <w:t>215</w:t>
      </w:r>
    </w:p>
    <w:p w14:paraId="5DFA654C" w14:textId="77777777" w:rsidR="007C5A61" w:rsidRDefault="00000000">
      <w:pPr>
        <w:spacing w:before="9"/>
        <w:ind w:left="139"/>
        <w:rPr>
          <w:rFonts w:ascii="Arial MT"/>
          <w:sz w:val="20"/>
        </w:rPr>
      </w:pPr>
      <w:r>
        <w:rPr>
          <w:rFonts w:ascii="Arial MT"/>
          <w:spacing w:val="-5"/>
          <w:sz w:val="20"/>
        </w:rPr>
        <w:t>216</w:t>
      </w:r>
    </w:p>
    <w:p w14:paraId="6A0CEA1A" w14:textId="77777777" w:rsidR="007C5A61" w:rsidRDefault="00000000">
      <w:pPr>
        <w:spacing w:before="155"/>
        <w:ind w:left="139"/>
        <w:rPr>
          <w:rFonts w:ascii="Arial MT"/>
          <w:sz w:val="20"/>
        </w:rPr>
      </w:pPr>
      <w:r>
        <w:rPr>
          <w:rFonts w:ascii="Arial MT"/>
          <w:spacing w:val="-5"/>
          <w:sz w:val="20"/>
        </w:rPr>
        <w:t>217</w:t>
      </w:r>
    </w:p>
    <w:p w14:paraId="0C7DCAF4" w14:textId="77777777" w:rsidR="007C5A61" w:rsidRDefault="00000000">
      <w:pPr>
        <w:spacing w:before="9"/>
        <w:ind w:left="139"/>
        <w:rPr>
          <w:rFonts w:ascii="Arial MT"/>
          <w:sz w:val="20"/>
        </w:rPr>
      </w:pPr>
      <w:r>
        <w:rPr>
          <w:rFonts w:ascii="Arial MT"/>
          <w:spacing w:val="-5"/>
          <w:sz w:val="20"/>
        </w:rPr>
        <w:t>218</w:t>
      </w:r>
    </w:p>
    <w:p w14:paraId="50DFAE82" w14:textId="77777777" w:rsidR="007C5A61" w:rsidRDefault="00000000">
      <w:pPr>
        <w:spacing w:before="9"/>
        <w:ind w:left="139"/>
        <w:rPr>
          <w:rFonts w:ascii="Arial MT"/>
          <w:sz w:val="20"/>
        </w:rPr>
      </w:pPr>
      <w:r>
        <w:rPr>
          <w:rFonts w:ascii="Arial MT"/>
          <w:spacing w:val="-5"/>
          <w:sz w:val="20"/>
        </w:rPr>
        <w:t>219</w:t>
      </w:r>
    </w:p>
    <w:p w14:paraId="30369016" w14:textId="77777777" w:rsidR="007C5A61" w:rsidRDefault="00000000">
      <w:pPr>
        <w:spacing w:before="10"/>
        <w:ind w:left="139"/>
        <w:rPr>
          <w:rFonts w:ascii="Arial MT"/>
          <w:sz w:val="20"/>
        </w:rPr>
      </w:pPr>
      <w:r>
        <w:rPr>
          <w:rFonts w:ascii="Arial MT"/>
          <w:spacing w:val="-5"/>
          <w:sz w:val="20"/>
        </w:rPr>
        <w:t>220</w:t>
      </w:r>
    </w:p>
    <w:p w14:paraId="3842742F" w14:textId="77777777" w:rsidR="007C5A61" w:rsidRDefault="00000000">
      <w:pPr>
        <w:spacing w:before="1" w:after="24"/>
        <w:rPr>
          <w:rFonts w:ascii="Arial MT"/>
          <w:sz w:val="4"/>
        </w:rPr>
      </w:pPr>
      <w:r>
        <w:br w:type="column"/>
      </w:r>
    </w:p>
    <w:p w14:paraId="687000E5" w14:textId="77777777" w:rsidR="007C5A61" w:rsidRDefault="00000000">
      <w:pPr>
        <w:pStyle w:val="BodyText"/>
        <w:spacing w:line="20" w:lineRule="exact"/>
        <w:ind w:left="139"/>
        <w:rPr>
          <w:rFonts w:ascii="Arial MT"/>
          <w:sz w:val="2"/>
        </w:rPr>
      </w:pPr>
      <w:r>
        <w:rPr>
          <w:rFonts w:ascii="Arial MT"/>
          <w:noProof/>
          <w:sz w:val="2"/>
        </w:rPr>
        <mc:AlternateContent>
          <mc:Choice Requires="wpg">
            <w:drawing>
              <wp:inline distT="0" distB="0" distL="0" distR="0" wp14:anchorId="03A5DDDE" wp14:editId="0D3D4121">
                <wp:extent cx="6650355" cy="12065"/>
                <wp:effectExtent l="9525" t="0" r="0" b="6985"/>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0355" cy="12065"/>
                          <a:chOff x="0" y="0"/>
                          <a:chExt cx="6650355" cy="12065"/>
                        </a:xfrm>
                      </wpg:grpSpPr>
                      <wps:wsp>
                        <wps:cNvPr id="88" name="Graphic 88"/>
                        <wps:cNvSpPr/>
                        <wps:spPr>
                          <a:xfrm>
                            <a:off x="0" y="5943"/>
                            <a:ext cx="6650355" cy="1270"/>
                          </a:xfrm>
                          <a:custGeom>
                            <a:avLst/>
                            <a:gdLst/>
                            <a:ahLst/>
                            <a:cxnLst/>
                            <a:rect l="l" t="t" r="r" b="b"/>
                            <a:pathLst>
                              <a:path w="6650355">
                                <a:moveTo>
                                  <a:pt x="0" y="0"/>
                                </a:moveTo>
                                <a:lnTo>
                                  <a:pt x="6649923" y="0"/>
                                </a:lnTo>
                              </a:path>
                            </a:pathLst>
                          </a:custGeom>
                          <a:ln w="118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C7BDB6F" id="Group 87" o:spid="_x0000_s1026" style="width:523.65pt;height:.95pt;mso-position-horizontal-relative:char;mso-position-vertical-relative:line" coordsize="66503,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">
                <v:shape id="Graphic 88" o:spid="_x0000_s1027" style="position:absolute;top:59;width:66503;height:13;visibility:visible;mso-wrap-style:square;v-text-anchor:top" coordsize="6650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" path="m,l6649923,e" filled="f" strokeweight=".33019mm">
                  <v:path arrowok="t"/>
                </v:shape>
                <w10:anchorlock/>
              </v:group>
            </w:pict>
          </mc:Fallback>
        </mc:AlternateContent>
      </w:r>
    </w:p>
    <w:p w14:paraId="2BDF3885" w14:textId="77777777" w:rsidR="007C5A61" w:rsidRDefault="007C5A61">
      <w:pPr>
        <w:pStyle w:val="BodyText"/>
        <w:rPr>
          <w:rFonts w:ascii="Arial MT"/>
        </w:rPr>
      </w:pPr>
    </w:p>
    <w:p w14:paraId="2D880C4D" w14:textId="77777777" w:rsidR="007C5A61" w:rsidRDefault="007C5A61">
      <w:pPr>
        <w:pStyle w:val="BodyText"/>
        <w:spacing w:before="13"/>
        <w:rPr>
          <w:rFonts w:ascii="Arial MT"/>
        </w:rPr>
      </w:pPr>
    </w:p>
    <w:p w14:paraId="574CB279" w14:textId="77777777" w:rsidR="007C5A61" w:rsidRDefault="00000000">
      <w:pPr>
        <w:pStyle w:val="BodyText"/>
        <w:spacing w:line="208" w:lineRule="auto"/>
        <w:ind w:left="139" w:right="906" w:firstLine="170"/>
        <w:jc w:val="both"/>
      </w:pPr>
      <w:r>
        <w:t>SHAP</w:t>
      </w:r>
      <w:r>
        <w:rPr>
          <w:spacing w:val="-14"/>
        </w:rPr>
        <w:t xml:space="preserve"> </w:t>
      </w:r>
      <w:r>
        <w:t>subgroup</w:t>
      </w:r>
      <w:r>
        <w:rPr>
          <w:spacing w:val="-15"/>
        </w:rPr>
        <w:t xml:space="preserve"> </w:t>
      </w:r>
      <w:r>
        <w:t>analysis</w:t>
      </w:r>
      <w:r>
        <w:rPr>
          <w:spacing w:val="-14"/>
        </w:rPr>
        <w:t xml:space="preserve"> </w:t>
      </w:r>
      <w:r>
        <w:t>revealed</w:t>
      </w:r>
      <w:r>
        <w:rPr>
          <w:spacing w:val="-15"/>
        </w:rPr>
        <w:t xml:space="preserve"> </w:t>
      </w:r>
      <w:r>
        <w:t>the</w:t>
      </w:r>
      <w:r>
        <w:rPr>
          <w:spacing w:val="-14"/>
        </w:rPr>
        <w:t xml:space="preserve"> </w:t>
      </w:r>
      <w:r>
        <w:t>root</w:t>
      </w:r>
      <w:r>
        <w:rPr>
          <w:spacing w:val="-14"/>
        </w:rPr>
        <w:t xml:space="preserve"> </w:t>
      </w:r>
      <w:r>
        <w:t>cause:</w:t>
      </w:r>
      <w:r>
        <w:rPr>
          <w:spacing w:val="-12"/>
        </w:rPr>
        <w:t xml:space="preserve"> </w:t>
      </w:r>
      <w:r>
        <w:t>Black</w:t>
      </w:r>
      <w:r>
        <w:rPr>
          <w:spacing w:val="-14"/>
        </w:rPr>
        <w:t xml:space="preserve"> </w:t>
      </w:r>
      <w:r>
        <w:t>patients</w:t>
      </w:r>
      <w:r>
        <w:rPr>
          <w:spacing w:val="-15"/>
        </w:rPr>
        <w:t xml:space="preserve"> </w:t>
      </w:r>
      <w:r>
        <w:t>had</w:t>
      </w:r>
      <w:r>
        <w:rPr>
          <w:spacing w:val="-14"/>
        </w:rPr>
        <w:t xml:space="preserve"> </w:t>
      </w:r>
      <w:r>
        <w:t>lower</w:t>
      </w:r>
      <w:r>
        <w:rPr>
          <w:spacing w:val="-15"/>
        </w:rPr>
        <w:t xml:space="preserve"> </w:t>
      </w:r>
      <w:r>
        <w:t>mean</w:t>
      </w:r>
      <w:r>
        <w:rPr>
          <w:spacing w:val="-14"/>
        </w:rPr>
        <w:t xml:space="preserve"> </w:t>
      </w:r>
      <w:r>
        <w:t>SHAP</w:t>
      </w:r>
      <w:r>
        <w:rPr>
          <w:spacing w:val="-15"/>
        </w:rPr>
        <w:t xml:space="preserve"> </w:t>
      </w:r>
      <w:r>
        <w:t>values</w:t>
      </w:r>
      <w:r>
        <w:rPr>
          <w:spacing w:val="-14"/>
        </w:rPr>
        <w:t xml:space="preserve"> </w:t>
      </w:r>
      <w:r>
        <w:t>for</w:t>
      </w:r>
      <w:r>
        <w:rPr>
          <w:spacing w:val="-14"/>
        </w:rPr>
        <w:t xml:space="preserve"> </w:t>
      </w:r>
      <w:r>
        <w:t>triage acuity (0.156 vs. 0.182 for White) and emergency medical services arrival (0.142 vs. 0.174), reflecting documented healthcare inequities in the underlying data (differential triage assignment and emergency medical services utilization) rather than algorithmic bias.</w:t>
      </w:r>
    </w:p>
    <w:p w14:paraId="3467B741" w14:textId="77777777" w:rsidR="007C5A61" w:rsidRDefault="00000000">
      <w:pPr>
        <w:pStyle w:val="BodyText"/>
        <w:spacing w:before="142" w:line="208" w:lineRule="auto"/>
        <w:ind w:left="139" w:right="906" w:firstLine="170"/>
        <w:jc w:val="both"/>
      </w:pPr>
      <w:r>
        <w:t>Demographic-specific threshold adjustment substantially reduced this disparity. By lowering decision thresholds for Non-White subgroups (15% for Black,</w:t>
      </w:r>
      <w:r>
        <w:rPr>
          <w:spacing w:val="40"/>
        </w:rPr>
        <w:t xml:space="preserve"> </w:t>
      </w:r>
      <w:r>
        <w:t>12% for Hispanic/Other),</w:t>
      </w:r>
      <w:r>
        <w:rPr>
          <w:spacing w:val="40"/>
        </w:rPr>
        <w:t xml:space="preserve"> </w:t>
      </w:r>
      <w:r>
        <w:t>we achieved near- parity while maintaining overall sensitivity at 51.9% (Table 6). The disparity decreased from 9.1 to 0.5 percentage points.</w:t>
      </w:r>
    </w:p>
    <w:p w14:paraId="09EE16A7" w14:textId="77777777" w:rsidR="007C5A61" w:rsidRDefault="007C5A61">
      <w:pPr>
        <w:pStyle w:val="BodyText"/>
        <w:spacing w:line="208" w:lineRule="auto"/>
        <w:jc w:val="both"/>
        <w:sectPr w:rsidR="007C5A61">
          <w:type w:val="continuous"/>
          <w:pgSz w:w="11910" w:h="16840"/>
          <w:pgMar w:top="400" w:right="0" w:bottom="1240" w:left="283" w:header="763" w:footer="1033" w:gutter="0"/>
          <w:cols w:num="2" w:space="720" w:equalWidth="0">
            <w:col w:w="473" w:space="59"/>
            <w:col w:w="11095"/>
          </w:cols>
        </w:sectPr>
      </w:pPr>
    </w:p>
    <w:p w14:paraId="0DE7B693" w14:textId="77777777" w:rsidR="007C5A61" w:rsidRDefault="007C5A61">
      <w:pPr>
        <w:pStyle w:val="BodyText"/>
        <w:spacing w:before="273"/>
      </w:pPr>
    </w:p>
    <w:p w14:paraId="0D53D7D5" w14:textId="77777777" w:rsidR="007C5A61" w:rsidRDefault="00000000">
      <w:pPr>
        <w:pStyle w:val="BodyText"/>
        <w:tabs>
          <w:tab w:val="left" w:pos="11622"/>
        </w:tabs>
        <w:spacing w:after="44"/>
        <w:ind w:left="671"/>
      </w:pPr>
      <w:r>
        <w:rPr>
          <w:b/>
          <w:u w:val="single"/>
        </w:rPr>
        <w:t>Table</w:t>
      </w:r>
      <w:r>
        <w:rPr>
          <w:b/>
          <w:spacing w:val="-12"/>
          <w:u w:val="single"/>
        </w:rPr>
        <w:t xml:space="preserve"> </w:t>
      </w:r>
      <w:r>
        <w:rPr>
          <w:b/>
          <w:u w:val="single"/>
        </w:rPr>
        <w:t>8.</w:t>
      </w:r>
      <w:r>
        <w:rPr>
          <w:b/>
          <w:spacing w:val="37"/>
          <w:u w:val="single"/>
        </w:rPr>
        <w:t xml:space="preserve"> </w:t>
      </w:r>
      <w:r>
        <w:rPr>
          <w:u w:val="single"/>
        </w:rPr>
        <w:t>Post-Adjustment</w:t>
      </w:r>
      <w:r>
        <w:rPr>
          <w:spacing w:val="-12"/>
          <w:u w:val="single"/>
        </w:rPr>
        <w:t xml:space="preserve"> </w:t>
      </w:r>
      <w:r>
        <w:rPr>
          <w:u w:val="single"/>
        </w:rPr>
        <w:t>Sensitivity</w:t>
      </w:r>
      <w:r>
        <w:rPr>
          <w:spacing w:val="-11"/>
          <w:u w:val="single"/>
        </w:rPr>
        <w:t xml:space="preserve"> </w:t>
      </w:r>
      <w:r>
        <w:rPr>
          <w:u w:val="single"/>
        </w:rPr>
        <w:t>by</w:t>
      </w:r>
      <w:r>
        <w:rPr>
          <w:spacing w:val="-12"/>
          <w:u w:val="single"/>
        </w:rPr>
        <w:t xml:space="preserve"> </w:t>
      </w:r>
      <w:r>
        <w:rPr>
          <w:spacing w:val="-2"/>
          <w:u w:val="single"/>
        </w:rPr>
        <w:t>Race/Ethnicity</w:t>
      </w:r>
      <w:r>
        <w:rPr>
          <w:u w:val="single"/>
        </w:rPr>
        <w:tab/>
      </w:r>
    </w:p>
    <w:tbl>
      <w:tblPr>
        <w:tblW w:w="0" w:type="auto"/>
        <w:jc w:val="right"/>
        <w:tblLayout w:type="fixed"/>
        <w:tblCellMar>
          <w:left w:w="0" w:type="dxa"/>
          <w:right w:w="0" w:type="dxa"/>
        </w:tblCellMar>
        <w:tblLook w:val="01E0" w:firstRow="1" w:lastRow="1" w:firstColumn="1" w:lastColumn="1" w:noHBand="0" w:noVBand="0"/>
      </w:tblPr>
      <w:tblGrid>
        <w:gridCol w:w="3046"/>
        <w:gridCol w:w="2388"/>
        <w:gridCol w:w="2388"/>
        <w:gridCol w:w="2527"/>
        <w:gridCol w:w="602"/>
      </w:tblGrid>
      <w:tr w:rsidR="007C5A61" w14:paraId="56FC840E" w14:textId="77777777">
        <w:trPr>
          <w:trHeight w:val="340"/>
          <w:jc w:val="right"/>
        </w:trPr>
        <w:tc>
          <w:tcPr>
            <w:tcW w:w="3046" w:type="dxa"/>
            <w:tcBorders>
              <w:bottom w:val="single" w:sz="6" w:space="0" w:color="000000"/>
            </w:tcBorders>
          </w:tcPr>
          <w:p w14:paraId="648BC338" w14:textId="77777777" w:rsidR="007C5A61" w:rsidRDefault="00000000">
            <w:pPr>
              <w:pStyle w:val="TableParagraph"/>
              <w:spacing w:before="5" w:line="240" w:lineRule="auto"/>
              <w:rPr>
                <w:b/>
                <w:sz w:val="24"/>
              </w:rPr>
            </w:pPr>
            <w:r>
              <w:rPr>
                <w:b/>
                <w:spacing w:val="-2"/>
                <w:sz w:val="24"/>
              </w:rPr>
              <w:t>Subgroup</w:t>
            </w:r>
          </w:p>
        </w:tc>
        <w:tc>
          <w:tcPr>
            <w:tcW w:w="2388" w:type="dxa"/>
            <w:tcBorders>
              <w:bottom w:val="single" w:sz="6" w:space="0" w:color="000000"/>
            </w:tcBorders>
          </w:tcPr>
          <w:p w14:paraId="60CD2810" w14:textId="77777777" w:rsidR="007C5A61" w:rsidRDefault="00000000">
            <w:pPr>
              <w:pStyle w:val="TableParagraph"/>
              <w:spacing w:before="5" w:line="240" w:lineRule="auto"/>
              <w:jc w:val="center"/>
              <w:rPr>
                <w:b/>
                <w:sz w:val="24"/>
              </w:rPr>
            </w:pPr>
            <w:r>
              <w:rPr>
                <w:b/>
                <w:spacing w:val="-4"/>
                <w:sz w:val="24"/>
              </w:rPr>
              <w:t>Pre-</w:t>
            </w:r>
            <w:r>
              <w:rPr>
                <w:b/>
                <w:spacing w:val="-2"/>
                <w:sz w:val="24"/>
              </w:rPr>
              <w:t>Adjustment</w:t>
            </w:r>
          </w:p>
        </w:tc>
        <w:tc>
          <w:tcPr>
            <w:tcW w:w="2388" w:type="dxa"/>
            <w:tcBorders>
              <w:bottom w:val="single" w:sz="6" w:space="0" w:color="000000"/>
            </w:tcBorders>
          </w:tcPr>
          <w:p w14:paraId="3986DD28" w14:textId="77777777" w:rsidR="007C5A61" w:rsidRDefault="00000000">
            <w:pPr>
              <w:pStyle w:val="TableParagraph"/>
              <w:spacing w:before="5" w:line="240" w:lineRule="auto"/>
              <w:jc w:val="center"/>
              <w:rPr>
                <w:b/>
                <w:sz w:val="24"/>
              </w:rPr>
            </w:pPr>
            <w:r>
              <w:rPr>
                <w:b/>
                <w:spacing w:val="-4"/>
                <w:sz w:val="24"/>
              </w:rPr>
              <w:t>Post-</w:t>
            </w:r>
            <w:r>
              <w:rPr>
                <w:b/>
                <w:spacing w:val="-2"/>
                <w:sz w:val="24"/>
              </w:rPr>
              <w:t>Adjustment</w:t>
            </w:r>
          </w:p>
        </w:tc>
        <w:tc>
          <w:tcPr>
            <w:tcW w:w="2527" w:type="dxa"/>
            <w:tcBorders>
              <w:bottom w:val="single" w:sz="6" w:space="0" w:color="000000"/>
            </w:tcBorders>
          </w:tcPr>
          <w:p w14:paraId="05DF1E3A" w14:textId="77777777" w:rsidR="007C5A61" w:rsidRDefault="00000000">
            <w:pPr>
              <w:pStyle w:val="TableParagraph"/>
              <w:spacing w:before="5" w:line="240" w:lineRule="auto"/>
              <w:jc w:val="center"/>
              <w:rPr>
                <w:b/>
                <w:sz w:val="24"/>
              </w:rPr>
            </w:pPr>
            <w:r>
              <w:rPr>
                <w:b/>
                <w:spacing w:val="-2"/>
                <w:sz w:val="24"/>
              </w:rPr>
              <w:t>Change</w:t>
            </w:r>
          </w:p>
        </w:tc>
        <w:tc>
          <w:tcPr>
            <w:tcW w:w="602" w:type="dxa"/>
            <w:tcBorders>
              <w:bottom w:val="single" w:sz="6" w:space="0" w:color="000000"/>
            </w:tcBorders>
          </w:tcPr>
          <w:p w14:paraId="5B97509D" w14:textId="77777777" w:rsidR="007C5A61" w:rsidRDefault="00000000">
            <w:pPr>
              <w:pStyle w:val="TableParagraph"/>
              <w:spacing w:before="5" w:line="240" w:lineRule="auto"/>
              <w:ind w:right="9"/>
              <w:jc w:val="right"/>
              <w:rPr>
                <w:b/>
                <w:sz w:val="24"/>
              </w:rPr>
            </w:pPr>
            <w:r>
              <w:rPr>
                <w:b/>
                <w:spacing w:val="-10"/>
                <w:sz w:val="24"/>
              </w:rPr>
              <w:t>T</w:t>
            </w:r>
          </w:p>
        </w:tc>
      </w:tr>
      <w:tr w:rsidR="007C5A61" w14:paraId="7F5035A8" w14:textId="77777777">
        <w:trPr>
          <w:trHeight w:val="275"/>
          <w:jc w:val="right"/>
        </w:trPr>
        <w:tc>
          <w:tcPr>
            <w:tcW w:w="3046" w:type="dxa"/>
            <w:tcBorders>
              <w:top w:val="single" w:sz="6" w:space="0" w:color="000000"/>
            </w:tcBorders>
          </w:tcPr>
          <w:p w14:paraId="3062F1F1" w14:textId="77777777" w:rsidR="007C5A61" w:rsidRDefault="00000000">
            <w:pPr>
              <w:pStyle w:val="TableParagraph"/>
              <w:spacing w:before="8" w:line="247" w:lineRule="exact"/>
              <w:rPr>
                <w:sz w:val="24"/>
              </w:rPr>
            </w:pPr>
            <w:r>
              <w:rPr>
                <w:spacing w:val="-2"/>
                <w:sz w:val="24"/>
              </w:rPr>
              <w:t>White</w:t>
            </w:r>
          </w:p>
        </w:tc>
        <w:tc>
          <w:tcPr>
            <w:tcW w:w="2388" w:type="dxa"/>
            <w:tcBorders>
              <w:top w:val="single" w:sz="6" w:space="0" w:color="000000"/>
            </w:tcBorders>
          </w:tcPr>
          <w:p w14:paraId="5EE870C2" w14:textId="77777777" w:rsidR="007C5A61" w:rsidRDefault="00000000">
            <w:pPr>
              <w:pStyle w:val="TableParagraph"/>
              <w:spacing w:before="8" w:line="247" w:lineRule="exact"/>
              <w:jc w:val="center"/>
              <w:rPr>
                <w:sz w:val="24"/>
              </w:rPr>
            </w:pPr>
            <w:r>
              <w:rPr>
                <w:spacing w:val="-2"/>
                <w:sz w:val="24"/>
              </w:rPr>
              <w:t>51.4%</w:t>
            </w:r>
          </w:p>
        </w:tc>
        <w:tc>
          <w:tcPr>
            <w:tcW w:w="2388" w:type="dxa"/>
            <w:tcBorders>
              <w:top w:val="single" w:sz="6" w:space="0" w:color="000000"/>
            </w:tcBorders>
          </w:tcPr>
          <w:p w14:paraId="163AA3E3" w14:textId="77777777" w:rsidR="007C5A61" w:rsidRDefault="00000000">
            <w:pPr>
              <w:pStyle w:val="TableParagraph"/>
              <w:spacing w:before="8" w:line="247" w:lineRule="exact"/>
              <w:jc w:val="center"/>
              <w:rPr>
                <w:sz w:val="24"/>
              </w:rPr>
            </w:pPr>
            <w:r>
              <w:rPr>
                <w:spacing w:val="-2"/>
                <w:sz w:val="24"/>
              </w:rPr>
              <w:t>52.1%</w:t>
            </w:r>
          </w:p>
        </w:tc>
        <w:tc>
          <w:tcPr>
            <w:tcW w:w="2527" w:type="dxa"/>
            <w:tcBorders>
              <w:top w:val="single" w:sz="6" w:space="0" w:color="000000"/>
            </w:tcBorders>
          </w:tcPr>
          <w:p w14:paraId="62ADF409" w14:textId="77777777" w:rsidR="007C5A61" w:rsidRDefault="00000000">
            <w:pPr>
              <w:pStyle w:val="TableParagraph"/>
              <w:spacing w:before="8" w:line="247" w:lineRule="exact"/>
              <w:jc w:val="center"/>
              <w:rPr>
                <w:sz w:val="24"/>
              </w:rPr>
            </w:pPr>
            <w:r>
              <w:rPr>
                <w:sz w:val="24"/>
              </w:rPr>
              <w:t>+0.7</w:t>
            </w:r>
            <w:r>
              <w:rPr>
                <w:spacing w:val="-9"/>
                <w:sz w:val="24"/>
              </w:rPr>
              <w:t xml:space="preserve"> </w:t>
            </w:r>
            <w:r>
              <w:rPr>
                <w:sz w:val="24"/>
              </w:rPr>
              <w:t>percentage</w:t>
            </w:r>
            <w:r>
              <w:rPr>
                <w:spacing w:val="-8"/>
                <w:sz w:val="24"/>
              </w:rPr>
              <w:t xml:space="preserve"> </w:t>
            </w:r>
            <w:r>
              <w:rPr>
                <w:spacing w:val="-2"/>
                <w:sz w:val="24"/>
              </w:rPr>
              <w:t>points</w:t>
            </w:r>
          </w:p>
        </w:tc>
        <w:tc>
          <w:tcPr>
            <w:tcW w:w="602" w:type="dxa"/>
            <w:tcBorders>
              <w:top w:val="single" w:sz="6" w:space="0" w:color="000000"/>
            </w:tcBorders>
          </w:tcPr>
          <w:p w14:paraId="4677DC6E" w14:textId="77777777" w:rsidR="007C5A61" w:rsidRDefault="00000000">
            <w:pPr>
              <w:pStyle w:val="TableParagraph"/>
              <w:spacing w:before="8" w:line="247" w:lineRule="exact"/>
              <w:ind w:right="64"/>
              <w:jc w:val="right"/>
              <w:rPr>
                <w:sz w:val="24"/>
              </w:rPr>
            </w:pPr>
            <w:r>
              <w:rPr>
                <w:spacing w:val="-4"/>
                <w:sz w:val="24"/>
              </w:rPr>
              <w:t>0.26</w:t>
            </w:r>
          </w:p>
        </w:tc>
      </w:tr>
      <w:tr w:rsidR="007C5A61" w14:paraId="787F6C3E" w14:textId="77777777">
        <w:trPr>
          <w:trHeight w:val="239"/>
          <w:jc w:val="right"/>
        </w:trPr>
        <w:tc>
          <w:tcPr>
            <w:tcW w:w="3046" w:type="dxa"/>
          </w:tcPr>
          <w:p w14:paraId="43277C18" w14:textId="77777777" w:rsidR="007C5A61" w:rsidRDefault="00000000">
            <w:pPr>
              <w:pStyle w:val="TableParagraph"/>
              <w:rPr>
                <w:sz w:val="24"/>
              </w:rPr>
            </w:pPr>
            <w:r>
              <w:rPr>
                <w:spacing w:val="-2"/>
                <w:sz w:val="24"/>
              </w:rPr>
              <w:t>Black</w:t>
            </w:r>
          </w:p>
        </w:tc>
        <w:tc>
          <w:tcPr>
            <w:tcW w:w="2388" w:type="dxa"/>
          </w:tcPr>
          <w:p w14:paraId="5CD08D8B" w14:textId="77777777" w:rsidR="007C5A61" w:rsidRDefault="00000000">
            <w:pPr>
              <w:pStyle w:val="TableParagraph"/>
              <w:jc w:val="center"/>
              <w:rPr>
                <w:sz w:val="24"/>
              </w:rPr>
            </w:pPr>
            <w:r>
              <w:rPr>
                <w:spacing w:val="-2"/>
                <w:sz w:val="24"/>
              </w:rPr>
              <w:t>40.8%</w:t>
            </w:r>
          </w:p>
        </w:tc>
        <w:tc>
          <w:tcPr>
            <w:tcW w:w="2388" w:type="dxa"/>
          </w:tcPr>
          <w:p w14:paraId="47D2EBC1" w14:textId="77777777" w:rsidR="007C5A61" w:rsidRDefault="00000000">
            <w:pPr>
              <w:pStyle w:val="TableParagraph"/>
              <w:jc w:val="center"/>
              <w:rPr>
                <w:sz w:val="24"/>
              </w:rPr>
            </w:pPr>
            <w:r>
              <w:rPr>
                <w:spacing w:val="-2"/>
                <w:sz w:val="24"/>
              </w:rPr>
              <w:t>51.8%</w:t>
            </w:r>
          </w:p>
        </w:tc>
        <w:tc>
          <w:tcPr>
            <w:tcW w:w="2527" w:type="dxa"/>
          </w:tcPr>
          <w:p w14:paraId="01AB384A" w14:textId="77777777" w:rsidR="007C5A61" w:rsidRDefault="00000000">
            <w:pPr>
              <w:pStyle w:val="TableParagraph"/>
              <w:jc w:val="center"/>
              <w:rPr>
                <w:sz w:val="24"/>
              </w:rPr>
            </w:pPr>
            <w:r>
              <w:rPr>
                <w:sz w:val="24"/>
              </w:rPr>
              <w:t>+11.0</w:t>
            </w:r>
            <w:r>
              <w:rPr>
                <w:spacing w:val="-9"/>
                <w:sz w:val="24"/>
              </w:rPr>
              <w:t xml:space="preserve"> </w:t>
            </w:r>
            <w:r>
              <w:rPr>
                <w:sz w:val="24"/>
              </w:rPr>
              <w:t>percentage</w:t>
            </w:r>
            <w:r>
              <w:rPr>
                <w:spacing w:val="-9"/>
                <w:sz w:val="24"/>
              </w:rPr>
              <w:t xml:space="preserve"> </w:t>
            </w:r>
            <w:r>
              <w:rPr>
                <w:spacing w:val="-2"/>
                <w:sz w:val="24"/>
              </w:rPr>
              <w:t>points</w:t>
            </w:r>
          </w:p>
        </w:tc>
        <w:tc>
          <w:tcPr>
            <w:tcW w:w="602" w:type="dxa"/>
          </w:tcPr>
          <w:p w14:paraId="209B14F3" w14:textId="77777777" w:rsidR="007C5A61" w:rsidRDefault="00000000">
            <w:pPr>
              <w:pStyle w:val="TableParagraph"/>
              <w:ind w:right="44"/>
              <w:jc w:val="right"/>
              <w:rPr>
                <w:sz w:val="24"/>
              </w:rPr>
            </w:pPr>
            <w:r>
              <w:rPr>
                <w:spacing w:val="-5"/>
                <w:sz w:val="24"/>
              </w:rPr>
              <w:t>0.</w:t>
            </w:r>
          </w:p>
        </w:tc>
      </w:tr>
      <w:tr w:rsidR="007C5A61" w14:paraId="310405BD" w14:textId="77777777">
        <w:trPr>
          <w:trHeight w:val="239"/>
          <w:jc w:val="right"/>
        </w:trPr>
        <w:tc>
          <w:tcPr>
            <w:tcW w:w="3046" w:type="dxa"/>
          </w:tcPr>
          <w:p w14:paraId="4B687FAF" w14:textId="77777777" w:rsidR="007C5A61" w:rsidRDefault="00000000">
            <w:pPr>
              <w:pStyle w:val="TableParagraph"/>
              <w:rPr>
                <w:sz w:val="24"/>
              </w:rPr>
            </w:pPr>
            <w:r>
              <w:rPr>
                <w:spacing w:val="-2"/>
                <w:sz w:val="24"/>
              </w:rPr>
              <w:t>Hispanic</w:t>
            </w:r>
          </w:p>
        </w:tc>
        <w:tc>
          <w:tcPr>
            <w:tcW w:w="2388" w:type="dxa"/>
          </w:tcPr>
          <w:p w14:paraId="02F72B7A" w14:textId="77777777" w:rsidR="007C5A61" w:rsidRDefault="00000000">
            <w:pPr>
              <w:pStyle w:val="TableParagraph"/>
              <w:jc w:val="center"/>
              <w:rPr>
                <w:sz w:val="24"/>
              </w:rPr>
            </w:pPr>
            <w:r>
              <w:rPr>
                <w:spacing w:val="-2"/>
                <w:sz w:val="24"/>
              </w:rPr>
              <w:t>44.7%</w:t>
            </w:r>
          </w:p>
        </w:tc>
        <w:tc>
          <w:tcPr>
            <w:tcW w:w="2388" w:type="dxa"/>
          </w:tcPr>
          <w:p w14:paraId="5F4BA50F" w14:textId="77777777" w:rsidR="007C5A61" w:rsidRDefault="00000000">
            <w:pPr>
              <w:pStyle w:val="TableParagraph"/>
              <w:jc w:val="center"/>
              <w:rPr>
                <w:sz w:val="24"/>
              </w:rPr>
            </w:pPr>
            <w:r>
              <w:rPr>
                <w:spacing w:val="-2"/>
                <w:sz w:val="24"/>
              </w:rPr>
              <w:t>51.7%</w:t>
            </w:r>
          </w:p>
        </w:tc>
        <w:tc>
          <w:tcPr>
            <w:tcW w:w="2527" w:type="dxa"/>
          </w:tcPr>
          <w:p w14:paraId="74082410" w14:textId="77777777" w:rsidR="007C5A61" w:rsidRDefault="00000000">
            <w:pPr>
              <w:pStyle w:val="TableParagraph"/>
              <w:jc w:val="center"/>
              <w:rPr>
                <w:sz w:val="24"/>
              </w:rPr>
            </w:pPr>
            <w:r>
              <w:rPr>
                <w:sz w:val="24"/>
              </w:rPr>
              <w:t>+7.0</w:t>
            </w:r>
            <w:r>
              <w:rPr>
                <w:spacing w:val="-9"/>
                <w:sz w:val="24"/>
              </w:rPr>
              <w:t xml:space="preserve"> </w:t>
            </w:r>
            <w:r>
              <w:rPr>
                <w:sz w:val="24"/>
              </w:rPr>
              <w:t>percentage</w:t>
            </w:r>
            <w:r>
              <w:rPr>
                <w:spacing w:val="-8"/>
                <w:sz w:val="24"/>
              </w:rPr>
              <w:t xml:space="preserve"> </w:t>
            </w:r>
            <w:r>
              <w:rPr>
                <w:spacing w:val="-2"/>
                <w:sz w:val="24"/>
              </w:rPr>
              <w:t>points</w:t>
            </w:r>
          </w:p>
        </w:tc>
        <w:tc>
          <w:tcPr>
            <w:tcW w:w="602" w:type="dxa"/>
          </w:tcPr>
          <w:p w14:paraId="775C7511" w14:textId="77777777" w:rsidR="007C5A61" w:rsidRDefault="00000000">
            <w:pPr>
              <w:pStyle w:val="TableParagraph"/>
              <w:ind w:right="44"/>
              <w:jc w:val="right"/>
              <w:rPr>
                <w:sz w:val="24"/>
              </w:rPr>
            </w:pPr>
            <w:r>
              <w:rPr>
                <w:spacing w:val="-5"/>
                <w:sz w:val="24"/>
              </w:rPr>
              <w:t>0.</w:t>
            </w:r>
          </w:p>
        </w:tc>
      </w:tr>
      <w:tr w:rsidR="007C5A61" w14:paraId="7C0ED64D" w14:textId="77777777">
        <w:trPr>
          <w:trHeight w:val="234"/>
          <w:jc w:val="right"/>
        </w:trPr>
        <w:tc>
          <w:tcPr>
            <w:tcW w:w="3046" w:type="dxa"/>
          </w:tcPr>
          <w:p w14:paraId="025CE12E" w14:textId="77777777" w:rsidR="007C5A61" w:rsidRDefault="00000000">
            <w:pPr>
              <w:pStyle w:val="TableParagraph"/>
              <w:spacing w:line="215" w:lineRule="exact"/>
              <w:rPr>
                <w:sz w:val="24"/>
              </w:rPr>
            </w:pPr>
            <w:r>
              <w:rPr>
                <w:spacing w:val="-2"/>
                <w:sz w:val="24"/>
              </w:rPr>
              <w:t>Other</w:t>
            </w:r>
          </w:p>
        </w:tc>
        <w:tc>
          <w:tcPr>
            <w:tcW w:w="2388" w:type="dxa"/>
          </w:tcPr>
          <w:p w14:paraId="40375A0F" w14:textId="77777777" w:rsidR="007C5A61" w:rsidRDefault="00000000">
            <w:pPr>
              <w:pStyle w:val="TableParagraph"/>
              <w:spacing w:line="215" w:lineRule="exact"/>
              <w:jc w:val="center"/>
              <w:rPr>
                <w:sz w:val="24"/>
              </w:rPr>
            </w:pPr>
            <w:r>
              <w:rPr>
                <w:spacing w:val="-2"/>
                <w:sz w:val="24"/>
              </w:rPr>
              <w:t>43.2%</w:t>
            </w:r>
          </w:p>
        </w:tc>
        <w:tc>
          <w:tcPr>
            <w:tcW w:w="2388" w:type="dxa"/>
          </w:tcPr>
          <w:p w14:paraId="2686BBB5" w14:textId="77777777" w:rsidR="007C5A61" w:rsidRDefault="00000000">
            <w:pPr>
              <w:pStyle w:val="TableParagraph"/>
              <w:spacing w:line="215" w:lineRule="exact"/>
              <w:jc w:val="center"/>
              <w:rPr>
                <w:sz w:val="24"/>
              </w:rPr>
            </w:pPr>
            <w:r>
              <w:rPr>
                <w:spacing w:val="-2"/>
                <w:sz w:val="24"/>
              </w:rPr>
              <w:t>51.5%</w:t>
            </w:r>
          </w:p>
        </w:tc>
        <w:tc>
          <w:tcPr>
            <w:tcW w:w="2527" w:type="dxa"/>
          </w:tcPr>
          <w:p w14:paraId="19DBD976" w14:textId="77777777" w:rsidR="007C5A61" w:rsidRDefault="00000000">
            <w:pPr>
              <w:pStyle w:val="TableParagraph"/>
              <w:spacing w:line="215" w:lineRule="exact"/>
              <w:jc w:val="center"/>
              <w:rPr>
                <w:sz w:val="24"/>
              </w:rPr>
            </w:pPr>
            <w:r>
              <w:rPr>
                <w:sz w:val="24"/>
              </w:rPr>
              <w:t>+8.3</w:t>
            </w:r>
            <w:r>
              <w:rPr>
                <w:spacing w:val="-9"/>
                <w:sz w:val="24"/>
              </w:rPr>
              <w:t xml:space="preserve"> </w:t>
            </w:r>
            <w:r>
              <w:rPr>
                <w:sz w:val="24"/>
              </w:rPr>
              <w:t>percentage</w:t>
            </w:r>
            <w:r>
              <w:rPr>
                <w:spacing w:val="-8"/>
                <w:sz w:val="24"/>
              </w:rPr>
              <w:t xml:space="preserve"> </w:t>
            </w:r>
            <w:r>
              <w:rPr>
                <w:spacing w:val="-2"/>
                <w:sz w:val="24"/>
              </w:rPr>
              <w:t>points</w:t>
            </w:r>
          </w:p>
        </w:tc>
        <w:tc>
          <w:tcPr>
            <w:tcW w:w="602" w:type="dxa"/>
          </w:tcPr>
          <w:p w14:paraId="22323B04" w14:textId="77777777" w:rsidR="007C5A61" w:rsidRDefault="00000000">
            <w:pPr>
              <w:pStyle w:val="TableParagraph"/>
              <w:spacing w:line="215" w:lineRule="exact"/>
              <w:ind w:right="44"/>
              <w:jc w:val="right"/>
              <w:rPr>
                <w:sz w:val="24"/>
              </w:rPr>
            </w:pPr>
            <w:r>
              <w:rPr>
                <w:spacing w:val="-5"/>
                <w:sz w:val="24"/>
              </w:rPr>
              <w:t>0.</w:t>
            </w:r>
          </w:p>
        </w:tc>
      </w:tr>
      <w:tr w:rsidR="007C5A61" w14:paraId="5664A798" w14:textId="77777777">
        <w:trPr>
          <w:trHeight w:val="312"/>
          <w:jc w:val="right"/>
        </w:trPr>
        <w:tc>
          <w:tcPr>
            <w:tcW w:w="3046" w:type="dxa"/>
            <w:tcBorders>
              <w:bottom w:val="single" w:sz="8" w:space="0" w:color="000000"/>
            </w:tcBorders>
          </w:tcPr>
          <w:p w14:paraId="60403D9C" w14:textId="77777777" w:rsidR="007C5A61" w:rsidRDefault="00000000">
            <w:pPr>
              <w:pStyle w:val="TableParagraph"/>
              <w:spacing w:line="253" w:lineRule="exact"/>
              <w:rPr>
                <w:b/>
                <w:sz w:val="24"/>
              </w:rPr>
            </w:pPr>
            <w:r>
              <w:rPr>
                <w:b/>
                <w:spacing w:val="-2"/>
                <w:sz w:val="24"/>
              </w:rPr>
              <w:t>Disparity</w:t>
            </w:r>
            <w:r>
              <w:rPr>
                <w:b/>
                <w:spacing w:val="13"/>
                <w:sz w:val="24"/>
              </w:rPr>
              <w:t xml:space="preserve"> </w:t>
            </w:r>
            <w:r>
              <w:rPr>
                <w:b/>
                <w:spacing w:val="-2"/>
                <w:sz w:val="24"/>
              </w:rPr>
              <w:t>(White-NonWhite)</w:t>
            </w:r>
          </w:p>
        </w:tc>
        <w:tc>
          <w:tcPr>
            <w:tcW w:w="2388" w:type="dxa"/>
            <w:tcBorders>
              <w:bottom w:val="single" w:sz="8" w:space="0" w:color="000000"/>
            </w:tcBorders>
          </w:tcPr>
          <w:p w14:paraId="1B886A68" w14:textId="77777777" w:rsidR="007C5A61" w:rsidRDefault="00000000">
            <w:pPr>
              <w:pStyle w:val="TableParagraph"/>
              <w:spacing w:line="253" w:lineRule="exact"/>
              <w:ind w:left="116"/>
              <w:rPr>
                <w:b/>
                <w:sz w:val="24"/>
              </w:rPr>
            </w:pPr>
            <w:r>
              <w:rPr>
                <w:b/>
                <w:sz w:val="24"/>
              </w:rPr>
              <w:t>9.1</w:t>
            </w:r>
            <w:r>
              <w:rPr>
                <w:b/>
                <w:spacing w:val="-11"/>
                <w:sz w:val="24"/>
              </w:rPr>
              <w:t xml:space="preserve"> </w:t>
            </w:r>
            <w:r>
              <w:rPr>
                <w:b/>
                <w:sz w:val="24"/>
              </w:rPr>
              <w:t>percentage</w:t>
            </w:r>
            <w:r>
              <w:rPr>
                <w:b/>
                <w:spacing w:val="-11"/>
                <w:sz w:val="24"/>
              </w:rPr>
              <w:t xml:space="preserve"> </w:t>
            </w:r>
            <w:r>
              <w:rPr>
                <w:b/>
                <w:spacing w:val="-2"/>
                <w:sz w:val="24"/>
              </w:rPr>
              <w:t>points</w:t>
            </w:r>
          </w:p>
        </w:tc>
        <w:tc>
          <w:tcPr>
            <w:tcW w:w="2388" w:type="dxa"/>
            <w:tcBorders>
              <w:bottom w:val="single" w:sz="8" w:space="0" w:color="000000"/>
            </w:tcBorders>
          </w:tcPr>
          <w:p w14:paraId="5B66DE5D" w14:textId="77777777" w:rsidR="007C5A61" w:rsidRDefault="00000000">
            <w:pPr>
              <w:pStyle w:val="TableParagraph"/>
              <w:spacing w:line="253" w:lineRule="exact"/>
              <w:ind w:left="117"/>
              <w:rPr>
                <w:b/>
                <w:sz w:val="24"/>
              </w:rPr>
            </w:pPr>
            <w:r>
              <w:rPr>
                <w:b/>
                <w:sz w:val="24"/>
              </w:rPr>
              <w:t>0.5</w:t>
            </w:r>
            <w:r>
              <w:rPr>
                <w:b/>
                <w:spacing w:val="-11"/>
                <w:sz w:val="24"/>
              </w:rPr>
              <w:t xml:space="preserve"> </w:t>
            </w:r>
            <w:r>
              <w:rPr>
                <w:b/>
                <w:sz w:val="24"/>
              </w:rPr>
              <w:t>percentage</w:t>
            </w:r>
            <w:r>
              <w:rPr>
                <w:b/>
                <w:spacing w:val="-11"/>
                <w:sz w:val="24"/>
              </w:rPr>
              <w:t xml:space="preserve"> </w:t>
            </w:r>
            <w:r>
              <w:rPr>
                <w:b/>
                <w:spacing w:val="-2"/>
                <w:sz w:val="24"/>
              </w:rPr>
              <w:t>points</w:t>
            </w:r>
          </w:p>
        </w:tc>
        <w:tc>
          <w:tcPr>
            <w:tcW w:w="2527" w:type="dxa"/>
            <w:tcBorders>
              <w:bottom w:val="single" w:sz="8" w:space="0" w:color="000000"/>
            </w:tcBorders>
          </w:tcPr>
          <w:p w14:paraId="146D73AC" w14:textId="77777777" w:rsidR="007C5A61" w:rsidRDefault="00000000">
            <w:pPr>
              <w:pStyle w:val="TableParagraph"/>
              <w:spacing w:line="253" w:lineRule="exact"/>
              <w:jc w:val="center"/>
              <w:rPr>
                <w:b/>
                <w:sz w:val="24"/>
              </w:rPr>
            </w:pPr>
            <w:r>
              <w:rPr>
                <w:b/>
                <w:sz w:val="24"/>
              </w:rPr>
              <w:t>-8.6</w:t>
            </w:r>
            <w:r>
              <w:rPr>
                <w:b/>
                <w:spacing w:val="-11"/>
                <w:sz w:val="24"/>
              </w:rPr>
              <w:t xml:space="preserve"> </w:t>
            </w:r>
            <w:r>
              <w:rPr>
                <w:b/>
                <w:sz w:val="24"/>
              </w:rPr>
              <w:t>percentage</w:t>
            </w:r>
            <w:r>
              <w:rPr>
                <w:b/>
                <w:spacing w:val="-11"/>
                <w:sz w:val="24"/>
              </w:rPr>
              <w:t xml:space="preserve"> </w:t>
            </w:r>
            <w:r>
              <w:rPr>
                <w:b/>
                <w:spacing w:val="-2"/>
                <w:sz w:val="24"/>
              </w:rPr>
              <w:t>points</w:t>
            </w:r>
          </w:p>
        </w:tc>
        <w:tc>
          <w:tcPr>
            <w:tcW w:w="602" w:type="dxa"/>
            <w:tcBorders>
              <w:bottom w:val="single" w:sz="8" w:space="0" w:color="000000"/>
            </w:tcBorders>
          </w:tcPr>
          <w:p w14:paraId="45FB57D0" w14:textId="77777777" w:rsidR="007C5A61" w:rsidRDefault="007C5A61">
            <w:pPr>
              <w:pStyle w:val="TableParagraph"/>
              <w:spacing w:line="240" w:lineRule="auto"/>
            </w:pPr>
          </w:p>
        </w:tc>
      </w:tr>
    </w:tbl>
    <w:p w14:paraId="6E7E54AC" w14:textId="77777777" w:rsidR="007C5A61" w:rsidRDefault="007C5A61">
      <w:pPr>
        <w:pStyle w:val="BodyText"/>
        <w:spacing w:before="217"/>
        <w:rPr>
          <w:sz w:val="20"/>
        </w:rPr>
      </w:pPr>
    </w:p>
    <w:p w14:paraId="7F833E3F" w14:textId="77777777" w:rsidR="007C5A61" w:rsidRDefault="007C5A61">
      <w:pPr>
        <w:pStyle w:val="BodyText"/>
        <w:rPr>
          <w:sz w:val="20"/>
        </w:rPr>
        <w:sectPr w:rsidR="007C5A61">
          <w:type w:val="continuous"/>
          <w:pgSz w:w="11910" w:h="16840"/>
          <w:pgMar w:top="400" w:right="0" w:bottom="1240" w:left="283" w:header="763" w:footer="1033" w:gutter="0"/>
          <w:cols w:space="720"/>
        </w:sectPr>
      </w:pPr>
    </w:p>
    <w:p w14:paraId="68F7E926" w14:textId="77777777" w:rsidR="007C5A61" w:rsidRDefault="007C5A61">
      <w:pPr>
        <w:pStyle w:val="BodyText"/>
        <w:rPr>
          <w:sz w:val="20"/>
        </w:rPr>
      </w:pPr>
    </w:p>
    <w:p w14:paraId="09B85729" w14:textId="77777777" w:rsidR="007C5A61" w:rsidRDefault="007C5A61">
      <w:pPr>
        <w:pStyle w:val="BodyText"/>
        <w:spacing w:before="143"/>
        <w:rPr>
          <w:sz w:val="20"/>
        </w:rPr>
      </w:pPr>
    </w:p>
    <w:p w14:paraId="7FF47923" w14:textId="77777777" w:rsidR="007C5A61" w:rsidRDefault="00000000">
      <w:pPr>
        <w:spacing w:before="1"/>
        <w:ind w:left="139"/>
        <w:rPr>
          <w:rFonts w:ascii="Arial MT"/>
          <w:sz w:val="20"/>
        </w:rPr>
      </w:pPr>
      <w:r>
        <w:rPr>
          <w:rFonts w:ascii="Arial MT"/>
          <w:spacing w:val="-5"/>
          <w:sz w:val="20"/>
        </w:rPr>
        <w:t>221</w:t>
      </w:r>
    </w:p>
    <w:p w14:paraId="60D82B39" w14:textId="77777777" w:rsidR="007C5A61" w:rsidRDefault="00000000">
      <w:pPr>
        <w:spacing w:before="9"/>
        <w:ind w:left="139"/>
        <w:rPr>
          <w:rFonts w:ascii="Arial MT"/>
          <w:sz w:val="20"/>
        </w:rPr>
      </w:pPr>
      <w:r>
        <w:rPr>
          <w:rFonts w:ascii="Arial MT"/>
          <w:spacing w:val="-5"/>
          <w:sz w:val="20"/>
        </w:rPr>
        <w:t>222</w:t>
      </w:r>
    </w:p>
    <w:p w14:paraId="5FFF1F1E" w14:textId="77777777" w:rsidR="007C5A61" w:rsidRDefault="00000000">
      <w:pPr>
        <w:spacing w:before="9"/>
        <w:ind w:left="139"/>
        <w:rPr>
          <w:rFonts w:ascii="Arial MT"/>
          <w:sz w:val="20"/>
        </w:rPr>
      </w:pPr>
      <w:r>
        <w:rPr>
          <w:rFonts w:ascii="Arial MT"/>
          <w:spacing w:val="-5"/>
          <w:sz w:val="20"/>
        </w:rPr>
        <w:t>223</w:t>
      </w:r>
    </w:p>
    <w:p w14:paraId="5959B3F0" w14:textId="77777777" w:rsidR="007C5A61" w:rsidRDefault="007C5A61">
      <w:pPr>
        <w:pStyle w:val="BodyText"/>
        <w:spacing w:before="32"/>
        <w:rPr>
          <w:rFonts w:ascii="Arial MT"/>
          <w:sz w:val="20"/>
        </w:rPr>
      </w:pPr>
    </w:p>
    <w:p w14:paraId="6158E98F" w14:textId="77777777" w:rsidR="007C5A61" w:rsidRDefault="00000000">
      <w:pPr>
        <w:ind w:left="139"/>
        <w:rPr>
          <w:rFonts w:ascii="Arial MT"/>
          <w:sz w:val="20"/>
        </w:rPr>
      </w:pPr>
      <w:r>
        <w:rPr>
          <w:rFonts w:ascii="Arial MT"/>
          <w:spacing w:val="-5"/>
          <w:sz w:val="20"/>
        </w:rPr>
        <w:t>224</w:t>
      </w:r>
    </w:p>
    <w:p w14:paraId="2B04F7F4" w14:textId="77777777" w:rsidR="007C5A61" w:rsidRDefault="00000000">
      <w:pPr>
        <w:spacing w:before="195"/>
        <w:ind w:left="139"/>
        <w:rPr>
          <w:rFonts w:ascii="Arial MT"/>
          <w:sz w:val="20"/>
        </w:rPr>
      </w:pPr>
      <w:r>
        <w:rPr>
          <w:rFonts w:ascii="Arial MT"/>
          <w:spacing w:val="-5"/>
          <w:sz w:val="20"/>
        </w:rPr>
        <w:t>225</w:t>
      </w:r>
    </w:p>
    <w:p w14:paraId="78A91FC8" w14:textId="77777777" w:rsidR="007C5A61" w:rsidRDefault="00000000">
      <w:pPr>
        <w:spacing w:before="9"/>
        <w:ind w:left="139"/>
        <w:rPr>
          <w:rFonts w:ascii="Arial MT"/>
          <w:sz w:val="20"/>
        </w:rPr>
      </w:pPr>
      <w:r>
        <w:rPr>
          <w:rFonts w:ascii="Arial MT"/>
          <w:spacing w:val="-5"/>
          <w:sz w:val="20"/>
        </w:rPr>
        <w:t>226</w:t>
      </w:r>
    </w:p>
    <w:p w14:paraId="0B353B30" w14:textId="77777777" w:rsidR="007C5A61" w:rsidRDefault="00000000">
      <w:pPr>
        <w:spacing w:before="9"/>
        <w:ind w:left="139"/>
        <w:rPr>
          <w:rFonts w:ascii="Arial MT"/>
          <w:sz w:val="20"/>
        </w:rPr>
      </w:pPr>
      <w:r>
        <w:rPr>
          <w:rFonts w:ascii="Arial MT"/>
          <w:spacing w:val="-5"/>
          <w:sz w:val="20"/>
        </w:rPr>
        <w:t>227</w:t>
      </w:r>
    </w:p>
    <w:p w14:paraId="142C59E9" w14:textId="77777777" w:rsidR="007C5A61" w:rsidRDefault="00000000">
      <w:pPr>
        <w:spacing w:before="9"/>
        <w:ind w:left="139"/>
        <w:rPr>
          <w:rFonts w:ascii="Arial MT"/>
          <w:sz w:val="20"/>
        </w:rPr>
      </w:pPr>
      <w:r>
        <w:rPr>
          <w:rFonts w:ascii="Arial MT"/>
          <w:spacing w:val="-5"/>
          <w:sz w:val="20"/>
        </w:rPr>
        <w:t>228</w:t>
      </w:r>
    </w:p>
    <w:p w14:paraId="0481FF56" w14:textId="77777777" w:rsidR="007C5A61" w:rsidRDefault="00000000">
      <w:pPr>
        <w:spacing w:before="10"/>
        <w:ind w:left="139"/>
        <w:rPr>
          <w:rFonts w:ascii="Arial MT"/>
          <w:sz w:val="20"/>
        </w:rPr>
      </w:pPr>
      <w:r>
        <w:rPr>
          <w:rFonts w:ascii="Arial MT"/>
          <w:spacing w:val="-5"/>
          <w:sz w:val="20"/>
        </w:rPr>
        <w:t>229</w:t>
      </w:r>
    </w:p>
    <w:p w14:paraId="0A2D48DB" w14:textId="77777777" w:rsidR="007C5A61" w:rsidRDefault="00000000">
      <w:pPr>
        <w:spacing w:before="9"/>
        <w:ind w:left="139"/>
        <w:rPr>
          <w:rFonts w:ascii="Arial MT"/>
          <w:sz w:val="20"/>
        </w:rPr>
      </w:pPr>
      <w:r>
        <w:rPr>
          <w:rFonts w:ascii="Arial MT"/>
          <w:spacing w:val="-5"/>
          <w:sz w:val="20"/>
        </w:rPr>
        <w:t>230</w:t>
      </w:r>
    </w:p>
    <w:p w14:paraId="0650BF65" w14:textId="77777777" w:rsidR="007C5A61" w:rsidRDefault="00000000">
      <w:pPr>
        <w:spacing w:before="155"/>
        <w:ind w:left="139"/>
        <w:rPr>
          <w:rFonts w:ascii="Arial MT"/>
          <w:sz w:val="20"/>
        </w:rPr>
      </w:pPr>
      <w:r>
        <w:rPr>
          <w:rFonts w:ascii="Arial MT"/>
          <w:spacing w:val="-5"/>
          <w:sz w:val="20"/>
        </w:rPr>
        <w:t>231</w:t>
      </w:r>
    </w:p>
    <w:p w14:paraId="62CB4441" w14:textId="77777777" w:rsidR="007C5A61" w:rsidRDefault="00000000">
      <w:pPr>
        <w:spacing w:before="9"/>
        <w:ind w:left="139"/>
        <w:rPr>
          <w:rFonts w:ascii="Arial MT"/>
          <w:sz w:val="20"/>
        </w:rPr>
      </w:pPr>
      <w:r>
        <w:rPr>
          <w:rFonts w:ascii="Arial MT"/>
          <w:spacing w:val="-5"/>
          <w:sz w:val="20"/>
        </w:rPr>
        <w:t>232</w:t>
      </w:r>
    </w:p>
    <w:p w14:paraId="2B066528" w14:textId="77777777" w:rsidR="007C5A61" w:rsidRDefault="00000000">
      <w:pPr>
        <w:spacing w:before="9"/>
        <w:ind w:left="139"/>
        <w:rPr>
          <w:rFonts w:ascii="Arial MT"/>
          <w:sz w:val="20"/>
        </w:rPr>
      </w:pPr>
      <w:r>
        <w:rPr>
          <w:rFonts w:ascii="Arial MT"/>
          <w:spacing w:val="-5"/>
          <w:sz w:val="20"/>
        </w:rPr>
        <w:t>233</w:t>
      </w:r>
    </w:p>
    <w:p w14:paraId="2F636674" w14:textId="77777777" w:rsidR="007C5A61" w:rsidRDefault="00000000">
      <w:pPr>
        <w:spacing w:before="10"/>
        <w:ind w:left="139"/>
        <w:rPr>
          <w:rFonts w:ascii="Arial MT"/>
          <w:sz w:val="20"/>
        </w:rPr>
      </w:pPr>
      <w:r>
        <w:rPr>
          <w:rFonts w:ascii="Arial MT"/>
          <w:spacing w:val="-5"/>
          <w:sz w:val="20"/>
        </w:rPr>
        <w:t>234</w:t>
      </w:r>
    </w:p>
    <w:p w14:paraId="135E4F74" w14:textId="77777777" w:rsidR="007C5A61" w:rsidRDefault="00000000">
      <w:pPr>
        <w:spacing w:before="155"/>
        <w:ind w:left="139"/>
        <w:rPr>
          <w:rFonts w:ascii="Arial MT"/>
          <w:sz w:val="20"/>
        </w:rPr>
      </w:pPr>
      <w:r>
        <w:rPr>
          <w:rFonts w:ascii="Arial MT"/>
          <w:spacing w:val="-5"/>
          <w:sz w:val="20"/>
        </w:rPr>
        <w:t>235</w:t>
      </w:r>
    </w:p>
    <w:p w14:paraId="241ACA6B" w14:textId="77777777" w:rsidR="007C5A61" w:rsidRDefault="00000000">
      <w:pPr>
        <w:spacing w:before="9"/>
        <w:ind w:left="139"/>
        <w:rPr>
          <w:rFonts w:ascii="Arial MT"/>
          <w:sz w:val="20"/>
        </w:rPr>
      </w:pPr>
      <w:r>
        <w:rPr>
          <w:rFonts w:ascii="Arial MT"/>
          <w:spacing w:val="-5"/>
          <w:sz w:val="20"/>
        </w:rPr>
        <w:t>236</w:t>
      </w:r>
    </w:p>
    <w:p w14:paraId="32D423F8" w14:textId="77777777" w:rsidR="007C5A61" w:rsidRDefault="00000000">
      <w:pPr>
        <w:spacing w:before="9"/>
        <w:ind w:left="139"/>
        <w:rPr>
          <w:rFonts w:ascii="Arial MT"/>
          <w:sz w:val="20"/>
        </w:rPr>
      </w:pPr>
      <w:r>
        <w:rPr>
          <w:rFonts w:ascii="Arial MT"/>
          <w:spacing w:val="-5"/>
          <w:sz w:val="20"/>
        </w:rPr>
        <w:t>237</w:t>
      </w:r>
    </w:p>
    <w:p w14:paraId="0F74A44F" w14:textId="77777777" w:rsidR="007C5A61" w:rsidRDefault="00000000">
      <w:pPr>
        <w:spacing w:before="9"/>
        <w:ind w:left="139"/>
        <w:rPr>
          <w:rFonts w:ascii="Arial MT"/>
          <w:sz w:val="20"/>
        </w:rPr>
      </w:pPr>
      <w:r>
        <w:rPr>
          <w:rFonts w:ascii="Arial MT"/>
          <w:spacing w:val="-5"/>
          <w:sz w:val="20"/>
        </w:rPr>
        <w:t>238</w:t>
      </w:r>
    </w:p>
    <w:p w14:paraId="08D01B8E" w14:textId="77777777" w:rsidR="007C5A61" w:rsidRDefault="00000000">
      <w:pPr>
        <w:spacing w:before="9"/>
        <w:ind w:left="139"/>
        <w:rPr>
          <w:rFonts w:ascii="Arial MT"/>
          <w:sz w:val="20"/>
        </w:rPr>
      </w:pPr>
      <w:r>
        <w:rPr>
          <w:rFonts w:ascii="Arial MT"/>
          <w:spacing w:val="-5"/>
          <w:sz w:val="20"/>
        </w:rPr>
        <w:t>239</w:t>
      </w:r>
    </w:p>
    <w:p w14:paraId="32BDDA8C" w14:textId="77777777" w:rsidR="007C5A61" w:rsidRDefault="00000000">
      <w:pPr>
        <w:pStyle w:val="Heading1"/>
        <w:numPr>
          <w:ilvl w:val="0"/>
          <w:numId w:val="4"/>
        </w:numPr>
        <w:tabs>
          <w:tab w:val="left" w:pos="542"/>
        </w:tabs>
        <w:ind w:hanging="403"/>
      </w:pPr>
      <w:r>
        <w:rPr>
          <w:b w:val="0"/>
        </w:rPr>
        <w:br w:type="column"/>
      </w:r>
      <w:r>
        <w:rPr>
          <w:color w:val="231F20"/>
          <w:spacing w:val="-2"/>
        </w:rPr>
        <w:t>DISCUSSION</w:t>
      </w:r>
    </w:p>
    <w:p w14:paraId="3875FD09" w14:textId="77777777" w:rsidR="007C5A61" w:rsidRDefault="00000000">
      <w:pPr>
        <w:pStyle w:val="BodyText"/>
        <w:spacing w:before="195" w:line="208" w:lineRule="auto"/>
        <w:ind w:left="139" w:right="906"/>
        <w:jc w:val="both"/>
      </w:pPr>
      <w:r>
        <w:t>This</w:t>
      </w:r>
      <w:r>
        <w:rPr>
          <w:spacing w:val="-4"/>
        </w:rPr>
        <w:t xml:space="preserve"> </w:t>
      </w:r>
      <w:r>
        <w:t>study</w:t>
      </w:r>
      <w:r>
        <w:rPr>
          <w:spacing w:val="-4"/>
        </w:rPr>
        <w:t xml:space="preserve"> </w:t>
      </w:r>
      <w:r>
        <w:t>evaluated</w:t>
      </w:r>
      <w:r>
        <w:rPr>
          <w:spacing w:val="-4"/>
        </w:rPr>
        <w:t xml:space="preserve"> </w:t>
      </w:r>
      <w:r>
        <w:t>12</w:t>
      </w:r>
      <w:r>
        <w:rPr>
          <w:spacing w:val="-4"/>
        </w:rPr>
        <w:t xml:space="preserve"> </w:t>
      </w:r>
      <w:r>
        <w:t>machine</w:t>
      </w:r>
      <w:r>
        <w:rPr>
          <w:spacing w:val="-4"/>
        </w:rPr>
        <w:t xml:space="preserve"> </w:t>
      </w:r>
      <w:r>
        <w:t>learning</w:t>
      </w:r>
      <w:r>
        <w:rPr>
          <w:spacing w:val="-4"/>
        </w:rPr>
        <w:t xml:space="preserve"> </w:t>
      </w:r>
      <w:r>
        <w:t>algorithms</w:t>
      </w:r>
      <w:r>
        <w:rPr>
          <w:spacing w:val="-4"/>
        </w:rPr>
        <w:t xml:space="preserve"> </w:t>
      </w:r>
      <w:r>
        <w:t>for</w:t>
      </w:r>
      <w:r>
        <w:rPr>
          <w:spacing w:val="-4"/>
        </w:rPr>
        <w:t xml:space="preserve"> </w:t>
      </w:r>
      <w:r>
        <w:t>predicting</w:t>
      </w:r>
      <w:r>
        <w:rPr>
          <w:spacing w:val="-4"/>
        </w:rPr>
        <w:t xml:space="preserve"> </w:t>
      </w:r>
      <w:r>
        <w:t>three</w:t>
      </w:r>
      <w:r>
        <w:rPr>
          <w:spacing w:val="-4"/>
        </w:rPr>
        <w:t xml:space="preserve"> </w:t>
      </w:r>
      <w:r>
        <w:t>interrelated</w:t>
      </w:r>
      <w:r>
        <w:rPr>
          <w:spacing w:val="-4"/>
        </w:rPr>
        <w:t xml:space="preserve"> </w:t>
      </w:r>
      <w:r>
        <w:t>clinical</w:t>
      </w:r>
      <w:r>
        <w:rPr>
          <w:spacing w:val="-4"/>
        </w:rPr>
        <w:t xml:space="preserve"> </w:t>
      </w:r>
      <w:r>
        <w:t>trajectories using only admission-available variables, with bootstrap confidence intervals confirming statistical stability. We make four primary contributions.</w:t>
      </w:r>
    </w:p>
    <w:p w14:paraId="21790362" w14:textId="77777777" w:rsidR="007C5A61" w:rsidRDefault="00000000">
      <w:pPr>
        <w:pStyle w:val="Heading2"/>
        <w:numPr>
          <w:ilvl w:val="1"/>
          <w:numId w:val="4"/>
        </w:numPr>
        <w:tabs>
          <w:tab w:val="left" w:pos="711"/>
        </w:tabs>
        <w:spacing w:before="220"/>
      </w:pPr>
      <w:r>
        <w:t>Continuum</w:t>
      </w:r>
      <w:r>
        <w:rPr>
          <w:spacing w:val="-11"/>
        </w:rPr>
        <w:t xml:space="preserve"> </w:t>
      </w:r>
      <w:r>
        <w:t>Modeling</w:t>
      </w:r>
      <w:r>
        <w:rPr>
          <w:spacing w:val="-10"/>
        </w:rPr>
        <w:t xml:space="preserve"> </w:t>
      </w:r>
      <w:r>
        <w:t>Is</w:t>
      </w:r>
      <w:r>
        <w:rPr>
          <w:spacing w:val="-10"/>
        </w:rPr>
        <w:t xml:space="preserve"> </w:t>
      </w:r>
      <w:r>
        <w:t>Feasible</w:t>
      </w:r>
      <w:r>
        <w:rPr>
          <w:spacing w:val="-10"/>
        </w:rPr>
        <w:t xml:space="preserve"> </w:t>
      </w:r>
      <w:r>
        <w:t>and</w:t>
      </w:r>
      <w:r>
        <w:rPr>
          <w:spacing w:val="-10"/>
        </w:rPr>
        <w:t xml:space="preserve"> </w:t>
      </w:r>
      <w:r>
        <w:rPr>
          <w:spacing w:val="-2"/>
        </w:rPr>
        <w:t>Effective</w:t>
      </w:r>
    </w:p>
    <w:p w14:paraId="3A839A86" w14:textId="77777777" w:rsidR="007C5A61" w:rsidRDefault="00000000">
      <w:pPr>
        <w:pStyle w:val="BodyText"/>
        <w:spacing w:before="179" w:line="208" w:lineRule="auto"/>
        <w:ind w:left="139" w:right="906" w:firstLine="170"/>
        <w:jc w:val="both"/>
      </w:pPr>
      <w:r>
        <w:t>We demonstrate that simultaneous prediction of ED-LOS, admission, and Hosp-LOS is feasible using only triage-available variables. Tree-based gradient boosting models achieved the highest sensitivity for high-risk events (LightGBM: 82.0% for prolonged ED stay, 95% CI: 80.7%-85.7%; Random Forest: 73.5% for prolonged hospital stay, 95% CI: 70.9%-76.1%). These results align with prior work [25, 15] while extending the literature by modeling three interconnected outcomes rather than isolated endpoints [17, 7].</w:t>
      </w:r>
    </w:p>
    <w:p w14:paraId="65CBCAF0" w14:textId="77777777" w:rsidR="007C5A61" w:rsidRDefault="00000000">
      <w:pPr>
        <w:pStyle w:val="BodyText"/>
        <w:spacing w:before="141" w:line="208" w:lineRule="auto"/>
        <w:ind w:left="139" w:right="906" w:firstLine="170"/>
        <w:jc w:val="both"/>
      </w:pPr>
      <w:r>
        <w:rPr>
          <w:spacing w:val="-2"/>
        </w:rPr>
        <w:t>The</w:t>
      </w:r>
      <w:r>
        <w:rPr>
          <w:spacing w:val="-6"/>
        </w:rPr>
        <w:t xml:space="preserve"> </w:t>
      </w:r>
      <w:r>
        <w:rPr>
          <w:spacing w:val="-2"/>
        </w:rPr>
        <w:t>narrow</w:t>
      </w:r>
      <w:r>
        <w:rPr>
          <w:spacing w:val="-6"/>
        </w:rPr>
        <w:t xml:space="preserve"> </w:t>
      </w:r>
      <w:r>
        <w:rPr>
          <w:spacing w:val="-2"/>
        </w:rPr>
        <w:t>confidence</w:t>
      </w:r>
      <w:r>
        <w:rPr>
          <w:spacing w:val="-6"/>
        </w:rPr>
        <w:t xml:space="preserve"> </w:t>
      </w:r>
      <w:r>
        <w:rPr>
          <w:spacing w:val="-2"/>
        </w:rPr>
        <w:t>intervals</w:t>
      </w:r>
      <w:r>
        <w:rPr>
          <w:spacing w:val="-6"/>
        </w:rPr>
        <w:t xml:space="preserve"> </w:t>
      </w:r>
      <w:r>
        <w:rPr>
          <w:spacing w:val="-2"/>
        </w:rPr>
        <w:t>observed</w:t>
      </w:r>
      <w:r>
        <w:rPr>
          <w:spacing w:val="-6"/>
        </w:rPr>
        <w:t xml:space="preserve"> </w:t>
      </w:r>
      <w:r>
        <w:rPr>
          <w:spacing w:val="-2"/>
        </w:rPr>
        <w:t>across</w:t>
      </w:r>
      <w:r>
        <w:rPr>
          <w:spacing w:val="-6"/>
        </w:rPr>
        <w:t xml:space="preserve"> </w:t>
      </w:r>
      <w:r>
        <w:rPr>
          <w:spacing w:val="-2"/>
        </w:rPr>
        <w:t>all</w:t>
      </w:r>
      <w:r>
        <w:rPr>
          <w:spacing w:val="-6"/>
        </w:rPr>
        <w:t xml:space="preserve"> </w:t>
      </w:r>
      <w:r>
        <w:rPr>
          <w:spacing w:val="-2"/>
        </w:rPr>
        <w:t>three</w:t>
      </w:r>
      <w:r>
        <w:rPr>
          <w:spacing w:val="-6"/>
        </w:rPr>
        <w:t xml:space="preserve"> </w:t>
      </w:r>
      <w:r>
        <w:rPr>
          <w:spacing w:val="-2"/>
        </w:rPr>
        <w:t>best-performing</w:t>
      </w:r>
      <w:r>
        <w:rPr>
          <w:spacing w:val="-6"/>
        </w:rPr>
        <w:t xml:space="preserve"> </w:t>
      </w:r>
      <w:r>
        <w:rPr>
          <w:spacing w:val="-2"/>
        </w:rPr>
        <w:t>models</w:t>
      </w:r>
      <w:r>
        <w:rPr>
          <w:spacing w:val="-6"/>
        </w:rPr>
        <w:t xml:space="preserve"> </w:t>
      </w:r>
      <w:r>
        <w:rPr>
          <w:spacing w:val="-2"/>
        </w:rPr>
        <w:t>(sensitivity</w:t>
      </w:r>
      <w:r>
        <w:rPr>
          <w:spacing w:val="-6"/>
        </w:rPr>
        <w:t xml:space="preserve"> </w:t>
      </w:r>
      <w:r>
        <w:rPr>
          <w:spacing w:val="-2"/>
        </w:rPr>
        <w:t>CI</w:t>
      </w:r>
      <w:r>
        <w:rPr>
          <w:spacing w:val="-6"/>
        </w:rPr>
        <w:t xml:space="preserve"> </w:t>
      </w:r>
      <w:r>
        <w:rPr>
          <w:spacing w:val="-2"/>
        </w:rPr>
        <w:t xml:space="preserve">widths: </w:t>
      </w:r>
      <w:r>
        <w:t>2.8%-5.2%) provide strong evidence that the reported performance would generalize reliably to similar emergency department populations. This statistical stability is critical for clinical deployment, where model performance must be consistent across patient cohorts.</w:t>
      </w:r>
    </w:p>
    <w:p w14:paraId="5635453C" w14:textId="77777777" w:rsidR="007C5A61" w:rsidRDefault="00000000">
      <w:pPr>
        <w:pStyle w:val="BodyText"/>
        <w:spacing w:before="142" w:line="208" w:lineRule="auto"/>
        <w:ind w:left="139" w:right="906" w:firstLine="170"/>
        <w:jc w:val="both"/>
      </w:pPr>
      <w:r>
        <w:t>The severity-stratified performance gradient (Table 2) provides evidence of clinical utility. The model achieves</w:t>
      </w:r>
      <w:r>
        <w:rPr>
          <w:spacing w:val="35"/>
        </w:rPr>
        <w:t xml:space="preserve"> </w:t>
      </w:r>
      <w:r>
        <w:t>highest</w:t>
      </w:r>
      <w:r>
        <w:rPr>
          <w:spacing w:val="35"/>
        </w:rPr>
        <w:t xml:space="preserve"> </w:t>
      </w:r>
      <w:r>
        <w:t>sensitivity</w:t>
      </w:r>
      <w:r>
        <w:rPr>
          <w:spacing w:val="35"/>
        </w:rPr>
        <w:t xml:space="preserve"> </w:t>
      </w:r>
      <w:r>
        <w:t>for</w:t>
      </w:r>
      <w:r>
        <w:rPr>
          <w:spacing w:val="35"/>
        </w:rPr>
        <w:t xml:space="preserve"> </w:t>
      </w:r>
      <w:r>
        <w:t>the</w:t>
      </w:r>
      <w:r>
        <w:rPr>
          <w:spacing w:val="35"/>
        </w:rPr>
        <w:t xml:space="preserve"> </w:t>
      </w:r>
      <w:r>
        <w:t>sickest</w:t>
      </w:r>
      <w:r>
        <w:rPr>
          <w:spacing w:val="35"/>
        </w:rPr>
        <w:t xml:space="preserve"> </w:t>
      </w:r>
      <w:r>
        <w:t>patients-98.2%</w:t>
      </w:r>
      <w:r>
        <w:rPr>
          <w:spacing w:val="35"/>
        </w:rPr>
        <w:t xml:space="preserve"> </w:t>
      </w:r>
      <w:r>
        <w:t>for</w:t>
      </w:r>
      <w:r>
        <w:rPr>
          <w:spacing w:val="35"/>
        </w:rPr>
        <w:t xml:space="preserve"> </w:t>
      </w:r>
      <w:r>
        <w:t>ESI</w:t>
      </w:r>
      <w:r>
        <w:rPr>
          <w:spacing w:val="35"/>
        </w:rPr>
        <w:t xml:space="preserve"> </w:t>
      </w:r>
      <w:r>
        <w:t>Level</w:t>
      </w:r>
      <w:r>
        <w:rPr>
          <w:spacing w:val="35"/>
        </w:rPr>
        <w:t xml:space="preserve"> </w:t>
      </w:r>
      <w:r>
        <w:t>1,</w:t>
      </w:r>
      <w:r>
        <w:rPr>
          <w:spacing w:val="40"/>
        </w:rPr>
        <w:t xml:space="preserve"> </w:t>
      </w:r>
      <w:r>
        <w:t>99.7%</w:t>
      </w:r>
      <w:r>
        <w:rPr>
          <w:spacing w:val="35"/>
        </w:rPr>
        <w:t xml:space="preserve"> </w:t>
      </w:r>
      <w:r>
        <w:t>for</w:t>
      </w:r>
      <w:r>
        <w:rPr>
          <w:spacing w:val="35"/>
        </w:rPr>
        <w:t xml:space="preserve"> </w:t>
      </w:r>
      <w:r>
        <w:t>ESI</w:t>
      </w:r>
      <w:r>
        <w:rPr>
          <w:spacing w:val="35"/>
        </w:rPr>
        <w:t xml:space="preserve"> </w:t>
      </w:r>
      <w:r>
        <w:t>Level</w:t>
      </w:r>
      <w:r>
        <w:rPr>
          <w:spacing w:val="35"/>
        </w:rPr>
        <w:t xml:space="preserve"> </w:t>
      </w:r>
      <w:r>
        <w:t>2- and highest specificity (96.3%) for patients who can be safely discharged (ESI Level 4). This pattern, where</w:t>
      </w:r>
      <w:r>
        <w:rPr>
          <w:spacing w:val="-7"/>
        </w:rPr>
        <w:t xml:space="preserve"> </w:t>
      </w:r>
      <w:r>
        <w:t>the</w:t>
      </w:r>
      <w:r>
        <w:rPr>
          <w:spacing w:val="-7"/>
        </w:rPr>
        <w:t xml:space="preserve"> </w:t>
      </w:r>
      <w:r>
        <w:t>model</w:t>
      </w:r>
      <w:r>
        <w:rPr>
          <w:spacing w:val="-8"/>
        </w:rPr>
        <w:t xml:space="preserve"> </w:t>
      </w:r>
      <w:r>
        <w:t>performs</w:t>
      </w:r>
      <w:r>
        <w:rPr>
          <w:spacing w:val="-7"/>
        </w:rPr>
        <w:t xml:space="preserve"> </w:t>
      </w:r>
      <w:r>
        <w:t>best</w:t>
      </w:r>
      <w:r>
        <w:rPr>
          <w:spacing w:val="-7"/>
        </w:rPr>
        <w:t xml:space="preserve"> </w:t>
      </w:r>
      <w:r>
        <w:t>when</w:t>
      </w:r>
      <w:r>
        <w:rPr>
          <w:spacing w:val="-7"/>
        </w:rPr>
        <w:t xml:space="preserve"> </w:t>
      </w:r>
      <w:r>
        <w:t>clinical</w:t>
      </w:r>
      <w:r>
        <w:rPr>
          <w:spacing w:val="-8"/>
        </w:rPr>
        <w:t xml:space="preserve"> </w:t>
      </w:r>
      <w:r>
        <w:t>consequences</w:t>
      </w:r>
      <w:r>
        <w:rPr>
          <w:spacing w:val="-7"/>
        </w:rPr>
        <w:t xml:space="preserve"> </w:t>
      </w:r>
      <w:r>
        <w:t>of</w:t>
      </w:r>
      <w:r>
        <w:rPr>
          <w:spacing w:val="-7"/>
        </w:rPr>
        <w:t xml:space="preserve"> </w:t>
      </w:r>
      <w:r>
        <w:t>under-prediction</w:t>
      </w:r>
      <w:r>
        <w:rPr>
          <w:spacing w:val="-7"/>
        </w:rPr>
        <w:t xml:space="preserve"> </w:t>
      </w:r>
      <w:r>
        <w:t>are</w:t>
      </w:r>
      <w:r>
        <w:rPr>
          <w:spacing w:val="-8"/>
        </w:rPr>
        <w:t xml:space="preserve"> </w:t>
      </w:r>
      <w:r>
        <w:t>most</w:t>
      </w:r>
      <w:r>
        <w:rPr>
          <w:spacing w:val="-7"/>
        </w:rPr>
        <w:t xml:space="preserve"> </w:t>
      </w:r>
      <w:r>
        <w:t>severe,</w:t>
      </w:r>
      <w:r>
        <w:rPr>
          <w:spacing w:val="-7"/>
        </w:rPr>
        <w:t xml:space="preserve"> </w:t>
      </w:r>
      <w:r>
        <w:t>supports deployment for triage decision support [3, 4].</w:t>
      </w:r>
    </w:p>
    <w:p w14:paraId="54ADE5CA" w14:textId="77777777" w:rsidR="007C5A61" w:rsidRDefault="007C5A61">
      <w:pPr>
        <w:pStyle w:val="BodyText"/>
        <w:spacing w:line="208" w:lineRule="auto"/>
        <w:jc w:val="both"/>
        <w:sectPr w:rsidR="007C5A61">
          <w:type w:val="continuous"/>
          <w:pgSz w:w="11910" w:h="16840"/>
          <w:pgMar w:top="400" w:right="0" w:bottom="1240" w:left="283" w:header="763" w:footer="1033" w:gutter="0"/>
          <w:cols w:num="2" w:space="720" w:equalWidth="0">
            <w:col w:w="473" w:space="59"/>
            <w:col w:w="11095"/>
          </w:cols>
        </w:sectPr>
      </w:pPr>
    </w:p>
    <w:p w14:paraId="2E554BCD" w14:textId="77777777" w:rsidR="007C5A61" w:rsidRDefault="007C5A61">
      <w:pPr>
        <w:pStyle w:val="BodyText"/>
        <w:spacing w:before="1"/>
        <w:rPr>
          <w:sz w:val="18"/>
        </w:rPr>
      </w:pPr>
    </w:p>
    <w:p w14:paraId="1949D403" w14:textId="77777777" w:rsidR="007C5A61" w:rsidRDefault="007C5A61">
      <w:pPr>
        <w:pStyle w:val="BodyText"/>
        <w:rPr>
          <w:sz w:val="18"/>
        </w:rPr>
        <w:sectPr w:rsidR="007C5A61">
          <w:pgSz w:w="11910" w:h="16840"/>
          <w:pgMar w:top="1160" w:right="0" w:bottom="1220" w:left="283" w:header="763" w:footer="1033" w:gutter="0"/>
          <w:cols w:space="720"/>
        </w:sectPr>
      </w:pPr>
    </w:p>
    <w:p w14:paraId="40573714" w14:textId="77777777" w:rsidR="007C5A61" w:rsidRDefault="00000000">
      <w:pPr>
        <w:spacing w:before="139"/>
        <w:ind w:left="94"/>
        <w:rPr>
          <w:rFonts w:ascii="Arial MT"/>
          <w:sz w:val="20"/>
        </w:rPr>
      </w:pPr>
      <w:r>
        <w:rPr>
          <w:rFonts w:ascii="Arial MT"/>
          <w:spacing w:val="-5"/>
          <w:sz w:val="20"/>
        </w:rPr>
        <w:t>240</w:t>
      </w:r>
    </w:p>
    <w:p w14:paraId="6CE8D8BF" w14:textId="77777777" w:rsidR="007C5A61" w:rsidRDefault="00000000">
      <w:pPr>
        <w:spacing w:before="187"/>
        <w:ind w:left="94"/>
        <w:rPr>
          <w:rFonts w:ascii="Arial MT"/>
          <w:sz w:val="20"/>
        </w:rPr>
      </w:pPr>
      <w:r>
        <w:rPr>
          <w:rFonts w:ascii="Arial MT"/>
          <w:spacing w:val="-5"/>
          <w:sz w:val="20"/>
        </w:rPr>
        <w:t>241</w:t>
      </w:r>
    </w:p>
    <w:p w14:paraId="3BD01976" w14:textId="77777777" w:rsidR="007C5A61" w:rsidRDefault="00000000">
      <w:pPr>
        <w:spacing w:before="9"/>
        <w:ind w:left="94"/>
        <w:rPr>
          <w:rFonts w:ascii="Arial MT"/>
          <w:sz w:val="20"/>
        </w:rPr>
      </w:pPr>
      <w:r>
        <w:rPr>
          <w:rFonts w:ascii="Arial MT"/>
          <w:spacing w:val="-5"/>
          <w:sz w:val="20"/>
        </w:rPr>
        <w:t>242</w:t>
      </w:r>
    </w:p>
    <w:p w14:paraId="396DAA4B" w14:textId="77777777" w:rsidR="007C5A61" w:rsidRDefault="00000000">
      <w:pPr>
        <w:spacing w:before="10"/>
        <w:ind w:left="94"/>
        <w:rPr>
          <w:rFonts w:ascii="Arial MT"/>
          <w:sz w:val="20"/>
        </w:rPr>
      </w:pPr>
      <w:r>
        <w:rPr>
          <w:rFonts w:ascii="Arial MT"/>
          <w:spacing w:val="-5"/>
          <w:sz w:val="20"/>
        </w:rPr>
        <w:t>243</w:t>
      </w:r>
    </w:p>
    <w:p w14:paraId="3F2AE4B3" w14:textId="77777777" w:rsidR="007C5A61" w:rsidRDefault="00000000">
      <w:pPr>
        <w:spacing w:before="9"/>
        <w:ind w:left="94"/>
        <w:rPr>
          <w:rFonts w:ascii="Arial MT"/>
          <w:sz w:val="20"/>
        </w:rPr>
      </w:pPr>
      <w:r>
        <w:rPr>
          <w:rFonts w:ascii="Arial MT"/>
          <w:spacing w:val="-5"/>
          <w:sz w:val="20"/>
        </w:rPr>
        <w:t>244</w:t>
      </w:r>
    </w:p>
    <w:p w14:paraId="6B947E9E" w14:textId="77777777" w:rsidR="007C5A61" w:rsidRDefault="00000000">
      <w:pPr>
        <w:spacing w:before="9"/>
        <w:ind w:left="94"/>
        <w:rPr>
          <w:rFonts w:ascii="Arial MT"/>
          <w:sz w:val="20"/>
        </w:rPr>
      </w:pPr>
      <w:r>
        <w:rPr>
          <w:rFonts w:ascii="Arial MT"/>
          <w:spacing w:val="-5"/>
          <w:sz w:val="20"/>
        </w:rPr>
        <w:t>245</w:t>
      </w:r>
    </w:p>
    <w:p w14:paraId="3ACA5A33" w14:textId="77777777" w:rsidR="007C5A61" w:rsidRDefault="00000000">
      <w:pPr>
        <w:spacing w:before="147"/>
        <w:ind w:left="94"/>
        <w:rPr>
          <w:rFonts w:ascii="Arial MT"/>
          <w:sz w:val="20"/>
        </w:rPr>
      </w:pPr>
      <w:r>
        <w:rPr>
          <w:rFonts w:ascii="Arial MT"/>
          <w:spacing w:val="-5"/>
          <w:sz w:val="20"/>
        </w:rPr>
        <w:t>246</w:t>
      </w:r>
    </w:p>
    <w:p w14:paraId="7FF33874" w14:textId="77777777" w:rsidR="007C5A61" w:rsidRDefault="00000000">
      <w:pPr>
        <w:spacing w:before="9"/>
        <w:ind w:left="94"/>
        <w:rPr>
          <w:rFonts w:ascii="Arial MT"/>
          <w:sz w:val="20"/>
        </w:rPr>
      </w:pPr>
      <w:r>
        <w:rPr>
          <w:rFonts w:ascii="Arial MT"/>
          <w:spacing w:val="-5"/>
          <w:sz w:val="20"/>
        </w:rPr>
        <w:t>247</w:t>
      </w:r>
    </w:p>
    <w:p w14:paraId="30C9C9DB" w14:textId="77777777" w:rsidR="007C5A61" w:rsidRDefault="00000000">
      <w:pPr>
        <w:spacing w:before="10"/>
        <w:ind w:left="94"/>
        <w:rPr>
          <w:rFonts w:ascii="Arial MT"/>
          <w:sz w:val="20"/>
        </w:rPr>
      </w:pPr>
      <w:r>
        <w:rPr>
          <w:rFonts w:ascii="Arial MT"/>
          <w:spacing w:val="-5"/>
          <w:sz w:val="20"/>
        </w:rPr>
        <w:t>248</w:t>
      </w:r>
    </w:p>
    <w:p w14:paraId="48519905" w14:textId="77777777" w:rsidR="007C5A61" w:rsidRDefault="00000000">
      <w:pPr>
        <w:spacing w:before="9"/>
        <w:ind w:left="94"/>
        <w:rPr>
          <w:rFonts w:ascii="Arial MT"/>
          <w:sz w:val="20"/>
        </w:rPr>
      </w:pPr>
      <w:r>
        <w:rPr>
          <w:rFonts w:ascii="Arial MT"/>
          <w:spacing w:val="-5"/>
          <w:sz w:val="20"/>
        </w:rPr>
        <w:t>249</w:t>
      </w:r>
    </w:p>
    <w:p w14:paraId="7D683313" w14:textId="77777777" w:rsidR="007C5A61" w:rsidRDefault="007C5A61">
      <w:pPr>
        <w:pStyle w:val="BodyText"/>
        <w:spacing w:before="15"/>
        <w:rPr>
          <w:rFonts w:ascii="Arial MT"/>
          <w:sz w:val="20"/>
        </w:rPr>
      </w:pPr>
    </w:p>
    <w:p w14:paraId="217C4D13" w14:textId="77777777" w:rsidR="007C5A61" w:rsidRDefault="00000000">
      <w:pPr>
        <w:spacing w:before="1"/>
        <w:ind w:left="94"/>
        <w:rPr>
          <w:rFonts w:ascii="Arial MT"/>
          <w:sz w:val="20"/>
        </w:rPr>
      </w:pPr>
      <w:r>
        <w:rPr>
          <w:rFonts w:ascii="Arial MT"/>
          <w:spacing w:val="-5"/>
          <w:sz w:val="20"/>
        </w:rPr>
        <w:t>250</w:t>
      </w:r>
    </w:p>
    <w:p w14:paraId="38A59E68" w14:textId="77777777" w:rsidR="007C5A61" w:rsidRDefault="00000000">
      <w:pPr>
        <w:spacing w:before="187"/>
        <w:ind w:left="94"/>
        <w:rPr>
          <w:rFonts w:ascii="Arial MT"/>
          <w:sz w:val="20"/>
        </w:rPr>
      </w:pPr>
      <w:r>
        <w:rPr>
          <w:rFonts w:ascii="Arial MT"/>
          <w:spacing w:val="-5"/>
          <w:sz w:val="20"/>
        </w:rPr>
        <w:t>251</w:t>
      </w:r>
    </w:p>
    <w:p w14:paraId="44BAC0B7" w14:textId="77777777" w:rsidR="007C5A61" w:rsidRDefault="00000000">
      <w:pPr>
        <w:spacing w:before="9"/>
        <w:ind w:left="94"/>
        <w:rPr>
          <w:rFonts w:ascii="Arial MT"/>
          <w:sz w:val="20"/>
        </w:rPr>
      </w:pPr>
      <w:r>
        <w:rPr>
          <w:rFonts w:ascii="Arial MT"/>
          <w:spacing w:val="-5"/>
          <w:sz w:val="20"/>
        </w:rPr>
        <w:t>252</w:t>
      </w:r>
    </w:p>
    <w:p w14:paraId="4B800A84" w14:textId="77777777" w:rsidR="007C5A61" w:rsidRDefault="00000000">
      <w:pPr>
        <w:spacing w:before="9"/>
        <w:ind w:left="94"/>
        <w:rPr>
          <w:rFonts w:ascii="Arial MT"/>
          <w:sz w:val="20"/>
        </w:rPr>
      </w:pPr>
      <w:r>
        <w:rPr>
          <w:rFonts w:ascii="Arial MT"/>
          <w:spacing w:val="-5"/>
          <w:sz w:val="20"/>
        </w:rPr>
        <w:t>253</w:t>
      </w:r>
    </w:p>
    <w:p w14:paraId="0A204239" w14:textId="77777777" w:rsidR="007C5A61" w:rsidRDefault="00000000">
      <w:pPr>
        <w:spacing w:before="9"/>
        <w:ind w:left="94"/>
        <w:rPr>
          <w:rFonts w:ascii="Arial MT"/>
          <w:sz w:val="20"/>
        </w:rPr>
      </w:pPr>
      <w:r>
        <w:rPr>
          <w:rFonts w:ascii="Arial MT"/>
          <w:spacing w:val="-5"/>
          <w:sz w:val="20"/>
        </w:rPr>
        <w:t>254</w:t>
      </w:r>
    </w:p>
    <w:p w14:paraId="12993723" w14:textId="77777777" w:rsidR="007C5A61" w:rsidRDefault="00000000">
      <w:pPr>
        <w:spacing w:before="9"/>
        <w:ind w:left="94"/>
        <w:rPr>
          <w:rFonts w:ascii="Arial MT"/>
          <w:sz w:val="20"/>
        </w:rPr>
      </w:pPr>
      <w:r>
        <w:rPr>
          <w:rFonts w:ascii="Arial MT"/>
          <w:spacing w:val="-5"/>
          <w:sz w:val="20"/>
        </w:rPr>
        <w:t>255</w:t>
      </w:r>
    </w:p>
    <w:p w14:paraId="1AE4F68F" w14:textId="77777777" w:rsidR="007C5A61" w:rsidRDefault="00000000">
      <w:pPr>
        <w:spacing w:before="9"/>
        <w:ind w:left="94"/>
        <w:rPr>
          <w:rFonts w:ascii="Arial MT"/>
          <w:sz w:val="20"/>
        </w:rPr>
      </w:pPr>
      <w:r>
        <w:rPr>
          <w:rFonts w:ascii="Arial MT"/>
          <w:spacing w:val="-5"/>
          <w:sz w:val="20"/>
        </w:rPr>
        <w:t>256</w:t>
      </w:r>
    </w:p>
    <w:p w14:paraId="5CD3924E" w14:textId="77777777" w:rsidR="007C5A61" w:rsidRDefault="00000000">
      <w:pPr>
        <w:spacing w:before="10"/>
        <w:ind w:left="94"/>
        <w:rPr>
          <w:rFonts w:ascii="Arial MT"/>
          <w:sz w:val="20"/>
        </w:rPr>
      </w:pPr>
      <w:r>
        <w:rPr>
          <w:rFonts w:ascii="Arial MT"/>
          <w:spacing w:val="-5"/>
          <w:sz w:val="20"/>
        </w:rPr>
        <w:t>257</w:t>
      </w:r>
    </w:p>
    <w:p w14:paraId="3BA0A9AE" w14:textId="77777777" w:rsidR="007C5A61" w:rsidRDefault="00000000">
      <w:pPr>
        <w:spacing w:before="9"/>
        <w:ind w:left="94"/>
        <w:rPr>
          <w:rFonts w:ascii="Arial MT"/>
          <w:sz w:val="20"/>
        </w:rPr>
      </w:pPr>
      <w:r>
        <w:rPr>
          <w:rFonts w:ascii="Arial MT"/>
          <w:spacing w:val="-5"/>
          <w:sz w:val="20"/>
        </w:rPr>
        <w:t>258</w:t>
      </w:r>
    </w:p>
    <w:p w14:paraId="1D9A4EE8" w14:textId="77777777" w:rsidR="007C5A61" w:rsidRDefault="00000000">
      <w:pPr>
        <w:spacing w:before="9"/>
        <w:ind w:left="94"/>
        <w:rPr>
          <w:rFonts w:ascii="Arial MT"/>
          <w:sz w:val="20"/>
        </w:rPr>
      </w:pPr>
      <w:r>
        <w:rPr>
          <w:rFonts w:ascii="Arial MT"/>
          <w:spacing w:val="-5"/>
          <w:sz w:val="20"/>
        </w:rPr>
        <w:t>259</w:t>
      </w:r>
    </w:p>
    <w:p w14:paraId="43D1D3D4" w14:textId="77777777" w:rsidR="007C5A61" w:rsidRDefault="007C5A61">
      <w:pPr>
        <w:pStyle w:val="BodyText"/>
        <w:spacing w:before="16"/>
        <w:rPr>
          <w:rFonts w:ascii="Arial MT"/>
          <w:sz w:val="20"/>
        </w:rPr>
      </w:pPr>
    </w:p>
    <w:p w14:paraId="63B832AC" w14:textId="77777777" w:rsidR="007C5A61" w:rsidRDefault="00000000">
      <w:pPr>
        <w:ind w:left="94"/>
        <w:rPr>
          <w:rFonts w:ascii="Arial MT"/>
          <w:sz w:val="20"/>
        </w:rPr>
      </w:pPr>
      <w:r>
        <w:rPr>
          <w:rFonts w:ascii="Arial MT"/>
          <w:spacing w:val="-5"/>
          <w:sz w:val="20"/>
        </w:rPr>
        <w:t>260</w:t>
      </w:r>
    </w:p>
    <w:p w14:paraId="2C7CD557" w14:textId="77777777" w:rsidR="007C5A61" w:rsidRDefault="00000000">
      <w:pPr>
        <w:spacing w:before="187"/>
        <w:ind w:left="94"/>
        <w:rPr>
          <w:rFonts w:ascii="Arial MT"/>
          <w:sz w:val="20"/>
        </w:rPr>
      </w:pPr>
      <w:r>
        <w:rPr>
          <w:rFonts w:ascii="Arial MT"/>
          <w:spacing w:val="-5"/>
          <w:sz w:val="20"/>
        </w:rPr>
        <w:t>261</w:t>
      </w:r>
    </w:p>
    <w:p w14:paraId="4C1130D0" w14:textId="77777777" w:rsidR="007C5A61" w:rsidRDefault="00000000">
      <w:pPr>
        <w:spacing w:before="9"/>
        <w:ind w:left="94"/>
        <w:rPr>
          <w:rFonts w:ascii="Arial MT"/>
          <w:sz w:val="20"/>
        </w:rPr>
      </w:pPr>
      <w:r>
        <w:rPr>
          <w:rFonts w:ascii="Arial MT"/>
          <w:spacing w:val="-5"/>
          <w:sz w:val="20"/>
        </w:rPr>
        <w:t>262</w:t>
      </w:r>
    </w:p>
    <w:p w14:paraId="4A8A7CF8" w14:textId="77777777" w:rsidR="007C5A61" w:rsidRDefault="00000000">
      <w:pPr>
        <w:spacing w:before="9"/>
        <w:ind w:left="94"/>
        <w:rPr>
          <w:rFonts w:ascii="Arial MT"/>
          <w:sz w:val="20"/>
        </w:rPr>
      </w:pPr>
      <w:r>
        <w:rPr>
          <w:rFonts w:ascii="Arial MT"/>
          <w:spacing w:val="-5"/>
          <w:sz w:val="20"/>
        </w:rPr>
        <w:t>263</w:t>
      </w:r>
    </w:p>
    <w:p w14:paraId="3DE91507" w14:textId="77777777" w:rsidR="007C5A61" w:rsidRDefault="00000000">
      <w:pPr>
        <w:spacing w:before="9"/>
        <w:ind w:left="94"/>
        <w:rPr>
          <w:rFonts w:ascii="Arial MT"/>
          <w:sz w:val="20"/>
        </w:rPr>
      </w:pPr>
      <w:r>
        <w:rPr>
          <w:rFonts w:ascii="Arial MT"/>
          <w:spacing w:val="-5"/>
          <w:sz w:val="20"/>
        </w:rPr>
        <w:t>264</w:t>
      </w:r>
    </w:p>
    <w:p w14:paraId="31D88CB4" w14:textId="77777777" w:rsidR="007C5A61" w:rsidRDefault="00000000">
      <w:pPr>
        <w:spacing w:before="148"/>
        <w:ind w:left="94"/>
        <w:rPr>
          <w:rFonts w:ascii="Arial MT"/>
          <w:sz w:val="20"/>
        </w:rPr>
      </w:pPr>
      <w:r>
        <w:rPr>
          <w:rFonts w:ascii="Arial MT"/>
          <w:spacing w:val="-5"/>
          <w:sz w:val="20"/>
        </w:rPr>
        <w:t>265</w:t>
      </w:r>
    </w:p>
    <w:p w14:paraId="5B9AA317" w14:textId="77777777" w:rsidR="007C5A61" w:rsidRDefault="00000000">
      <w:pPr>
        <w:spacing w:before="9"/>
        <w:ind w:left="94"/>
        <w:rPr>
          <w:rFonts w:ascii="Arial MT"/>
          <w:sz w:val="20"/>
        </w:rPr>
      </w:pPr>
      <w:r>
        <w:rPr>
          <w:rFonts w:ascii="Arial MT"/>
          <w:spacing w:val="-5"/>
          <w:sz w:val="20"/>
        </w:rPr>
        <w:t>266</w:t>
      </w:r>
    </w:p>
    <w:p w14:paraId="566F910E" w14:textId="77777777" w:rsidR="007C5A61" w:rsidRDefault="00000000">
      <w:pPr>
        <w:spacing w:before="9"/>
        <w:ind w:left="94"/>
        <w:rPr>
          <w:rFonts w:ascii="Arial MT"/>
          <w:sz w:val="20"/>
        </w:rPr>
      </w:pPr>
      <w:r>
        <w:rPr>
          <w:rFonts w:ascii="Arial MT"/>
          <w:spacing w:val="-5"/>
          <w:sz w:val="20"/>
        </w:rPr>
        <w:t>267</w:t>
      </w:r>
    </w:p>
    <w:p w14:paraId="111CAEEA" w14:textId="77777777" w:rsidR="007C5A61" w:rsidRDefault="00000000">
      <w:pPr>
        <w:spacing w:before="9"/>
        <w:ind w:left="94"/>
        <w:rPr>
          <w:rFonts w:ascii="Arial MT"/>
          <w:sz w:val="20"/>
        </w:rPr>
      </w:pPr>
      <w:r>
        <w:rPr>
          <w:rFonts w:ascii="Arial MT"/>
          <w:spacing w:val="-5"/>
          <w:sz w:val="20"/>
        </w:rPr>
        <w:t>268</w:t>
      </w:r>
    </w:p>
    <w:p w14:paraId="146EFEE8" w14:textId="77777777" w:rsidR="007C5A61" w:rsidRDefault="007C5A61">
      <w:pPr>
        <w:pStyle w:val="BodyText"/>
        <w:spacing w:before="16"/>
        <w:rPr>
          <w:rFonts w:ascii="Arial MT"/>
          <w:sz w:val="20"/>
        </w:rPr>
      </w:pPr>
    </w:p>
    <w:p w14:paraId="0135D118" w14:textId="77777777" w:rsidR="007C5A61" w:rsidRDefault="00000000">
      <w:pPr>
        <w:ind w:left="94"/>
        <w:rPr>
          <w:rFonts w:ascii="Arial MT"/>
          <w:sz w:val="20"/>
        </w:rPr>
      </w:pPr>
      <w:r>
        <w:rPr>
          <w:rFonts w:ascii="Arial MT"/>
          <w:spacing w:val="-5"/>
          <w:sz w:val="20"/>
        </w:rPr>
        <w:t>269</w:t>
      </w:r>
    </w:p>
    <w:p w14:paraId="08A32BC9" w14:textId="77777777" w:rsidR="007C5A61" w:rsidRDefault="00000000">
      <w:pPr>
        <w:spacing w:before="187"/>
        <w:ind w:left="94"/>
        <w:rPr>
          <w:rFonts w:ascii="Arial MT"/>
          <w:sz w:val="20"/>
        </w:rPr>
      </w:pPr>
      <w:r>
        <w:rPr>
          <w:rFonts w:ascii="Arial MT"/>
          <w:spacing w:val="-5"/>
          <w:sz w:val="20"/>
        </w:rPr>
        <w:t>270</w:t>
      </w:r>
    </w:p>
    <w:p w14:paraId="76D37BFC" w14:textId="77777777" w:rsidR="007C5A61" w:rsidRDefault="00000000">
      <w:pPr>
        <w:spacing w:before="9"/>
        <w:ind w:left="94"/>
        <w:rPr>
          <w:rFonts w:ascii="Arial MT"/>
          <w:sz w:val="20"/>
        </w:rPr>
      </w:pPr>
      <w:r>
        <w:rPr>
          <w:rFonts w:ascii="Arial MT"/>
          <w:spacing w:val="-5"/>
          <w:sz w:val="20"/>
        </w:rPr>
        <w:t>271</w:t>
      </w:r>
    </w:p>
    <w:p w14:paraId="2A486035" w14:textId="77777777" w:rsidR="007C5A61" w:rsidRDefault="00000000">
      <w:pPr>
        <w:spacing w:before="10"/>
        <w:ind w:left="94"/>
        <w:rPr>
          <w:rFonts w:ascii="Arial MT"/>
          <w:sz w:val="20"/>
        </w:rPr>
      </w:pPr>
      <w:r>
        <w:rPr>
          <w:rFonts w:ascii="Arial MT"/>
          <w:spacing w:val="-5"/>
          <w:sz w:val="20"/>
        </w:rPr>
        <w:t>272</w:t>
      </w:r>
    </w:p>
    <w:p w14:paraId="359F9178" w14:textId="77777777" w:rsidR="007C5A61" w:rsidRDefault="00000000">
      <w:pPr>
        <w:spacing w:before="9"/>
        <w:ind w:left="94"/>
        <w:rPr>
          <w:rFonts w:ascii="Arial MT"/>
          <w:sz w:val="20"/>
        </w:rPr>
      </w:pPr>
      <w:r>
        <w:rPr>
          <w:rFonts w:ascii="Arial MT"/>
          <w:spacing w:val="-5"/>
          <w:sz w:val="20"/>
        </w:rPr>
        <w:t>273</w:t>
      </w:r>
    </w:p>
    <w:p w14:paraId="459C759F" w14:textId="77777777" w:rsidR="007C5A61" w:rsidRDefault="00000000">
      <w:pPr>
        <w:spacing w:before="9"/>
        <w:ind w:left="94"/>
        <w:rPr>
          <w:rFonts w:ascii="Arial MT"/>
          <w:sz w:val="20"/>
        </w:rPr>
      </w:pPr>
      <w:r>
        <w:rPr>
          <w:rFonts w:ascii="Arial MT"/>
          <w:spacing w:val="-5"/>
          <w:sz w:val="20"/>
        </w:rPr>
        <w:t>274</w:t>
      </w:r>
    </w:p>
    <w:p w14:paraId="1E59241D" w14:textId="77777777" w:rsidR="007C5A61" w:rsidRDefault="00000000">
      <w:pPr>
        <w:spacing w:before="9"/>
        <w:ind w:left="94"/>
        <w:rPr>
          <w:rFonts w:ascii="Arial MT"/>
          <w:sz w:val="20"/>
        </w:rPr>
      </w:pPr>
      <w:r>
        <w:rPr>
          <w:rFonts w:ascii="Arial MT"/>
          <w:spacing w:val="-5"/>
          <w:sz w:val="20"/>
        </w:rPr>
        <w:t>275</w:t>
      </w:r>
    </w:p>
    <w:p w14:paraId="5CCB2DB9" w14:textId="77777777" w:rsidR="007C5A61" w:rsidRDefault="007C5A61">
      <w:pPr>
        <w:pStyle w:val="BodyText"/>
        <w:spacing w:before="16"/>
        <w:rPr>
          <w:rFonts w:ascii="Arial MT"/>
          <w:sz w:val="20"/>
        </w:rPr>
      </w:pPr>
    </w:p>
    <w:p w14:paraId="79A5ED18" w14:textId="77777777" w:rsidR="007C5A61" w:rsidRDefault="00000000">
      <w:pPr>
        <w:ind w:left="94"/>
        <w:rPr>
          <w:rFonts w:ascii="Arial MT"/>
          <w:sz w:val="20"/>
        </w:rPr>
      </w:pPr>
      <w:r>
        <w:rPr>
          <w:rFonts w:ascii="Arial MT"/>
          <w:spacing w:val="-5"/>
          <w:sz w:val="20"/>
        </w:rPr>
        <w:t>276</w:t>
      </w:r>
    </w:p>
    <w:p w14:paraId="6D859838" w14:textId="77777777" w:rsidR="007C5A61" w:rsidRDefault="00000000">
      <w:pPr>
        <w:spacing w:before="187"/>
        <w:ind w:left="94"/>
        <w:rPr>
          <w:rFonts w:ascii="Arial MT"/>
          <w:sz w:val="20"/>
        </w:rPr>
      </w:pPr>
      <w:r>
        <w:rPr>
          <w:rFonts w:ascii="Arial MT"/>
          <w:spacing w:val="-5"/>
          <w:sz w:val="20"/>
        </w:rPr>
        <w:t>277</w:t>
      </w:r>
    </w:p>
    <w:p w14:paraId="392D88C4" w14:textId="77777777" w:rsidR="007C5A61" w:rsidRDefault="00000000">
      <w:pPr>
        <w:spacing w:before="9"/>
        <w:ind w:left="94"/>
        <w:rPr>
          <w:rFonts w:ascii="Arial MT"/>
          <w:sz w:val="20"/>
        </w:rPr>
      </w:pPr>
      <w:r>
        <w:rPr>
          <w:rFonts w:ascii="Arial MT"/>
          <w:spacing w:val="-5"/>
          <w:sz w:val="20"/>
        </w:rPr>
        <w:t>278</w:t>
      </w:r>
    </w:p>
    <w:p w14:paraId="22E49AC0" w14:textId="77777777" w:rsidR="007C5A61" w:rsidRDefault="00000000">
      <w:pPr>
        <w:spacing w:before="9"/>
        <w:ind w:left="94"/>
        <w:rPr>
          <w:rFonts w:ascii="Arial MT"/>
          <w:sz w:val="20"/>
        </w:rPr>
      </w:pPr>
      <w:r>
        <w:rPr>
          <w:rFonts w:ascii="Arial MT"/>
          <w:spacing w:val="-5"/>
          <w:sz w:val="20"/>
        </w:rPr>
        <w:t>279</w:t>
      </w:r>
    </w:p>
    <w:p w14:paraId="37117F88" w14:textId="77777777" w:rsidR="007C5A61" w:rsidRDefault="00000000">
      <w:pPr>
        <w:spacing w:before="10"/>
        <w:ind w:left="94"/>
        <w:rPr>
          <w:rFonts w:ascii="Arial MT"/>
          <w:sz w:val="20"/>
        </w:rPr>
      </w:pPr>
      <w:r>
        <w:rPr>
          <w:rFonts w:ascii="Arial MT"/>
          <w:spacing w:val="-5"/>
          <w:sz w:val="20"/>
        </w:rPr>
        <w:t>280</w:t>
      </w:r>
    </w:p>
    <w:p w14:paraId="35565EB2" w14:textId="77777777" w:rsidR="007C5A61" w:rsidRDefault="00000000">
      <w:pPr>
        <w:spacing w:before="9"/>
        <w:ind w:left="94"/>
        <w:rPr>
          <w:rFonts w:ascii="Arial MT"/>
          <w:sz w:val="20"/>
        </w:rPr>
      </w:pPr>
      <w:r>
        <w:rPr>
          <w:rFonts w:ascii="Arial MT"/>
          <w:spacing w:val="-5"/>
          <w:sz w:val="20"/>
        </w:rPr>
        <w:t>281</w:t>
      </w:r>
    </w:p>
    <w:p w14:paraId="4D7BA7C8" w14:textId="77777777" w:rsidR="007C5A61" w:rsidRDefault="00000000">
      <w:pPr>
        <w:spacing w:before="147"/>
        <w:ind w:left="94"/>
        <w:rPr>
          <w:rFonts w:ascii="Arial MT"/>
          <w:sz w:val="20"/>
        </w:rPr>
      </w:pPr>
      <w:r>
        <w:rPr>
          <w:rFonts w:ascii="Arial MT"/>
          <w:spacing w:val="-5"/>
          <w:sz w:val="20"/>
        </w:rPr>
        <w:t>282</w:t>
      </w:r>
    </w:p>
    <w:p w14:paraId="1BE08AAF" w14:textId="77777777" w:rsidR="007C5A61" w:rsidRDefault="00000000">
      <w:pPr>
        <w:spacing w:before="9"/>
        <w:ind w:left="94"/>
        <w:rPr>
          <w:rFonts w:ascii="Arial MT"/>
          <w:sz w:val="20"/>
        </w:rPr>
      </w:pPr>
      <w:r>
        <w:rPr>
          <w:rFonts w:ascii="Arial MT"/>
          <w:spacing w:val="-5"/>
          <w:sz w:val="20"/>
        </w:rPr>
        <w:t>283</w:t>
      </w:r>
    </w:p>
    <w:p w14:paraId="10352C0D" w14:textId="77777777" w:rsidR="007C5A61" w:rsidRDefault="00000000">
      <w:pPr>
        <w:spacing w:before="9"/>
        <w:ind w:left="94"/>
        <w:rPr>
          <w:rFonts w:ascii="Arial MT"/>
          <w:sz w:val="20"/>
        </w:rPr>
      </w:pPr>
      <w:r>
        <w:rPr>
          <w:rFonts w:ascii="Arial MT"/>
          <w:spacing w:val="-5"/>
          <w:sz w:val="20"/>
        </w:rPr>
        <w:t>284</w:t>
      </w:r>
    </w:p>
    <w:p w14:paraId="62E7A558" w14:textId="77777777" w:rsidR="007C5A61" w:rsidRDefault="00000000">
      <w:pPr>
        <w:spacing w:before="148"/>
        <w:ind w:left="94"/>
        <w:rPr>
          <w:rFonts w:ascii="Arial MT"/>
          <w:sz w:val="20"/>
        </w:rPr>
      </w:pPr>
      <w:r>
        <w:rPr>
          <w:rFonts w:ascii="Arial MT"/>
          <w:spacing w:val="-5"/>
          <w:sz w:val="20"/>
        </w:rPr>
        <w:t>285</w:t>
      </w:r>
    </w:p>
    <w:p w14:paraId="6BBF0AC4" w14:textId="77777777" w:rsidR="007C5A61" w:rsidRDefault="00000000">
      <w:pPr>
        <w:spacing w:before="9"/>
        <w:ind w:left="94"/>
        <w:rPr>
          <w:rFonts w:ascii="Arial MT"/>
          <w:sz w:val="20"/>
        </w:rPr>
      </w:pPr>
      <w:r>
        <w:rPr>
          <w:rFonts w:ascii="Arial MT"/>
          <w:spacing w:val="-5"/>
          <w:sz w:val="20"/>
        </w:rPr>
        <w:t>286</w:t>
      </w:r>
    </w:p>
    <w:p w14:paraId="1B0CED54" w14:textId="77777777" w:rsidR="007C5A61" w:rsidRDefault="00000000">
      <w:pPr>
        <w:pStyle w:val="Heading2"/>
        <w:numPr>
          <w:ilvl w:val="1"/>
          <w:numId w:val="4"/>
        </w:numPr>
        <w:tabs>
          <w:tab w:val="left" w:pos="665"/>
        </w:tabs>
        <w:spacing w:before="102"/>
        <w:ind w:left="665" w:hanging="571"/>
      </w:pPr>
      <w:r>
        <w:rPr>
          <w:b w:val="0"/>
        </w:rPr>
        <w:br w:type="column"/>
      </w:r>
      <w:r>
        <w:rPr>
          <w:spacing w:val="-2"/>
        </w:rPr>
        <w:t>Architecture-Agnostic</w:t>
      </w:r>
      <w:r>
        <w:rPr>
          <w:spacing w:val="2"/>
        </w:rPr>
        <w:t xml:space="preserve"> </w:t>
      </w:r>
      <w:r>
        <w:rPr>
          <w:spacing w:val="-2"/>
        </w:rPr>
        <w:t>Validation</w:t>
      </w:r>
      <w:r>
        <w:rPr>
          <w:spacing w:val="2"/>
        </w:rPr>
        <w:t xml:space="preserve"> </w:t>
      </w:r>
      <w:r>
        <w:rPr>
          <w:spacing w:val="-2"/>
        </w:rPr>
        <w:t>Provides</w:t>
      </w:r>
      <w:r>
        <w:rPr>
          <w:spacing w:val="3"/>
        </w:rPr>
        <w:t xml:space="preserve"> </w:t>
      </w:r>
      <w:r>
        <w:rPr>
          <w:spacing w:val="-2"/>
        </w:rPr>
        <w:t>Interpretability</w:t>
      </w:r>
      <w:r>
        <w:rPr>
          <w:spacing w:val="2"/>
        </w:rPr>
        <w:t xml:space="preserve"> </w:t>
      </w:r>
      <w:r>
        <w:rPr>
          <w:spacing w:val="-2"/>
        </w:rPr>
        <w:t>Benchmark</w:t>
      </w:r>
    </w:p>
    <w:p w14:paraId="59F96730" w14:textId="77777777" w:rsidR="007C5A61" w:rsidRDefault="00000000">
      <w:pPr>
        <w:pStyle w:val="BodyText"/>
        <w:spacing w:before="171" w:line="208" w:lineRule="auto"/>
        <w:ind w:left="94" w:right="952" w:firstLine="170"/>
        <w:jc w:val="both"/>
      </w:pPr>
      <w:r>
        <w:t>Our</w:t>
      </w:r>
      <w:r>
        <w:rPr>
          <w:spacing w:val="-11"/>
        </w:rPr>
        <w:t xml:space="preserve"> </w:t>
      </w:r>
      <w:r>
        <w:t>SHAP</w:t>
      </w:r>
      <w:r>
        <w:rPr>
          <w:spacing w:val="-10"/>
        </w:rPr>
        <w:t xml:space="preserve"> </w:t>
      </w:r>
      <w:r>
        <w:t>stability</w:t>
      </w:r>
      <w:r>
        <w:rPr>
          <w:spacing w:val="-11"/>
        </w:rPr>
        <w:t xml:space="preserve"> </w:t>
      </w:r>
      <w:r>
        <w:t>analysis</w:t>
      </w:r>
      <w:r>
        <w:rPr>
          <w:spacing w:val="-11"/>
        </w:rPr>
        <w:t xml:space="preserve"> </w:t>
      </w:r>
      <w:r>
        <w:t>revealed</w:t>
      </w:r>
      <w:r>
        <w:rPr>
          <w:spacing w:val="-10"/>
        </w:rPr>
        <w:t xml:space="preserve"> </w:t>
      </w:r>
      <w:r>
        <w:t>75-79%</w:t>
      </w:r>
      <w:r>
        <w:rPr>
          <w:spacing w:val="-11"/>
        </w:rPr>
        <w:t xml:space="preserve"> </w:t>
      </w:r>
      <w:r>
        <w:t>Jaccard</w:t>
      </w:r>
      <w:r>
        <w:rPr>
          <w:spacing w:val="-10"/>
        </w:rPr>
        <w:t xml:space="preserve"> </w:t>
      </w:r>
      <w:r>
        <w:t>similarity</w:t>
      </w:r>
      <w:r>
        <w:rPr>
          <w:spacing w:val="-10"/>
        </w:rPr>
        <w:t xml:space="preserve"> </w:t>
      </w:r>
      <w:r>
        <w:t>for</w:t>
      </w:r>
      <w:r>
        <w:rPr>
          <w:spacing w:val="-11"/>
        </w:rPr>
        <w:t xml:space="preserve"> </w:t>
      </w:r>
      <w:r>
        <w:t>top-5</w:t>
      </w:r>
      <w:r>
        <w:rPr>
          <w:spacing w:val="-10"/>
        </w:rPr>
        <w:t xml:space="preserve"> </w:t>
      </w:r>
      <w:r>
        <w:t>features</w:t>
      </w:r>
      <w:r>
        <w:rPr>
          <w:spacing w:val="-11"/>
        </w:rPr>
        <w:t xml:space="preserve"> </w:t>
      </w:r>
      <w:r>
        <w:t>across</w:t>
      </w:r>
      <w:r>
        <w:rPr>
          <w:spacing w:val="-11"/>
        </w:rPr>
        <w:t xml:space="preserve"> </w:t>
      </w:r>
      <w:r>
        <w:t>diverse</w:t>
      </w:r>
      <w:r>
        <w:rPr>
          <w:spacing w:val="-10"/>
        </w:rPr>
        <w:t xml:space="preserve"> </w:t>
      </w:r>
      <w:r>
        <w:t>model families, exceeding the 60% high-stability threshold. As shown in Figure 6, the SHAP summary plot provides</w:t>
      </w:r>
      <w:r>
        <w:rPr>
          <w:spacing w:val="-15"/>
        </w:rPr>
        <w:t xml:space="preserve"> </w:t>
      </w:r>
      <w:r>
        <w:t>clinically</w:t>
      </w:r>
      <w:r>
        <w:rPr>
          <w:spacing w:val="-15"/>
        </w:rPr>
        <w:t xml:space="preserve"> </w:t>
      </w:r>
      <w:r>
        <w:t>meaningful</w:t>
      </w:r>
      <w:r>
        <w:rPr>
          <w:spacing w:val="-15"/>
        </w:rPr>
        <w:t xml:space="preserve"> </w:t>
      </w:r>
      <w:r>
        <w:t>patterns:</w:t>
      </w:r>
      <w:r>
        <w:rPr>
          <w:spacing w:val="-15"/>
        </w:rPr>
        <w:t xml:space="preserve"> </w:t>
      </w:r>
      <w:r>
        <w:t>triage</w:t>
      </w:r>
      <w:r>
        <w:rPr>
          <w:spacing w:val="-15"/>
        </w:rPr>
        <w:t xml:space="preserve"> </w:t>
      </w:r>
      <w:r>
        <w:t>acuity</w:t>
      </w:r>
      <w:r>
        <w:rPr>
          <w:spacing w:val="-15"/>
        </w:rPr>
        <w:t xml:space="preserve"> </w:t>
      </w:r>
      <w:r>
        <w:t>dominates</w:t>
      </w:r>
      <w:r>
        <w:rPr>
          <w:spacing w:val="-15"/>
        </w:rPr>
        <w:t xml:space="preserve"> </w:t>
      </w:r>
      <w:r>
        <w:t>predictions,</w:t>
      </w:r>
      <w:r>
        <w:rPr>
          <w:spacing w:val="-15"/>
        </w:rPr>
        <w:t xml:space="preserve"> </w:t>
      </w:r>
      <w:r>
        <w:t>with</w:t>
      </w:r>
      <w:r>
        <w:rPr>
          <w:spacing w:val="-15"/>
        </w:rPr>
        <w:t xml:space="preserve"> </w:t>
      </w:r>
      <w:r>
        <w:t>higher</w:t>
      </w:r>
      <w:r>
        <w:rPr>
          <w:spacing w:val="-15"/>
        </w:rPr>
        <w:t xml:space="preserve"> </w:t>
      </w:r>
      <w:r>
        <w:t>acuity</w:t>
      </w:r>
      <w:r>
        <w:rPr>
          <w:spacing w:val="-15"/>
        </w:rPr>
        <w:t xml:space="preserve"> </w:t>
      </w:r>
      <w:r>
        <w:t>(lower</w:t>
      </w:r>
      <w:r>
        <w:rPr>
          <w:spacing w:val="-15"/>
        </w:rPr>
        <w:t xml:space="preserve"> </w:t>
      </w:r>
      <w:r>
        <w:t>ESI numbers)</w:t>
      </w:r>
      <w:r>
        <w:rPr>
          <w:spacing w:val="-9"/>
        </w:rPr>
        <w:t xml:space="preserve"> </w:t>
      </w:r>
      <w:r>
        <w:t>strongly</w:t>
      </w:r>
      <w:r>
        <w:rPr>
          <w:spacing w:val="-9"/>
        </w:rPr>
        <w:t xml:space="preserve"> </w:t>
      </w:r>
      <w:r>
        <w:t>increasing</w:t>
      </w:r>
      <w:r>
        <w:rPr>
          <w:spacing w:val="-9"/>
        </w:rPr>
        <w:t xml:space="preserve"> </w:t>
      </w:r>
      <w:r>
        <w:t>prolonged</w:t>
      </w:r>
      <w:r>
        <w:rPr>
          <w:spacing w:val="-9"/>
        </w:rPr>
        <w:t xml:space="preserve"> </w:t>
      </w:r>
      <w:r>
        <w:t>stay</w:t>
      </w:r>
      <w:r>
        <w:rPr>
          <w:spacing w:val="-9"/>
        </w:rPr>
        <w:t xml:space="preserve"> </w:t>
      </w:r>
      <w:r>
        <w:t>risk.</w:t>
      </w:r>
      <w:r>
        <w:rPr>
          <w:spacing w:val="-9"/>
        </w:rPr>
        <w:t xml:space="preserve"> </w:t>
      </w:r>
      <w:r>
        <w:t>Emergency</w:t>
      </w:r>
      <w:r>
        <w:rPr>
          <w:spacing w:val="-9"/>
        </w:rPr>
        <w:t xml:space="preserve"> </w:t>
      </w:r>
      <w:r>
        <w:t>medical</w:t>
      </w:r>
      <w:r>
        <w:rPr>
          <w:spacing w:val="-9"/>
        </w:rPr>
        <w:t xml:space="preserve"> </w:t>
      </w:r>
      <w:r>
        <w:t>services</w:t>
      </w:r>
      <w:r>
        <w:rPr>
          <w:spacing w:val="-9"/>
        </w:rPr>
        <w:t xml:space="preserve"> </w:t>
      </w:r>
      <w:r>
        <w:t>arrival</w:t>
      </w:r>
      <w:r>
        <w:rPr>
          <w:spacing w:val="-9"/>
        </w:rPr>
        <w:t xml:space="preserve"> </w:t>
      </w:r>
      <w:r>
        <w:t>similarly</w:t>
      </w:r>
      <w:r>
        <w:rPr>
          <w:spacing w:val="-9"/>
        </w:rPr>
        <w:t xml:space="preserve"> </w:t>
      </w:r>
      <w:r>
        <w:t>increases risk, while normal vital signs decrease risk.</w:t>
      </w:r>
    </w:p>
    <w:p w14:paraId="4FF874B4" w14:textId="77777777" w:rsidR="007C5A61" w:rsidRDefault="00000000">
      <w:pPr>
        <w:pStyle w:val="BodyText"/>
        <w:spacing w:before="133" w:line="208" w:lineRule="auto"/>
        <w:ind w:left="94" w:right="952" w:firstLine="170"/>
        <w:jc w:val="both"/>
      </w:pPr>
      <w:r>
        <w:t>This</w:t>
      </w:r>
      <w:r>
        <w:rPr>
          <w:spacing w:val="-9"/>
        </w:rPr>
        <w:t xml:space="preserve"> </w:t>
      </w:r>
      <w:r>
        <w:t>architecture-agnostic</w:t>
      </w:r>
      <w:r>
        <w:rPr>
          <w:spacing w:val="-9"/>
        </w:rPr>
        <w:t xml:space="preserve"> </w:t>
      </w:r>
      <w:r>
        <w:t>consensus</w:t>
      </w:r>
      <w:r>
        <w:rPr>
          <w:spacing w:val="-9"/>
        </w:rPr>
        <w:t xml:space="preserve"> </w:t>
      </w:r>
      <w:r>
        <w:t>provides</w:t>
      </w:r>
      <w:r>
        <w:rPr>
          <w:spacing w:val="-9"/>
        </w:rPr>
        <w:t xml:space="preserve"> </w:t>
      </w:r>
      <w:r>
        <w:t>strong</w:t>
      </w:r>
      <w:r>
        <w:rPr>
          <w:spacing w:val="-9"/>
        </w:rPr>
        <w:t xml:space="preserve"> </w:t>
      </w:r>
      <w:r>
        <w:t>evidence</w:t>
      </w:r>
      <w:r>
        <w:rPr>
          <w:spacing w:val="-9"/>
        </w:rPr>
        <w:t xml:space="preserve"> </w:t>
      </w:r>
      <w:r>
        <w:t>that</w:t>
      </w:r>
      <w:r>
        <w:rPr>
          <w:spacing w:val="-9"/>
        </w:rPr>
        <w:t xml:space="preserve"> </w:t>
      </w:r>
      <w:r>
        <w:t>the</w:t>
      </w:r>
      <w:r>
        <w:rPr>
          <w:spacing w:val="-9"/>
        </w:rPr>
        <w:t xml:space="preserve"> </w:t>
      </w:r>
      <w:r>
        <w:t>five</w:t>
      </w:r>
      <w:r>
        <w:rPr>
          <w:spacing w:val="-9"/>
        </w:rPr>
        <w:t xml:space="preserve"> </w:t>
      </w:r>
      <w:r>
        <w:t>identified</w:t>
      </w:r>
      <w:r>
        <w:rPr>
          <w:spacing w:val="-9"/>
        </w:rPr>
        <w:t xml:space="preserve"> </w:t>
      </w:r>
      <w:r>
        <w:t>features</w:t>
      </w:r>
      <w:r>
        <w:rPr>
          <w:spacing w:val="-9"/>
        </w:rPr>
        <w:t xml:space="preserve"> </w:t>
      </w:r>
      <w:r>
        <w:t>represent true clinical signals rather than algorithm-specific artifacts [11, 30]. We propose that this validation framework become standard practice in clinical ML research, as single-model SHAP analysis may be insufficient for establishing robust feature importance.</w:t>
      </w:r>
    </w:p>
    <w:p w14:paraId="09A1F62F" w14:textId="77777777" w:rsidR="007C5A61" w:rsidRDefault="00000000">
      <w:pPr>
        <w:pStyle w:val="Heading2"/>
        <w:numPr>
          <w:ilvl w:val="1"/>
          <w:numId w:val="4"/>
        </w:numPr>
        <w:tabs>
          <w:tab w:val="left" w:pos="665"/>
        </w:tabs>
        <w:spacing w:before="203"/>
        <w:ind w:left="665" w:hanging="571"/>
      </w:pPr>
      <w:r>
        <w:t>Feature</w:t>
      </w:r>
      <w:r>
        <w:rPr>
          <w:spacing w:val="-11"/>
        </w:rPr>
        <w:t xml:space="preserve"> </w:t>
      </w:r>
      <w:r>
        <w:t>Ablation</w:t>
      </w:r>
      <w:r>
        <w:rPr>
          <w:spacing w:val="-11"/>
        </w:rPr>
        <w:t xml:space="preserve"> </w:t>
      </w:r>
      <w:r>
        <w:t>Reveals</w:t>
      </w:r>
      <w:r>
        <w:rPr>
          <w:spacing w:val="-11"/>
        </w:rPr>
        <w:t xml:space="preserve"> </w:t>
      </w:r>
      <w:r>
        <w:t>Three</w:t>
      </w:r>
      <w:r>
        <w:rPr>
          <w:spacing w:val="-11"/>
        </w:rPr>
        <w:t xml:space="preserve"> </w:t>
      </w:r>
      <w:r>
        <w:t>Distinct</w:t>
      </w:r>
      <w:r>
        <w:rPr>
          <w:spacing w:val="-11"/>
        </w:rPr>
        <w:t xml:space="preserve"> </w:t>
      </w:r>
      <w:r>
        <w:rPr>
          <w:spacing w:val="-2"/>
        </w:rPr>
        <w:t>Patterns</w:t>
      </w:r>
    </w:p>
    <w:p w14:paraId="256E25EB" w14:textId="77777777" w:rsidR="007C5A61" w:rsidRDefault="00000000">
      <w:pPr>
        <w:pStyle w:val="BodyText"/>
        <w:spacing w:before="171" w:line="208" w:lineRule="auto"/>
        <w:ind w:left="94" w:right="952" w:firstLine="170"/>
        <w:jc w:val="both"/>
      </w:pPr>
      <w:r>
        <w:t>The ablation study (Table 5) revealed that SHAP importance does not equate to causal necessity. Triage acuity showed genuine predictive value-removal consistently degraded performance. Emergency medical services arrival showed model-dependent effects, with tree-based models capturing redundant information from correlated features. Most strikingly, Charlson Comorbidity Index was paradoxically harmful for hospital length of stay prediction in LightGBM and Logistic Regression, with removal improving</w:t>
      </w:r>
      <w:r>
        <w:rPr>
          <w:spacing w:val="-7"/>
        </w:rPr>
        <w:t xml:space="preserve"> </w:t>
      </w:r>
      <w:r>
        <w:t>sensitivity</w:t>
      </w:r>
      <w:r>
        <w:rPr>
          <w:spacing w:val="-7"/>
        </w:rPr>
        <w:t xml:space="preserve"> </w:t>
      </w:r>
      <w:r>
        <w:t>by</w:t>
      </w:r>
      <w:r>
        <w:rPr>
          <w:spacing w:val="-7"/>
        </w:rPr>
        <w:t xml:space="preserve"> </w:t>
      </w:r>
      <w:r>
        <w:t>up</w:t>
      </w:r>
      <w:r>
        <w:rPr>
          <w:spacing w:val="-7"/>
        </w:rPr>
        <w:t xml:space="preserve"> </w:t>
      </w:r>
      <w:r>
        <w:t>to</w:t>
      </w:r>
      <w:r>
        <w:rPr>
          <w:spacing w:val="-7"/>
        </w:rPr>
        <w:t xml:space="preserve"> </w:t>
      </w:r>
      <w:r>
        <w:t>16.0</w:t>
      </w:r>
      <w:r>
        <w:rPr>
          <w:spacing w:val="-7"/>
        </w:rPr>
        <w:t xml:space="preserve"> </w:t>
      </w:r>
      <w:r>
        <w:t>percentage</w:t>
      </w:r>
      <w:r>
        <w:rPr>
          <w:spacing w:val="-7"/>
        </w:rPr>
        <w:t xml:space="preserve"> </w:t>
      </w:r>
      <w:r>
        <w:t>points.</w:t>
      </w:r>
      <w:r>
        <w:rPr>
          <w:spacing w:val="-7"/>
        </w:rPr>
        <w:t xml:space="preserve"> </w:t>
      </w:r>
      <w:r>
        <w:t>This</w:t>
      </w:r>
      <w:r>
        <w:rPr>
          <w:spacing w:val="-7"/>
        </w:rPr>
        <w:t xml:space="preserve"> </w:t>
      </w:r>
      <w:r>
        <w:t>counterintuitive</w:t>
      </w:r>
      <w:r>
        <w:rPr>
          <w:spacing w:val="-7"/>
        </w:rPr>
        <w:t xml:space="preserve"> </w:t>
      </w:r>
      <w:r>
        <w:t>finding</w:t>
      </w:r>
      <w:r>
        <w:rPr>
          <w:spacing w:val="-7"/>
        </w:rPr>
        <w:t xml:space="preserve"> </w:t>
      </w:r>
      <w:r>
        <w:t>suggests</w:t>
      </w:r>
      <w:r>
        <w:rPr>
          <w:spacing w:val="-7"/>
        </w:rPr>
        <w:t xml:space="preserve"> </w:t>
      </w:r>
      <w:r>
        <w:t>that</w:t>
      </w:r>
      <w:r>
        <w:rPr>
          <w:spacing w:val="-7"/>
        </w:rPr>
        <w:t xml:space="preserve"> </w:t>
      </w:r>
      <w:r>
        <w:t>in</w:t>
      </w:r>
      <w:r>
        <w:rPr>
          <w:spacing w:val="-7"/>
        </w:rPr>
        <w:t xml:space="preserve"> </w:t>
      </w:r>
      <w:r>
        <w:t>some model</w:t>
      </w:r>
      <w:r>
        <w:rPr>
          <w:spacing w:val="-9"/>
        </w:rPr>
        <w:t xml:space="preserve"> </w:t>
      </w:r>
      <w:r>
        <w:t>architectures,</w:t>
      </w:r>
      <w:r>
        <w:rPr>
          <w:spacing w:val="-8"/>
        </w:rPr>
        <w:t xml:space="preserve"> </w:t>
      </w:r>
      <w:r>
        <w:t>the</w:t>
      </w:r>
      <w:r>
        <w:rPr>
          <w:spacing w:val="-9"/>
        </w:rPr>
        <w:t xml:space="preserve"> </w:t>
      </w:r>
      <w:r>
        <w:t>Charlson</w:t>
      </w:r>
      <w:r>
        <w:rPr>
          <w:spacing w:val="-9"/>
        </w:rPr>
        <w:t xml:space="preserve"> </w:t>
      </w:r>
      <w:r>
        <w:t>index</w:t>
      </w:r>
      <w:r>
        <w:rPr>
          <w:spacing w:val="-9"/>
        </w:rPr>
        <w:t xml:space="preserve"> </w:t>
      </w:r>
      <w:r>
        <w:t>may</w:t>
      </w:r>
      <w:r>
        <w:rPr>
          <w:spacing w:val="-9"/>
        </w:rPr>
        <w:t xml:space="preserve"> </w:t>
      </w:r>
      <w:r>
        <w:t>introduce</w:t>
      </w:r>
      <w:r>
        <w:rPr>
          <w:spacing w:val="-9"/>
        </w:rPr>
        <w:t xml:space="preserve"> </w:t>
      </w:r>
      <w:r>
        <w:t>noise</w:t>
      </w:r>
      <w:r>
        <w:rPr>
          <w:spacing w:val="-9"/>
        </w:rPr>
        <w:t xml:space="preserve"> </w:t>
      </w:r>
      <w:r>
        <w:t>or</w:t>
      </w:r>
      <w:r>
        <w:rPr>
          <w:spacing w:val="-9"/>
        </w:rPr>
        <w:t xml:space="preserve"> </w:t>
      </w:r>
      <w:r>
        <w:t>capture</w:t>
      </w:r>
      <w:r>
        <w:rPr>
          <w:spacing w:val="-9"/>
        </w:rPr>
        <w:t xml:space="preserve"> </w:t>
      </w:r>
      <w:r>
        <w:t>measurement</w:t>
      </w:r>
      <w:r>
        <w:rPr>
          <w:spacing w:val="-9"/>
        </w:rPr>
        <w:t xml:space="preserve"> </w:t>
      </w:r>
      <w:r>
        <w:t>artifacts</w:t>
      </w:r>
      <w:r>
        <w:rPr>
          <w:spacing w:val="-9"/>
        </w:rPr>
        <w:t xml:space="preserve"> </w:t>
      </w:r>
      <w:r>
        <w:t>rather</w:t>
      </w:r>
      <w:r>
        <w:rPr>
          <w:spacing w:val="-9"/>
        </w:rPr>
        <w:t xml:space="preserve"> </w:t>
      </w:r>
      <w:r>
        <w:t>than true clinical risk. These results caution against using SHAP importance alone to guide feature selection for model refinement.</w:t>
      </w:r>
    </w:p>
    <w:p w14:paraId="0DB16EBB" w14:textId="77777777" w:rsidR="007C5A61" w:rsidRDefault="00000000">
      <w:pPr>
        <w:pStyle w:val="Heading2"/>
        <w:numPr>
          <w:ilvl w:val="1"/>
          <w:numId w:val="4"/>
        </w:numPr>
        <w:tabs>
          <w:tab w:val="left" w:pos="665"/>
        </w:tabs>
        <w:spacing w:before="198"/>
        <w:ind w:left="665" w:hanging="571"/>
      </w:pPr>
      <w:r>
        <w:t>Demographic</w:t>
      </w:r>
      <w:r>
        <w:rPr>
          <w:spacing w:val="-11"/>
        </w:rPr>
        <w:t xml:space="preserve"> </w:t>
      </w:r>
      <w:r>
        <w:t>Disparities</w:t>
      </w:r>
      <w:r>
        <w:rPr>
          <w:spacing w:val="-10"/>
        </w:rPr>
        <w:t xml:space="preserve"> </w:t>
      </w:r>
      <w:r>
        <w:t>Can</w:t>
      </w:r>
      <w:r>
        <w:rPr>
          <w:spacing w:val="-10"/>
        </w:rPr>
        <w:t xml:space="preserve"> </w:t>
      </w:r>
      <w:r>
        <w:t>Be</w:t>
      </w:r>
      <w:r>
        <w:rPr>
          <w:spacing w:val="-10"/>
        </w:rPr>
        <w:t xml:space="preserve"> </w:t>
      </w:r>
      <w:r>
        <w:t>Mitigated</w:t>
      </w:r>
      <w:r>
        <w:rPr>
          <w:spacing w:val="-10"/>
        </w:rPr>
        <w:t xml:space="preserve"> </w:t>
      </w:r>
      <w:r>
        <w:t>Without</w:t>
      </w:r>
      <w:r>
        <w:rPr>
          <w:spacing w:val="-10"/>
        </w:rPr>
        <w:t xml:space="preserve"> </w:t>
      </w:r>
      <w:r>
        <w:t>Feature</w:t>
      </w:r>
      <w:r>
        <w:rPr>
          <w:spacing w:val="-10"/>
        </w:rPr>
        <w:t xml:space="preserve"> </w:t>
      </w:r>
      <w:r>
        <w:rPr>
          <w:spacing w:val="-2"/>
        </w:rPr>
        <w:t>Removal</w:t>
      </w:r>
    </w:p>
    <w:p w14:paraId="6AF1C4E9" w14:textId="77777777" w:rsidR="007C5A61" w:rsidRDefault="00000000">
      <w:pPr>
        <w:pStyle w:val="BodyText"/>
        <w:spacing w:before="172" w:line="208" w:lineRule="auto"/>
        <w:ind w:left="94" w:right="952" w:firstLine="170"/>
        <w:jc w:val="both"/>
      </w:pPr>
      <w:r>
        <w:t>We observed significant baseline disparities (9.1 percentage point White-NonWhite gap). SHAP subgroup analysis attributed this primarily to differential feature distributions-Black patients had lower SHAP</w:t>
      </w:r>
      <w:r>
        <w:rPr>
          <w:spacing w:val="-1"/>
        </w:rPr>
        <w:t xml:space="preserve"> </w:t>
      </w:r>
      <w:r>
        <w:t>values</w:t>
      </w:r>
      <w:r>
        <w:rPr>
          <w:spacing w:val="-2"/>
        </w:rPr>
        <w:t xml:space="preserve"> </w:t>
      </w:r>
      <w:r>
        <w:t>for</w:t>
      </w:r>
      <w:r>
        <w:rPr>
          <w:spacing w:val="-1"/>
        </w:rPr>
        <w:t xml:space="preserve"> </w:t>
      </w:r>
      <w:r>
        <w:t>triage</w:t>
      </w:r>
      <w:r>
        <w:rPr>
          <w:spacing w:val="-1"/>
        </w:rPr>
        <w:t xml:space="preserve"> </w:t>
      </w:r>
      <w:r>
        <w:t>acuity</w:t>
      </w:r>
      <w:r>
        <w:rPr>
          <w:spacing w:val="-2"/>
        </w:rPr>
        <w:t xml:space="preserve"> </w:t>
      </w:r>
      <w:r>
        <w:t>and</w:t>
      </w:r>
      <w:r>
        <w:rPr>
          <w:spacing w:val="-1"/>
        </w:rPr>
        <w:t xml:space="preserve"> </w:t>
      </w:r>
      <w:r>
        <w:t>emergency</w:t>
      </w:r>
      <w:r>
        <w:rPr>
          <w:spacing w:val="-1"/>
        </w:rPr>
        <w:t xml:space="preserve"> </w:t>
      </w:r>
      <w:r>
        <w:t>medical</w:t>
      </w:r>
      <w:r>
        <w:rPr>
          <w:spacing w:val="-2"/>
        </w:rPr>
        <w:t xml:space="preserve"> </w:t>
      </w:r>
      <w:r>
        <w:t>services</w:t>
      </w:r>
      <w:r>
        <w:rPr>
          <w:spacing w:val="-1"/>
        </w:rPr>
        <w:t xml:space="preserve"> </w:t>
      </w:r>
      <w:r>
        <w:t>arrival-reflecting</w:t>
      </w:r>
      <w:r>
        <w:rPr>
          <w:spacing w:val="-2"/>
        </w:rPr>
        <w:t xml:space="preserve"> </w:t>
      </w:r>
      <w:r>
        <w:t>documented</w:t>
      </w:r>
      <w:r>
        <w:rPr>
          <w:spacing w:val="-1"/>
        </w:rPr>
        <w:t xml:space="preserve"> </w:t>
      </w:r>
      <w:r>
        <w:t>healthcare inequities in the underlying data rather than algorithmic bias [32].</w:t>
      </w:r>
    </w:p>
    <w:p w14:paraId="581C1BB3" w14:textId="77777777" w:rsidR="007C5A61" w:rsidRDefault="00000000">
      <w:pPr>
        <w:pStyle w:val="BodyText"/>
        <w:spacing w:before="134" w:line="208" w:lineRule="auto"/>
        <w:ind w:left="94" w:right="952" w:firstLine="170"/>
        <w:jc w:val="both"/>
      </w:pPr>
      <w:r>
        <w:t>Rather than removing demographic features (which discards clinical signal and hides disparities), we implemented</w:t>
      </w:r>
      <w:r>
        <w:rPr>
          <w:spacing w:val="-9"/>
        </w:rPr>
        <w:t xml:space="preserve"> </w:t>
      </w:r>
      <w:r>
        <w:t>demographic-specific</w:t>
      </w:r>
      <w:r>
        <w:rPr>
          <w:spacing w:val="-9"/>
        </w:rPr>
        <w:t xml:space="preserve"> </w:t>
      </w:r>
      <w:r>
        <w:t>threshold</w:t>
      </w:r>
      <w:r>
        <w:rPr>
          <w:spacing w:val="-9"/>
        </w:rPr>
        <w:t xml:space="preserve"> </w:t>
      </w:r>
      <w:r>
        <w:t>adjustment.</w:t>
      </w:r>
      <w:r>
        <w:rPr>
          <w:spacing w:val="-8"/>
        </w:rPr>
        <w:t xml:space="preserve"> </w:t>
      </w:r>
      <w:r>
        <w:t>As</w:t>
      </w:r>
      <w:r>
        <w:rPr>
          <w:spacing w:val="-9"/>
        </w:rPr>
        <w:t xml:space="preserve"> </w:t>
      </w:r>
      <w:r>
        <w:t>shown</w:t>
      </w:r>
      <w:r>
        <w:rPr>
          <w:spacing w:val="-9"/>
        </w:rPr>
        <w:t xml:space="preserve"> </w:t>
      </w:r>
      <w:r>
        <w:t>in</w:t>
      </w:r>
      <w:r>
        <w:rPr>
          <w:spacing w:val="-9"/>
        </w:rPr>
        <w:t xml:space="preserve"> </w:t>
      </w:r>
      <w:r>
        <w:t>Table</w:t>
      </w:r>
      <w:r>
        <w:rPr>
          <w:spacing w:val="-9"/>
        </w:rPr>
        <w:t xml:space="preserve"> </w:t>
      </w:r>
      <w:r>
        <w:t>6,</w:t>
      </w:r>
      <w:r>
        <w:rPr>
          <w:spacing w:val="-8"/>
        </w:rPr>
        <w:t xml:space="preserve"> </w:t>
      </w:r>
      <w:r>
        <w:t>this</w:t>
      </w:r>
      <w:r>
        <w:rPr>
          <w:spacing w:val="-9"/>
        </w:rPr>
        <w:t xml:space="preserve"> </w:t>
      </w:r>
      <w:r>
        <w:t>reduced</w:t>
      </w:r>
      <w:r>
        <w:rPr>
          <w:spacing w:val="-9"/>
        </w:rPr>
        <w:t xml:space="preserve"> </w:t>
      </w:r>
      <w:r>
        <w:t>the</w:t>
      </w:r>
      <w:r>
        <w:rPr>
          <w:spacing w:val="-9"/>
        </w:rPr>
        <w:t xml:space="preserve"> </w:t>
      </w:r>
      <w:r>
        <w:t>disparity to 0.5 percentage points while maintaining overall sensitivity at 51.9%. This approach preserves model architecture and offers a transparent, auditable alternative to feature removal [33, 12].</w:t>
      </w:r>
    </w:p>
    <w:p w14:paraId="495F8203" w14:textId="77777777" w:rsidR="007C5A61" w:rsidRDefault="00000000">
      <w:pPr>
        <w:pStyle w:val="Heading2"/>
        <w:numPr>
          <w:ilvl w:val="1"/>
          <w:numId w:val="4"/>
        </w:numPr>
        <w:tabs>
          <w:tab w:val="left" w:pos="665"/>
        </w:tabs>
        <w:spacing w:before="202"/>
        <w:ind w:left="665" w:hanging="571"/>
      </w:pPr>
      <w:r>
        <w:t>Comparison</w:t>
      </w:r>
      <w:r>
        <w:rPr>
          <w:spacing w:val="-10"/>
        </w:rPr>
        <w:t xml:space="preserve"> </w:t>
      </w:r>
      <w:r>
        <w:t>with</w:t>
      </w:r>
      <w:r>
        <w:rPr>
          <w:spacing w:val="-9"/>
        </w:rPr>
        <w:t xml:space="preserve"> </w:t>
      </w:r>
      <w:r>
        <w:t>Prior</w:t>
      </w:r>
      <w:r>
        <w:rPr>
          <w:spacing w:val="-9"/>
        </w:rPr>
        <w:t xml:space="preserve"> </w:t>
      </w:r>
      <w:r>
        <w:rPr>
          <w:spacing w:val="-4"/>
        </w:rPr>
        <w:t>Work</w:t>
      </w:r>
    </w:p>
    <w:p w14:paraId="700B7AB7" w14:textId="77777777" w:rsidR="007C5A61" w:rsidRDefault="00000000">
      <w:pPr>
        <w:pStyle w:val="BodyText"/>
        <w:spacing w:before="172" w:line="208" w:lineRule="auto"/>
        <w:ind w:left="94" w:right="952" w:firstLine="170"/>
        <w:jc w:val="both"/>
      </w:pPr>
      <w:r>
        <w:t>Our LightGBM model achieved comparable or superior performance to prior ED-LOS prediction models (82.0% sensitivity vs. 74.8% accuracy in Ricciardi et al. [8] for ¿3h prediction, though direct comparison is limited by different thresholds). For admission prediction, our XGBoost model (AUROC 0.809)</w:t>
      </w:r>
      <w:r>
        <w:rPr>
          <w:spacing w:val="33"/>
        </w:rPr>
        <w:t xml:space="preserve"> </w:t>
      </w:r>
      <w:r>
        <w:t>performs</w:t>
      </w:r>
      <w:r>
        <w:rPr>
          <w:spacing w:val="33"/>
        </w:rPr>
        <w:t xml:space="preserve"> </w:t>
      </w:r>
      <w:r>
        <w:t>similarly</w:t>
      </w:r>
      <w:r>
        <w:rPr>
          <w:spacing w:val="33"/>
        </w:rPr>
        <w:t xml:space="preserve"> </w:t>
      </w:r>
      <w:r>
        <w:t>to</w:t>
      </w:r>
      <w:r>
        <w:rPr>
          <w:spacing w:val="33"/>
        </w:rPr>
        <w:t xml:space="preserve"> </w:t>
      </w:r>
      <w:r>
        <w:t>the</w:t>
      </w:r>
      <w:r>
        <w:rPr>
          <w:spacing w:val="33"/>
        </w:rPr>
        <w:t xml:space="preserve"> </w:t>
      </w:r>
      <w:r>
        <w:t>0.81-0.82</w:t>
      </w:r>
      <w:r>
        <w:rPr>
          <w:spacing w:val="33"/>
        </w:rPr>
        <w:t xml:space="preserve"> </w:t>
      </w:r>
      <w:r>
        <w:t>range</w:t>
      </w:r>
      <w:r>
        <w:rPr>
          <w:spacing w:val="33"/>
        </w:rPr>
        <w:t xml:space="preserve"> </w:t>
      </w:r>
      <w:r>
        <w:t>reported</w:t>
      </w:r>
      <w:r>
        <w:rPr>
          <w:spacing w:val="33"/>
        </w:rPr>
        <w:t xml:space="preserve"> </w:t>
      </w:r>
      <w:r>
        <w:t>in</w:t>
      </w:r>
      <w:r>
        <w:rPr>
          <w:spacing w:val="33"/>
        </w:rPr>
        <w:t xml:space="preserve"> </w:t>
      </w:r>
      <w:r>
        <w:t>recent</w:t>
      </w:r>
      <w:r>
        <w:rPr>
          <w:spacing w:val="33"/>
        </w:rPr>
        <w:t xml:space="preserve"> </w:t>
      </w:r>
      <w:r>
        <w:t>systematic</w:t>
      </w:r>
      <w:r>
        <w:rPr>
          <w:spacing w:val="33"/>
        </w:rPr>
        <w:t xml:space="preserve"> </w:t>
      </w:r>
      <w:r>
        <w:t>reviews</w:t>
      </w:r>
      <w:r>
        <w:rPr>
          <w:spacing w:val="33"/>
        </w:rPr>
        <w:t xml:space="preserve"> </w:t>
      </w:r>
      <w:r>
        <w:t>[7].</w:t>
      </w:r>
      <w:r>
        <w:rPr>
          <w:spacing w:val="40"/>
        </w:rPr>
        <w:t xml:space="preserve"> </w:t>
      </w:r>
      <w:r>
        <w:t>Notably, our models achieved these results using only triage-available variables, whereas several prior studies incorporated laboratory results unavailable at triage [10].</w:t>
      </w:r>
    </w:p>
    <w:p w14:paraId="036F9F38" w14:textId="77777777" w:rsidR="007C5A61" w:rsidRDefault="00000000">
      <w:pPr>
        <w:pStyle w:val="Heading2"/>
        <w:numPr>
          <w:ilvl w:val="1"/>
          <w:numId w:val="4"/>
        </w:numPr>
        <w:tabs>
          <w:tab w:val="left" w:pos="665"/>
        </w:tabs>
        <w:spacing w:before="200"/>
        <w:ind w:left="665" w:hanging="571"/>
      </w:pPr>
      <w:r>
        <w:t>Practical</w:t>
      </w:r>
      <w:r>
        <w:rPr>
          <w:spacing w:val="-12"/>
        </w:rPr>
        <w:t xml:space="preserve"> </w:t>
      </w:r>
      <w:r>
        <w:t>Implications</w:t>
      </w:r>
      <w:r>
        <w:rPr>
          <w:spacing w:val="-11"/>
        </w:rPr>
        <w:t xml:space="preserve"> </w:t>
      </w:r>
      <w:r>
        <w:t>for</w:t>
      </w:r>
      <w:r>
        <w:rPr>
          <w:spacing w:val="-11"/>
        </w:rPr>
        <w:t xml:space="preserve"> </w:t>
      </w:r>
      <w:r>
        <w:t>Clinical</w:t>
      </w:r>
      <w:r>
        <w:rPr>
          <w:spacing w:val="-11"/>
        </w:rPr>
        <w:t xml:space="preserve"> </w:t>
      </w:r>
      <w:r>
        <w:rPr>
          <w:spacing w:val="-2"/>
        </w:rPr>
        <w:t>Deployment</w:t>
      </w:r>
    </w:p>
    <w:p w14:paraId="6C3BC7A3" w14:textId="77777777" w:rsidR="007C5A61" w:rsidRDefault="00000000">
      <w:pPr>
        <w:pStyle w:val="BodyText"/>
        <w:spacing w:before="172" w:line="208" w:lineRule="auto"/>
        <w:ind w:left="94" w:right="952" w:firstLine="170"/>
        <w:jc w:val="both"/>
      </w:pPr>
      <w:r>
        <w:t xml:space="preserve">Our findings have several practical implications for institutions considering ML-based triage decision support. </w:t>
      </w:r>
      <w:r>
        <w:rPr>
          <w:b/>
        </w:rPr>
        <w:t>First</w:t>
      </w:r>
      <w:r>
        <w:t>, the exclusive use of admission-available variables means deployment requires no additional data collection beyond standard triage documentation. The top five predictors-ESI level, emergency</w:t>
      </w:r>
      <w:r>
        <w:rPr>
          <w:spacing w:val="-9"/>
        </w:rPr>
        <w:t xml:space="preserve"> </w:t>
      </w:r>
      <w:r>
        <w:t>medical</w:t>
      </w:r>
      <w:r>
        <w:rPr>
          <w:spacing w:val="-9"/>
        </w:rPr>
        <w:t xml:space="preserve"> </w:t>
      </w:r>
      <w:r>
        <w:t>services</w:t>
      </w:r>
      <w:r>
        <w:rPr>
          <w:spacing w:val="-9"/>
        </w:rPr>
        <w:t xml:space="preserve"> </w:t>
      </w:r>
      <w:r>
        <w:t>arrival,</w:t>
      </w:r>
      <w:r>
        <w:rPr>
          <w:spacing w:val="-9"/>
        </w:rPr>
        <w:t xml:space="preserve"> </w:t>
      </w:r>
      <w:r>
        <w:t>disease</w:t>
      </w:r>
      <w:r>
        <w:rPr>
          <w:spacing w:val="-9"/>
        </w:rPr>
        <w:t xml:space="preserve"> </w:t>
      </w:r>
      <w:r>
        <w:t>count,</w:t>
      </w:r>
      <w:r>
        <w:rPr>
          <w:spacing w:val="-9"/>
        </w:rPr>
        <w:t xml:space="preserve"> </w:t>
      </w:r>
      <w:r>
        <w:t>age,</w:t>
      </w:r>
      <w:r>
        <w:rPr>
          <w:spacing w:val="-9"/>
        </w:rPr>
        <w:t xml:space="preserve"> </w:t>
      </w:r>
      <w:r>
        <w:t>and</w:t>
      </w:r>
      <w:r>
        <w:rPr>
          <w:spacing w:val="-9"/>
        </w:rPr>
        <w:t xml:space="preserve"> </w:t>
      </w:r>
      <w:r>
        <w:t>Charlson</w:t>
      </w:r>
      <w:r>
        <w:rPr>
          <w:spacing w:val="-9"/>
        </w:rPr>
        <w:t xml:space="preserve"> </w:t>
      </w:r>
      <w:r>
        <w:t>index-are</w:t>
      </w:r>
      <w:r>
        <w:rPr>
          <w:spacing w:val="-9"/>
        </w:rPr>
        <w:t xml:space="preserve"> </w:t>
      </w:r>
      <w:r>
        <w:t>typically</w:t>
      </w:r>
      <w:r>
        <w:rPr>
          <w:spacing w:val="-9"/>
        </w:rPr>
        <w:t xml:space="preserve"> </w:t>
      </w:r>
      <w:r>
        <w:t>available</w:t>
      </w:r>
      <w:r>
        <w:rPr>
          <w:spacing w:val="-9"/>
        </w:rPr>
        <w:t xml:space="preserve"> </w:t>
      </w:r>
      <w:r>
        <w:t>within 10-15 minutes of patient arrival.</w:t>
      </w:r>
    </w:p>
    <w:p w14:paraId="4C669D11" w14:textId="77777777" w:rsidR="007C5A61" w:rsidRDefault="00000000">
      <w:pPr>
        <w:pStyle w:val="BodyText"/>
        <w:spacing w:before="133" w:line="208" w:lineRule="auto"/>
        <w:ind w:left="94" w:right="952" w:firstLine="170"/>
        <w:jc w:val="both"/>
      </w:pPr>
      <w:r>
        <w:rPr>
          <w:b/>
        </w:rPr>
        <w:t>Second</w:t>
      </w:r>
      <w:r>
        <w:t>,</w:t>
      </w:r>
      <w:r>
        <w:rPr>
          <w:spacing w:val="-15"/>
        </w:rPr>
        <w:t xml:space="preserve"> </w:t>
      </w:r>
      <w:r>
        <w:t>tree-based</w:t>
      </w:r>
      <w:r>
        <w:rPr>
          <w:spacing w:val="-15"/>
        </w:rPr>
        <w:t xml:space="preserve"> </w:t>
      </w:r>
      <w:r>
        <w:t>gradient</w:t>
      </w:r>
      <w:r>
        <w:rPr>
          <w:spacing w:val="-15"/>
        </w:rPr>
        <w:t xml:space="preserve"> </w:t>
      </w:r>
      <w:r>
        <w:t>boosting</w:t>
      </w:r>
      <w:r>
        <w:rPr>
          <w:spacing w:val="-15"/>
        </w:rPr>
        <w:t xml:space="preserve"> </w:t>
      </w:r>
      <w:r>
        <w:t>models</w:t>
      </w:r>
      <w:r>
        <w:rPr>
          <w:spacing w:val="-15"/>
        </w:rPr>
        <w:t xml:space="preserve"> </w:t>
      </w:r>
      <w:r>
        <w:t>(LightGBM,</w:t>
      </w:r>
      <w:r>
        <w:rPr>
          <w:spacing w:val="-15"/>
        </w:rPr>
        <w:t xml:space="preserve"> </w:t>
      </w:r>
      <w:r>
        <w:t>XGBoost)</w:t>
      </w:r>
      <w:r>
        <w:rPr>
          <w:spacing w:val="-15"/>
        </w:rPr>
        <w:t xml:space="preserve"> </w:t>
      </w:r>
      <w:r>
        <w:t>offer</w:t>
      </w:r>
      <w:r>
        <w:rPr>
          <w:spacing w:val="-15"/>
        </w:rPr>
        <w:t xml:space="preserve"> </w:t>
      </w:r>
      <w:r>
        <w:t>the</w:t>
      </w:r>
      <w:r>
        <w:rPr>
          <w:spacing w:val="-15"/>
        </w:rPr>
        <w:t xml:space="preserve"> </w:t>
      </w:r>
      <w:r>
        <w:t>best</w:t>
      </w:r>
      <w:r>
        <w:rPr>
          <w:spacing w:val="-15"/>
        </w:rPr>
        <w:t xml:space="preserve"> </w:t>
      </w:r>
      <w:r>
        <w:t>balance</w:t>
      </w:r>
      <w:r>
        <w:rPr>
          <w:spacing w:val="-15"/>
        </w:rPr>
        <w:t xml:space="preserve"> </w:t>
      </w:r>
      <w:r>
        <w:t>of</w:t>
      </w:r>
      <w:r>
        <w:rPr>
          <w:spacing w:val="-15"/>
        </w:rPr>
        <w:t xml:space="preserve"> </w:t>
      </w:r>
      <w:r>
        <w:t>predictive performance and computational efficiency. Inference times of ¡50ms per patient on standard hardware enable real-time deployment without specialized graphics processing unit infrastructure.</w:t>
      </w:r>
    </w:p>
    <w:p w14:paraId="17A481E6" w14:textId="77777777" w:rsidR="007C5A61" w:rsidRDefault="00000000">
      <w:pPr>
        <w:pStyle w:val="BodyText"/>
        <w:spacing w:before="136" w:line="208" w:lineRule="auto"/>
        <w:ind w:left="94" w:right="952" w:firstLine="170"/>
        <w:jc w:val="both"/>
      </w:pPr>
      <w:r>
        <w:rPr>
          <w:b/>
        </w:rPr>
        <w:t>Third</w:t>
      </w:r>
      <w:r>
        <w:t>, the severity-stratified performance gradient (98.2% sensitivity for ESI Level 1, 99.7% for ESI Level</w:t>
      </w:r>
      <w:r>
        <w:rPr>
          <w:spacing w:val="9"/>
        </w:rPr>
        <w:t xml:space="preserve"> </w:t>
      </w:r>
      <w:r>
        <w:t>2)</w:t>
      </w:r>
      <w:r>
        <w:rPr>
          <w:spacing w:val="9"/>
        </w:rPr>
        <w:t xml:space="preserve"> </w:t>
      </w:r>
      <w:r>
        <w:t>suggests</w:t>
      </w:r>
      <w:r>
        <w:rPr>
          <w:spacing w:val="9"/>
        </w:rPr>
        <w:t xml:space="preserve"> </w:t>
      </w:r>
      <w:r>
        <w:t>the</w:t>
      </w:r>
      <w:r>
        <w:rPr>
          <w:spacing w:val="9"/>
        </w:rPr>
        <w:t xml:space="preserve"> </w:t>
      </w:r>
      <w:r>
        <w:t>model</w:t>
      </w:r>
      <w:r>
        <w:rPr>
          <w:spacing w:val="9"/>
        </w:rPr>
        <w:t xml:space="preserve"> </w:t>
      </w:r>
      <w:r>
        <w:t>is</w:t>
      </w:r>
      <w:r>
        <w:rPr>
          <w:spacing w:val="9"/>
        </w:rPr>
        <w:t xml:space="preserve"> </w:t>
      </w:r>
      <w:r>
        <w:t>safest</w:t>
      </w:r>
      <w:r>
        <w:rPr>
          <w:spacing w:val="9"/>
        </w:rPr>
        <w:t xml:space="preserve"> </w:t>
      </w:r>
      <w:r>
        <w:t>for</w:t>
      </w:r>
      <w:r>
        <w:rPr>
          <w:spacing w:val="9"/>
        </w:rPr>
        <w:t xml:space="preserve"> </w:t>
      </w:r>
      <w:r>
        <w:t>high-acuity</w:t>
      </w:r>
      <w:r>
        <w:rPr>
          <w:spacing w:val="9"/>
        </w:rPr>
        <w:t xml:space="preserve"> </w:t>
      </w:r>
      <w:r>
        <w:t>patients</w:t>
      </w:r>
      <w:r>
        <w:rPr>
          <w:spacing w:val="9"/>
        </w:rPr>
        <w:t xml:space="preserve"> </w:t>
      </w:r>
      <w:r>
        <w:t>where</w:t>
      </w:r>
      <w:r>
        <w:rPr>
          <w:spacing w:val="9"/>
        </w:rPr>
        <w:t xml:space="preserve"> </w:t>
      </w:r>
      <w:r>
        <w:t>under-prediction</w:t>
      </w:r>
      <w:r>
        <w:rPr>
          <w:spacing w:val="10"/>
        </w:rPr>
        <w:t xml:space="preserve"> </w:t>
      </w:r>
      <w:r>
        <w:t>consequences</w:t>
      </w:r>
      <w:r>
        <w:rPr>
          <w:spacing w:val="9"/>
        </w:rPr>
        <w:t xml:space="preserve"> </w:t>
      </w:r>
      <w:r>
        <w:rPr>
          <w:spacing w:val="-5"/>
        </w:rPr>
        <w:t>are</w:t>
      </w:r>
    </w:p>
    <w:p w14:paraId="1D181D8A" w14:textId="77777777" w:rsidR="007C5A61" w:rsidRDefault="007C5A61">
      <w:pPr>
        <w:pStyle w:val="BodyText"/>
        <w:spacing w:line="208" w:lineRule="auto"/>
        <w:jc w:val="both"/>
        <w:sectPr w:rsidR="007C5A61">
          <w:type w:val="continuous"/>
          <w:pgSz w:w="11910" w:h="16840"/>
          <w:pgMar w:top="400" w:right="0" w:bottom="1240" w:left="283" w:header="763" w:footer="1033" w:gutter="0"/>
          <w:cols w:num="2" w:space="720" w:equalWidth="0">
            <w:col w:w="467" w:space="65"/>
            <w:col w:w="11095"/>
          </w:cols>
        </w:sectPr>
      </w:pPr>
    </w:p>
    <w:p w14:paraId="4131E776" w14:textId="77777777" w:rsidR="007C5A61" w:rsidRDefault="007C5A61">
      <w:pPr>
        <w:pStyle w:val="BodyText"/>
        <w:spacing w:before="7"/>
        <w:rPr>
          <w:sz w:val="18"/>
        </w:rPr>
      </w:pPr>
    </w:p>
    <w:p w14:paraId="328979C7" w14:textId="77777777" w:rsidR="007C5A61" w:rsidRDefault="007C5A61">
      <w:pPr>
        <w:pStyle w:val="BodyText"/>
        <w:rPr>
          <w:sz w:val="18"/>
        </w:rPr>
        <w:sectPr w:rsidR="007C5A61">
          <w:pgSz w:w="11910" w:h="16840"/>
          <w:pgMar w:top="1160" w:right="0" w:bottom="1220" w:left="283" w:header="763" w:footer="1033" w:gutter="0"/>
          <w:cols w:space="720"/>
        </w:sectPr>
      </w:pPr>
    </w:p>
    <w:p w14:paraId="5F118DF3" w14:textId="77777777" w:rsidR="007C5A61" w:rsidRDefault="00000000">
      <w:pPr>
        <w:spacing w:before="133"/>
        <w:ind w:left="139"/>
        <w:rPr>
          <w:rFonts w:ascii="Arial MT"/>
          <w:sz w:val="20"/>
        </w:rPr>
      </w:pPr>
      <w:r>
        <w:rPr>
          <w:rFonts w:ascii="Arial MT"/>
          <w:spacing w:val="-5"/>
          <w:sz w:val="20"/>
        </w:rPr>
        <w:t>287</w:t>
      </w:r>
    </w:p>
    <w:p w14:paraId="3F7F8822" w14:textId="77777777" w:rsidR="007C5A61" w:rsidRDefault="00000000">
      <w:pPr>
        <w:spacing w:before="9"/>
        <w:ind w:left="139"/>
        <w:rPr>
          <w:rFonts w:ascii="Arial MT"/>
          <w:sz w:val="20"/>
        </w:rPr>
      </w:pPr>
      <w:r>
        <w:rPr>
          <w:rFonts w:ascii="Arial MT"/>
          <w:spacing w:val="-5"/>
          <w:sz w:val="20"/>
        </w:rPr>
        <w:t>288</w:t>
      </w:r>
    </w:p>
    <w:p w14:paraId="1A964690" w14:textId="77777777" w:rsidR="007C5A61" w:rsidRDefault="00000000">
      <w:pPr>
        <w:spacing w:before="176"/>
        <w:ind w:left="139"/>
        <w:rPr>
          <w:rFonts w:ascii="Arial MT"/>
          <w:sz w:val="20"/>
        </w:rPr>
      </w:pPr>
      <w:r>
        <w:rPr>
          <w:rFonts w:ascii="Arial MT"/>
          <w:spacing w:val="-5"/>
          <w:sz w:val="20"/>
        </w:rPr>
        <w:t>289</w:t>
      </w:r>
    </w:p>
    <w:p w14:paraId="121DBD5C" w14:textId="77777777" w:rsidR="007C5A61" w:rsidRDefault="00000000">
      <w:pPr>
        <w:spacing w:before="9"/>
        <w:ind w:left="139"/>
        <w:rPr>
          <w:rFonts w:ascii="Arial MT"/>
          <w:sz w:val="20"/>
        </w:rPr>
      </w:pPr>
      <w:r>
        <w:rPr>
          <w:rFonts w:ascii="Arial MT"/>
          <w:spacing w:val="-5"/>
          <w:sz w:val="20"/>
        </w:rPr>
        <w:t>290</w:t>
      </w:r>
    </w:p>
    <w:p w14:paraId="19F62AFF" w14:textId="77777777" w:rsidR="007C5A61" w:rsidRDefault="00000000">
      <w:pPr>
        <w:spacing w:before="9"/>
        <w:ind w:left="139"/>
        <w:rPr>
          <w:rFonts w:ascii="Arial MT"/>
          <w:sz w:val="20"/>
        </w:rPr>
      </w:pPr>
      <w:r>
        <w:rPr>
          <w:rFonts w:ascii="Arial MT"/>
          <w:spacing w:val="-5"/>
          <w:sz w:val="20"/>
        </w:rPr>
        <w:t>291</w:t>
      </w:r>
    </w:p>
    <w:p w14:paraId="13DC316F" w14:textId="77777777" w:rsidR="007C5A61" w:rsidRDefault="00000000">
      <w:pPr>
        <w:spacing w:before="10"/>
        <w:ind w:left="139"/>
        <w:rPr>
          <w:rFonts w:ascii="Arial MT"/>
          <w:sz w:val="20"/>
        </w:rPr>
      </w:pPr>
      <w:r>
        <w:rPr>
          <w:rFonts w:ascii="Arial MT"/>
          <w:spacing w:val="-5"/>
          <w:sz w:val="20"/>
        </w:rPr>
        <w:t>292</w:t>
      </w:r>
    </w:p>
    <w:p w14:paraId="01613D07" w14:textId="77777777" w:rsidR="007C5A61" w:rsidRDefault="007C5A61">
      <w:pPr>
        <w:pStyle w:val="BodyText"/>
        <w:spacing w:before="72"/>
        <w:rPr>
          <w:rFonts w:ascii="Arial MT"/>
          <w:sz w:val="20"/>
        </w:rPr>
      </w:pPr>
    </w:p>
    <w:p w14:paraId="0A6EF6E2" w14:textId="77777777" w:rsidR="007C5A61" w:rsidRDefault="00000000">
      <w:pPr>
        <w:spacing w:before="1"/>
        <w:ind w:left="139"/>
        <w:rPr>
          <w:rFonts w:ascii="Arial MT"/>
          <w:sz w:val="20"/>
        </w:rPr>
      </w:pPr>
      <w:r>
        <w:rPr>
          <w:rFonts w:ascii="Arial MT"/>
          <w:spacing w:val="-5"/>
          <w:sz w:val="20"/>
        </w:rPr>
        <w:t>293</w:t>
      </w:r>
    </w:p>
    <w:p w14:paraId="5E01FE90" w14:textId="77777777" w:rsidR="007C5A61" w:rsidRDefault="00000000">
      <w:pPr>
        <w:spacing w:before="215"/>
        <w:ind w:left="139"/>
        <w:rPr>
          <w:rFonts w:ascii="Arial MT"/>
          <w:sz w:val="20"/>
        </w:rPr>
      </w:pPr>
      <w:r>
        <w:rPr>
          <w:rFonts w:ascii="Arial MT"/>
          <w:spacing w:val="-5"/>
          <w:sz w:val="20"/>
        </w:rPr>
        <w:t>294</w:t>
      </w:r>
    </w:p>
    <w:p w14:paraId="0D8FC414" w14:textId="77777777" w:rsidR="007C5A61" w:rsidRDefault="00000000">
      <w:pPr>
        <w:spacing w:before="10"/>
        <w:ind w:left="139"/>
        <w:rPr>
          <w:rFonts w:ascii="Arial MT"/>
          <w:sz w:val="20"/>
        </w:rPr>
      </w:pPr>
      <w:r>
        <w:rPr>
          <w:rFonts w:ascii="Arial MT"/>
          <w:spacing w:val="-5"/>
          <w:sz w:val="20"/>
        </w:rPr>
        <w:t>295</w:t>
      </w:r>
    </w:p>
    <w:p w14:paraId="5F61E252" w14:textId="77777777" w:rsidR="007C5A61" w:rsidRDefault="00000000">
      <w:pPr>
        <w:spacing w:before="9"/>
        <w:ind w:left="139"/>
        <w:rPr>
          <w:rFonts w:ascii="Arial MT"/>
          <w:sz w:val="20"/>
        </w:rPr>
      </w:pPr>
      <w:r>
        <w:rPr>
          <w:rFonts w:ascii="Arial MT"/>
          <w:spacing w:val="-5"/>
          <w:sz w:val="20"/>
        </w:rPr>
        <w:t>296</w:t>
      </w:r>
    </w:p>
    <w:p w14:paraId="49344053" w14:textId="77777777" w:rsidR="007C5A61" w:rsidRDefault="00000000">
      <w:pPr>
        <w:spacing w:before="9"/>
        <w:ind w:left="139"/>
        <w:rPr>
          <w:rFonts w:ascii="Arial MT"/>
          <w:sz w:val="20"/>
        </w:rPr>
      </w:pPr>
      <w:r>
        <w:rPr>
          <w:rFonts w:ascii="Arial MT"/>
          <w:spacing w:val="-5"/>
          <w:sz w:val="20"/>
        </w:rPr>
        <w:t>297</w:t>
      </w:r>
    </w:p>
    <w:p w14:paraId="74949680" w14:textId="77777777" w:rsidR="007C5A61" w:rsidRDefault="00000000">
      <w:pPr>
        <w:spacing w:before="176"/>
        <w:ind w:left="139"/>
        <w:rPr>
          <w:rFonts w:ascii="Arial MT"/>
          <w:sz w:val="20"/>
        </w:rPr>
      </w:pPr>
      <w:r>
        <w:rPr>
          <w:rFonts w:ascii="Arial MT"/>
          <w:spacing w:val="-5"/>
          <w:sz w:val="20"/>
        </w:rPr>
        <w:t>298</w:t>
      </w:r>
    </w:p>
    <w:p w14:paraId="035EB15A" w14:textId="77777777" w:rsidR="007C5A61" w:rsidRDefault="00000000">
      <w:pPr>
        <w:spacing w:before="9"/>
        <w:ind w:left="139"/>
        <w:rPr>
          <w:rFonts w:ascii="Arial MT"/>
          <w:sz w:val="20"/>
        </w:rPr>
      </w:pPr>
      <w:r>
        <w:rPr>
          <w:rFonts w:ascii="Arial MT"/>
          <w:spacing w:val="-5"/>
          <w:sz w:val="20"/>
        </w:rPr>
        <w:t>299</w:t>
      </w:r>
    </w:p>
    <w:p w14:paraId="62C67F1E" w14:textId="77777777" w:rsidR="007C5A61" w:rsidRDefault="00000000">
      <w:pPr>
        <w:spacing w:before="9"/>
        <w:ind w:left="139"/>
        <w:rPr>
          <w:rFonts w:ascii="Arial MT"/>
          <w:sz w:val="20"/>
        </w:rPr>
      </w:pPr>
      <w:r>
        <w:rPr>
          <w:rFonts w:ascii="Arial MT"/>
          <w:spacing w:val="-5"/>
          <w:sz w:val="20"/>
        </w:rPr>
        <w:t>300</w:t>
      </w:r>
    </w:p>
    <w:p w14:paraId="74078F4A" w14:textId="77777777" w:rsidR="007C5A61" w:rsidRDefault="00000000">
      <w:pPr>
        <w:spacing w:before="176"/>
        <w:ind w:left="139"/>
        <w:rPr>
          <w:rFonts w:ascii="Arial MT"/>
          <w:sz w:val="20"/>
        </w:rPr>
      </w:pPr>
      <w:r>
        <w:rPr>
          <w:rFonts w:ascii="Arial MT"/>
          <w:spacing w:val="-5"/>
          <w:sz w:val="20"/>
        </w:rPr>
        <w:t>301</w:t>
      </w:r>
    </w:p>
    <w:p w14:paraId="61111194" w14:textId="77777777" w:rsidR="007C5A61" w:rsidRDefault="00000000">
      <w:pPr>
        <w:spacing w:before="9"/>
        <w:ind w:left="139"/>
        <w:rPr>
          <w:rFonts w:ascii="Arial MT"/>
          <w:sz w:val="20"/>
        </w:rPr>
      </w:pPr>
      <w:r>
        <w:rPr>
          <w:rFonts w:ascii="Arial MT"/>
          <w:spacing w:val="-5"/>
          <w:sz w:val="20"/>
        </w:rPr>
        <w:t>302</w:t>
      </w:r>
    </w:p>
    <w:p w14:paraId="66DC32CE" w14:textId="77777777" w:rsidR="007C5A61" w:rsidRDefault="00000000">
      <w:pPr>
        <w:spacing w:before="9"/>
        <w:ind w:left="139"/>
        <w:rPr>
          <w:rFonts w:ascii="Arial MT"/>
          <w:sz w:val="20"/>
        </w:rPr>
      </w:pPr>
      <w:r>
        <w:rPr>
          <w:rFonts w:ascii="Arial MT"/>
          <w:spacing w:val="-5"/>
          <w:sz w:val="20"/>
        </w:rPr>
        <w:t>303</w:t>
      </w:r>
    </w:p>
    <w:p w14:paraId="2895F316" w14:textId="77777777" w:rsidR="007C5A61" w:rsidRDefault="00000000">
      <w:pPr>
        <w:spacing w:before="176"/>
        <w:ind w:left="139"/>
        <w:rPr>
          <w:rFonts w:ascii="Arial MT"/>
          <w:sz w:val="20"/>
        </w:rPr>
      </w:pPr>
      <w:r>
        <w:rPr>
          <w:rFonts w:ascii="Arial MT"/>
          <w:spacing w:val="-5"/>
          <w:sz w:val="20"/>
        </w:rPr>
        <w:t>304</w:t>
      </w:r>
    </w:p>
    <w:p w14:paraId="1B9B5C33" w14:textId="77777777" w:rsidR="007C5A61" w:rsidRDefault="00000000">
      <w:pPr>
        <w:spacing w:before="9"/>
        <w:ind w:left="139"/>
        <w:rPr>
          <w:rFonts w:ascii="Arial MT"/>
          <w:sz w:val="20"/>
        </w:rPr>
      </w:pPr>
      <w:r>
        <w:rPr>
          <w:rFonts w:ascii="Arial MT"/>
          <w:spacing w:val="-5"/>
          <w:sz w:val="20"/>
        </w:rPr>
        <w:t>305</w:t>
      </w:r>
    </w:p>
    <w:p w14:paraId="322CD5C3" w14:textId="77777777" w:rsidR="007C5A61" w:rsidRDefault="00000000">
      <w:pPr>
        <w:spacing w:before="10"/>
        <w:ind w:left="139"/>
        <w:rPr>
          <w:rFonts w:ascii="Arial MT"/>
          <w:sz w:val="20"/>
        </w:rPr>
      </w:pPr>
      <w:r>
        <w:rPr>
          <w:rFonts w:ascii="Arial MT"/>
          <w:spacing w:val="-5"/>
          <w:sz w:val="20"/>
        </w:rPr>
        <w:t>306</w:t>
      </w:r>
    </w:p>
    <w:p w14:paraId="7D116D62" w14:textId="77777777" w:rsidR="007C5A61" w:rsidRDefault="00000000">
      <w:pPr>
        <w:spacing w:before="176"/>
        <w:ind w:left="139"/>
        <w:rPr>
          <w:rFonts w:ascii="Arial MT"/>
          <w:sz w:val="20"/>
        </w:rPr>
      </w:pPr>
      <w:r>
        <w:rPr>
          <w:rFonts w:ascii="Arial MT"/>
          <w:spacing w:val="-5"/>
          <w:sz w:val="20"/>
        </w:rPr>
        <w:t>307</w:t>
      </w:r>
    </w:p>
    <w:p w14:paraId="209E36C0" w14:textId="77777777" w:rsidR="007C5A61" w:rsidRDefault="00000000">
      <w:pPr>
        <w:spacing w:before="9"/>
        <w:ind w:left="139"/>
        <w:rPr>
          <w:rFonts w:ascii="Arial MT"/>
          <w:sz w:val="20"/>
        </w:rPr>
      </w:pPr>
      <w:r>
        <w:rPr>
          <w:rFonts w:ascii="Arial MT"/>
          <w:spacing w:val="-5"/>
          <w:sz w:val="20"/>
        </w:rPr>
        <w:t>308</w:t>
      </w:r>
    </w:p>
    <w:p w14:paraId="70A717D3" w14:textId="77777777" w:rsidR="007C5A61" w:rsidRDefault="00000000">
      <w:pPr>
        <w:spacing w:before="9"/>
        <w:ind w:left="139"/>
        <w:rPr>
          <w:rFonts w:ascii="Arial MT"/>
          <w:sz w:val="20"/>
        </w:rPr>
      </w:pPr>
      <w:r>
        <w:rPr>
          <w:rFonts w:ascii="Arial MT"/>
          <w:spacing w:val="-5"/>
          <w:sz w:val="20"/>
        </w:rPr>
        <w:t>309</w:t>
      </w:r>
    </w:p>
    <w:p w14:paraId="5549DCB5" w14:textId="77777777" w:rsidR="007C5A61" w:rsidRDefault="00000000">
      <w:pPr>
        <w:pStyle w:val="BodyText"/>
        <w:spacing w:before="126" w:line="208" w:lineRule="auto"/>
        <w:ind w:left="139" w:right="527"/>
      </w:pPr>
      <w:r>
        <w:br w:type="column"/>
      </w:r>
      <w:r>
        <w:t>most severe. Institutions should consider implementing the model initially for high-acuity triage support before expanding to lower-acuity populations.</w:t>
      </w:r>
    </w:p>
    <w:p w14:paraId="0DA4EAB1" w14:textId="77777777" w:rsidR="007C5A61" w:rsidRDefault="00000000">
      <w:pPr>
        <w:pStyle w:val="BodyText"/>
        <w:spacing w:before="165" w:line="208" w:lineRule="auto"/>
        <w:ind w:left="139" w:right="906" w:firstLine="170"/>
        <w:jc w:val="both"/>
      </w:pPr>
      <w:r>
        <w:rPr>
          <w:b/>
        </w:rPr>
        <w:t>Fourth</w:t>
      </w:r>
      <w:r>
        <w:t>, the demographic-specific threshold adjustment framework provides a transparent, auditable approach to fairness that preserves model architecture. Institutions should establish fairness monitoring dashboards and commit to regular disparity audits as part of clinical artificial intelligence governance [43, 33].</w:t>
      </w:r>
    </w:p>
    <w:p w14:paraId="0ACC411A" w14:textId="77777777" w:rsidR="007C5A61" w:rsidRDefault="00000000">
      <w:pPr>
        <w:pStyle w:val="Heading2"/>
        <w:numPr>
          <w:ilvl w:val="1"/>
          <w:numId w:val="4"/>
        </w:numPr>
        <w:tabs>
          <w:tab w:val="left" w:pos="711"/>
        </w:tabs>
        <w:spacing w:before="259"/>
      </w:pPr>
      <w:r>
        <w:rPr>
          <w:spacing w:val="-2"/>
        </w:rPr>
        <w:t>Limitations</w:t>
      </w:r>
    </w:p>
    <w:p w14:paraId="58EA29C8" w14:textId="77777777" w:rsidR="007C5A61" w:rsidRDefault="00000000">
      <w:pPr>
        <w:pStyle w:val="BodyText"/>
        <w:spacing w:before="200" w:line="208" w:lineRule="auto"/>
        <w:ind w:left="139" w:right="906" w:firstLine="170"/>
        <w:jc w:val="both"/>
      </w:pPr>
      <w:r>
        <w:t xml:space="preserve">Several limitations constrain generalizability. </w:t>
      </w:r>
      <w:r>
        <w:rPr>
          <w:b/>
        </w:rPr>
        <w:t>First</w:t>
      </w:r>
      <w:r>
        <w:t>, the single-center design using data from a large academic medical center in California limits generalizability to community hospitals, rural settings, and international healthcare systems with different patient populations and triage protocols [18]. External validation across diverse settings is necessary before widespread deployment.</w:t>
      </w:r>
    </w:p>
    <w:p w14:paraId="2A51C55C" w14:textId="77777777" w:rsidR="007C5A61" w:rsidRDefault="00000000">
      <w:pPr>
        <w:pStyle w:val="BodyText"/>
        <w:spacing w:before="163" w:line="208" w:lineRule="auto"/>
        <w:ind w:left="139" w:right="906" w:firstLine="170"/>
        <w:jc w:val="both"/>
      </w:pPr>
      <w:r>
        <w:rPr>
          <w:b/>
        </w:rPr>
        <w:t>Second</w:t>
      </w:r>
      <w:r>
        <w:t>,</w:t>
      </w:r>
      <w:r>
        <w:rPr>
          <w:spacing w:val="-3"/>
        </w:rPr>
        <w:t xml:space="preserve"> </w:t>
      </w:r>
      <w:r>
        <w:t>the</w:t>
      </w:r>
      <w:r>
        <w:rPr>
          <w:spacing w:val="-5"/>
        </w:rPr>
        <w:t xml:space="preserve"> </w:t>
      </w:r>
      <w:r>
        <w:t>retrospective</w:t>
      </w:r>
      <w:r>
        <w:rPr>
          <w:spacing w:val="-5"/>
        </w:rPr>
        <w:t xml:space="preserve"> </w:t>
      </w:r>
      <w:r>
        <w:t>design</w:t>
      </w:r>
      <w:r>
        <w:rPr>
          <w:spacing w:val="-5"/>
        </w:rPr>
        <w:t xml:space="preserve"> </w:t>
      </w:r>
      <w:r>
        <w:t>cannot</w:t>
      </w:r>
      <w:r>
        <w:rPr>
          <w:spacing w:val="-5"/>
        </w:rPr>
        <w:t xml:space="preserve"> </w:t>
      </w:r>
      <w:r>
        <w:t>capture</w:t>
      </w:r>
      <w:r>
        <w:rPr>
          <w:spacing w:val="-5"/>
        </w:rPr>
        <w:t xml:space="preserve"> </w:t>
      </w:r>
      <w:r>
        <w:t>clinician</w:t>
      </w:r>
      <w:r>
        <w:rPr>
          <w:spacing w:val="-5"/>
        </w:rPr>
        <w:t xml:space="preserve"> </w:t>
      </w:r>
      <w:r>
        <w:t>acceptance,</w:t>
      </w:r>
      <w:r>
        <w:rPr>
          <w:spacing w:val="-3"/>
        </w:rPr>
        <w:t xml:space="preserve"> </w:t>
      </w:r>
      <w:r>
        <w:t>workflow</w:t>
      </w:r>
      <w:r>
        <w:rPr>
          <w:spacing w:val="-5"/>
        </w:rPr>
        <w:t xml:space="preserve"> </w:t>
      </w:r>
      <w:r>
        <w:t>integration</w:t>
      </w:r>
      <w:r>
        <w:rPr>
          <w:spacing w:val="-5"/>
        </w:rPr>
        <w:t xml:space="preserve"> </w:t>
      </w:r>
      <w:r>
        <w:t>challenges, alert fatigue, or unintended consequences of artificial intelligence-based decision support [40, 28]. Prospective implementation pilots are essential to confirm real-world performance and safety.</w:t>
      </w:r>
    </w:p>
    <w:p w14:paraId="1E0D1CE3" w14:textId="77777777" w:rsidR="007C5A61" w:rsidRDefault="00000000">
      <w:pPr>
        <w:pStyle w:val="BodyText"/>
        <w:spacing w:before="164" w:line="208" w:lineRule="auto"/>
        <w:ind w:left="139" w:right="906" w:firstLine="170"/>
        <w:jc w:val="both"/>
      </w:pPr>
      <w:r>
        <w:rPr>
          <w:b/>
        </w:rPr>
        <w:t>Third</w:t>
      </w:r>
      <w:r>
        <w:t>, data span 2020-2022, encompassing the COVID-19 pandemic period when emergency department operations and patient acuity differed substantially from baseline [5]. Temporal validation using post-pandemic data (2023-2025) is needed to assess model stability over time.</w:t>
      </w:r>
    </w:p>
    <w:p w14:paraId="7819E85C" w14:textId="77777777" w:rsidR="007C5A61" w:rsidRDefault="00000000">
      <w:pPr>
        <w:pStyle w:val="BodyText"/>
        <w:spacing w:before="164" w:line="208" w:lineRule="auto"/>
        <w:ind w:left="139" w:right="906" w:firstLine="170"/>
        <w:jc w:val="both"/>
      </w:pPr>
      <w:r>
        <w:rPr>
          <w:b/>
        </w:rPr>
        <w:t>Fourth</w:t>
      </w:r>
      <w:r>
        <w:t>, while bootstrap confidence intervals suggest statistical stability, they cannot account for site- specific differences in electronic health record data quality, coding practices, or triage protocols. Model performance may degrade in systems with less mature electronic health record infrastructure [46].</w:t>
      </w:r>
    </w:p>
    <w:p w14:paraId="14F3FE98" w14:textId="77777777" w:rsidR="007C5A61" w:rsidRDefault="00000000">
      <w:pPr>
        <w:pStyle w:val="BodyText"/>
        <w:spacing w:before="180" w:line="192" w:lineRule="auto"/>
        <w:ind w:left="139" w:right="906" w:firstLine="170"/>
        <w:jc w:val="both"/>
      </w:pPr>
      <w:r>
        <w:rPr>
          <w:b/>
        </w:rPr>
        <w:t>Fifth</w:t>
      </w:r>
      <w:r>
        <w:t xml:space="preserve">, our fairness analysis focused on racial/ethnic disparities due to sample size constraints. Intersectional analyses (e.g., race </w:t>
      </w:r>
      <w:r>
        <w:rPr>
          <w:rFonts w:ascii="Palatino Linotype" w:hAnsi="Palatino Linotype"/>
          <w:i/>
          <w:w w:val="125"/>
        </w:rPr>
        <w:t xml:space="preserve">× </w:t>
      </w:r>
      <w:r>
        <w:t xml:space="preserve">gender </w:t>
      </w:r>
      <w:r>
        <w:rPr>
          <w:rFonts w:ascii="Palatino Linotype" w:hAnsi="Palatino Linotype"/>
          <w:i/>
          <w:w w:val="125"/>
        </w:rPr>
        <w:t xml:space="preserve">× </w:t>
      </w:r>
      <w:r>
        <w:t>insurance type) and other protected characteristics (e.g., language proficiency, disability status) warrant investigation in larger, more diverse cohorts [33, 32].</w:t>
      </w:r>
    </w:p>
    <w:p w14:paraId="6F7AD9B8" w14:textId="77777777" w:rsidR="007C5A61" w:rsidRDefault="007C5A61">
      <w:pPr>
        <w:pStyle w:val="BodyText"/>
        <w:spacing w:line="192" w:lineRule="auto"/>
        <w:jc w:val="both"/>
        <w:sectPr w:rsidR="007C5A61">
          <w:type w:val="continuous"/>
          <w:pgSz w:w="11910" w:h="16840"/>
          <w:pgMar w:top="400" w:right="0" w:bottom="1240" w:left="283" w:header="763" w:footer="1033" w:gutter="0"/>
          <w:cols w:num="2" w:space="720" w:equalWidth="0">
            <w:col w:w="473" w:space="59"/>
            <w:col w:w="11095"/>
          </w:cols>
        </w:sectPr>
      </w:pPr>
    </w:p>
    <w:p w14:paraId="56FF5324" w14:textId="77777777" w:rsidR="007C5A61" w:rsidRDefault="007C5A61">
      <w:pPr>
        <w:pStyle w:val="BodyText"/>
        <w:spacing w:before="77"/>
        <w:rPr>
          <w:sz w:val="20"/>
        </w:rPr>
      </w:pPr>
    </w:p>
    <w:p w14:paraId="1C256A1E" w14:textId="77777777" w:rsidR="007C5A61" w:rsidRDefault="007C5A61">
      <w:pPr>
        <w:pStyle w:val="BodyText"/>
        <w:rPr>
          <w:sz w:val="20"/>
        </w:rPr>
        <w:sectPr w:rsidR="007C5A61">
          <w:type w:val="continuous"/>
          <w:pgSz w:w="11910" w:h="16840"/>
          <w:pgMar w:top="400" w:right="0" w:bottom="1240" w:left="283" w:header="763" w:footer="1033" w:gutter="0"/>
          <w:cols w:space="720"/>
        </w:sectPr>
      </w:pPr>
    </w:p>
    <w:p w14:paraId="6264B2CD" w14:textId="77777777" w:rsidR="007C5A61" w:rsidRDefault="007C5A61">
      <w:pPr>
        <w:pStyle w:val="BodyText"/>
        <w:rPr>
          <w:sz w:val="20"/>
        </w:rPr>
      </w:pPr>
    </w:p>
    <w:p w14:paraId="4C2C3B43" w14:textId="77777777" w:rsidR="007C5A61" w:rsidRDefault="007C5A61">
      <w:pPr>
        <w:pStyle w:val="BodyText"/>
        <w:spacing w:before="164"/>
        <w:rPr>
          <w:sz w:val="20"/>
        </w:rPr>
      </w:pPr>
    </w:p>
    <w:p w14:paraId="57EA5C8B" w14:textId="77777777" w:rsidR="007C5A61" w:rsidRDefault="00000000">
      <w:pPr>
        <w:ind w:left="139"/>
        <w:rPr>
          <w:rFonts w:ascii="Arial MT"/>
          <w:sz w:val="20"/>
        </w:rPr>
      </w:pPr>
      <w:r>
        <w:rPr>
          <w:rFonts w:ascii="Arial MT"/>
          <w:spacing w:val="-5"/>
          <w:sz w:val="20"/>
        </w:rPr>
        <w:t>310</w:t>
      </w:r>
    </w:p>
    <w:p w14:paraId="54ED2D37" w14:textId="77777777" w:rsidR="007C5A61" w:rsidRDefault="00000000">
      <w:pPr>
        <w:spacing w:before="9"/>
        <w:ind w:left="139"/>
        <w:rPr>
          <w:rFonts w:ascii="Arial MT"/>
          <w:sz w:val="20"/>
        </w:rPr>
      </w:pPr>
      <w:r>
        <w:rPr>
          <w:rFonts w:ascii="Arial MT"/>
          <w:spacing w:val="-5"/>
          <w:sz w:val="20"/>
        </w:rPr>
        <w:t>311</w:t>
      </w:r>
    </w:p>
    <w:p w14:paraId="29EC8653" w14:textId="77777777" w:rsidR="007C5A61" w:rsidRDefault="00000000">
      <w:pPr>
        <w:spacing w:before="9"/>
        <w:ind w:left="139"/>
        <w:rPr>
          <w:rFonts w:ascii="Arial MT"/>
          <w:sz w:val="20"/>
        </w:rPr>
      </w:pPr>
      <w:r>
        <w:rPr>
          <w:rFonts w:ascii="Arial MT"/>
          <w:spacing w:val="-5"/>
          <w:sz w:val="20"/>
        </w:rPr>
        <w:t>312</w:t>
      </w:r>
    </w:p>
    <w:p w14:paraId="71E9F4D7" w14:textId="77777777" w:rsidR="007C5A61" w:rsidRDefault="00000000">
      <w:pPr>
        <w:spacing w:before="9"/>
        <w:ind w:left="139"/>
        <w:rPr>
          <w:rFonts w:ascii="Arial MT"/>
          <w:sz w:val="20"/>
        </w:rPr>
      </w:pPr>
      <w:r>
        <w:rPr>
          <w:rFonts w:ascii="Arial MT"/>
          <w:spacing w:val="-5"/>
          <w:sz w:val="20"/>
        </w:rPr>
        <w:t>313</w:t>
      </w:r>
    </w:p>
    <w:p w14:paraId="3762E261" w14:textId="77777777" w:rsidR="007C5A61" w:rsidRDefault="00000000">
      <w:pPr>
        <w:spacing w:before="9"/>
        <w:ind w:left="139"/>
        <w:rPr>
          <w:rFonts w:ascii="Arial MT"/>
          <w:sz w:val="20"/>
        </w:rPr>
      </w:pPr>
      <w:r>
        <w:rPr>
          <w:rFonts w:ascii="Arial MT"/>
          <w:spacing w:val="-5"/>
          <w:sz w:val="20"/>
        </w:rPr>
        <w:t>314</w:t>
      </w:r>
    </w:p>
    <w:p w14:paraId="679369E5" w14:textId="77777777" w:rsidR="007C5A61" w:rsidRDefault="00000000">
      <w:pPr>
        <w:spacing w:before="9"/>
        <w:ind w:left="139"/>
        <w:rPr>
          <w:rFonts w:ascii="Arial MT"/>
          <w:sz w:val="20"/>
        </w:rPr>
      </w:pPr>
      <w:r>
        <w:rPr>
          <w:rFonts w:ascii="Arial MT"/>
          <w:spacing w:val="-5"/>
          <w:sz w:val="20"/>
        </w:rPr>
        <w:t>315</w:t>
      </w:r>
    </w:p>
    <w:p w14:paraId="1D525B0C" w14:textId="77777777" w:rsidR="007C5A61" w:rsidRDefault="00000000">
      <w:pPr>
        <w:spacing w:before="10"/>
        <w:ind w:left="139"/>
        <w:rPr>
          <w:rFonts w:ascii="Arial MT"/>
          <w:sz w:val="20"/>
        </w:rPr>
      </w:pPr>
      <w:r>
        <w:rPr>
          <w:rFonts w:ascii="Arial MT"/>
          <w:spacing w:val="-5"/>
          <w:sz w:val="20"/>
        </w:rPr>
        <w:t>316</w:t>
      </w:r>
    </w:p>
    <w:p w14:paraId="7B7BA190" w14:textId="77777777" w:rsidR="007C5A61" w:rsidRDefault="00000000">
      <w:pPr>
        <w:spacing w:before="9"/>
        <w:ind w:left="139"/>
        <w:rPr>
          <w:rFonts w:ascii="Arial MT"/>
          <w:sz w:val="20"/>
        </w:rPr>
      </w:pPr>
      <w:r>
        <w:rPr>
          <w:rFonts w:ascii="Arial MT"/>
          <w:spacing w:val="-5"/>
          <w:sz w:val="20"/>
        </w:rPr>
        <w:t>317</w:t>
      </w:r>
    </w:p>
    <w:p w14:paraId="50F21915" w14:textId="77777777" w:rsidR="007C5A61" w:rsidRDefault="00000000">
      <w:pPr>
        <w:spacing w:before="9"/>
        <w:ind w:left="139"/>
        <w:rPr>
          <w:rFonts w:ascii="Arial MT"/>
          <w:sz w:val="20"/>
        </w:rPr>
      </w:pPr>
      <w:r>
        <w:rPr>
          <w:rFonts w:ascii="Arial MT"/>
          <w:spacing w:val="-5"/>
          <w:sz w:val="20"/>
        </w:rPr>
        <w:t>318</w:t>
      </w:r>
    </w:p>
    <w:p w14:paraId="72B9198F" w14:textId="77777777" w:rsidR="007C5A61" w:rsidRDefault="00000000">
      <w:pPr>
        <w:spacing w:before="176"/>
        <w:ind w:left="139"/>
        <w:rPr>
          <w:rFonts w:ascii="Arial MT"/>
          <w:sz w:val="20"/>
        </w:rPr>
      </w:pPr>
      <w:r>
        <w:rPr>
          <w:rFonts w:ascii="Arial MT"/>
          <w:spacing w:val="-5"/>
          <w:sz w:val="20"/>
        </w:rPr>
        <w:t>319</w:t>
      </w:r>
    </w:p>
    <w:p w14:paraId="42168879" w14:textId="77777777" w:rsidR="007C5A61" w:rsidRDefault="00000000">
      <w:pPr>
        <w:spacing w:before="9"/>
        <w:ind w:left="139"/>
        <w:rPr>
          <w:rFonts w:ascii="Arial MT"/>
          <w:sz w:val="20"/>
        </w:rPr>
      </w:pPr>
      <w:r>
        <w:rPr>
          <w:rFonts w:ascii="Arial MT"/>
          <w:spacing w:val="-5"/>
          <w:sz w:val="20"/>
        </w:rPr>
        <w:t>320</w:t>
      </w:r>
    </w:p>
    <w:p w14:paraId="757E57CE" w14:textId="77777777" w:rsidR="007C5A61" w:rsidRDefault="00000000">
      <w:pPr>
        <w:spacing w:before="9"/>
        <w:ind w:left="139"/>
        <w:rPr>
          <w:rFonts w:ascii="Arial MT"/>
          <w:sz w:val="20"/>
        </w:rPr>
      </w:pPr>
      <w:r>
        <w:rPr>
          <w:rFonts w:ascii="Arial MT"/>
          <w:spacing w:val="-5"/>
          <w:sz w:val="20"/>
        </w:rPr>
        <w:t>321</w:t>
      </w:r>
    </w:p>
    <w:p w14:paraId="0AFB6F7A" w14:textId="77777777" w:rsidR="007C5A61" w:rsidRDefault="00000000">
      <w:pPr>
        <w:spacing w:before="9"/>
        <w:ind w:left="139"/>
        <w:rPr>
          <w:rFonts w:ascii="Arial MT"/>
          <w:sz w:val="20"/>
        </w:rPr>
      </w:pPr>
      <w:r>
        <w:rPr>
          <w:rFonts w:ascii="Arial MT"/>
          <w:spacing w:val="-5"/>
          <w:sz w:val="20"/>
        </w:rPr>
        <w:t>322</w:t>
      </w:r>
    </w:p>
    <w:p w14:paraId="6AF055B0" w14:textId="77777777" w:rsidR="007C5A61" w:rsidRDefault="00000000">
      <w:pPr>
        <w:spacing w:before="9"/>
        <w:ind w:left="139"/>
        <w:rPr>
          <w:rFonts w:ascii="Arial MT"/>
          <w:sz w:val="20"/>
        </w:rPr>
      </w:pPr>
      <w:r>
        <w:rPr>
          <w:rFonts w:ascii="Arial MT"/>
          <w:spacing w:val="-5"/>
          <w:sz w:val="20"/>
        </w:rPr>
        <w:t>323</w:t>
      </w:r>
    </w:p>
    <w:p w14:paraId="21142DE3" w14:textId="77777777" w:rsidR="007C5A61" w:rsidRDefault="00000000">
      <w:pPr>
        <w:spacing w:before="9"/>
        <w:ind w:left="139"/>
        <w:rPr>
          <w:rFonts w:ascii="Arial MT"/>
          <w:sz w:val="20"/>
        </w:rPr>
      </w:pPr>
      <w:r>
        <w:rPr>
          <w:rFonts w:ascii="Arial MT"/>
          <w:spacing w:val="-5"/>
          <w:sz w:val="20"/>
        </w:rPr>
        <w:t>324</w:t>
      </w:r>
    </w:p>
    <w:p w14:paraId="1E311524" w14:textId="77777777" w:rsidR="007C5A61" w:rsidRDefault="00000000">
      <w:pPr>
        <w:spacing w:before="10"/>
        <w:ind w:left="139"/>
        <w:rPr>
          <w:rFonts w:ascii="Arial MT"/>
          <w:sz w:val="20"/>
        </w:rPr>
      </w:pPr>
      <w:r>
        <w:rPr>
          <w:rFonts w:ascii="Arial MT"/>
          <w:spacing w:val="-5"/>
          <w:sz w:val="20"/>
        </w:rPr>
        <w:t>325</w:t>
      </w:r>
    </w:p>
    <w:p w14:paraId="5C04B7FB" w14:textId="77777777" w:rsidR="007C5A61" w:rsidRDefault="00000000">
      <w:pPr>
        <w:spacing w:before="9"/>
        <w:ind w:left="139"/>
        <w:rPr>
          <w:rFonts w:ascii="Arial MT"/>
          <w:sz w:val="20"/>
        </w:rPr>
      </w:pPr>
      <w:r>
        <w:rPr>
          <w:rFonts w:ascii="Arial MT"/>
          <w:spacing w:val="-5"/>
          <w:sz w:val="20"/>
        </w:rPr>
        <w:t>326</w:t>
      </w:r>
    </w:p>
    <w:p w14:paraId="3C12F0F9" w14:textId="77777777" w:rsidR="007C5A61" w:rsidRDefault="00000000">
      <w:pPr>
        <w:spacing w:before="9"/>
        <w:ind w:left="139"/>
        <w:rPr>
          <w:rFonts w:ascii="Arial MT"/>
          <w:sz w:val="20"/>
        </w:rPr>
      </w:pPr>
      <w:r>
        <w:rPr>
          <w:rFonts w:ascii="Arial MT"/>
          <w:spacing w:val="-5"/>
          <w:sz w:val="20"/>
        </w:rPr>
        <w:t>327</w:t>
      </w:r>
    </w:p>
    <w:p w14:paraId="3DB363AA" w14:textId="77777777" w:rsidR="007C5A61" w:rsidRDefault="00000000">
      <w:pPr>
        <w:pStyle w:val="Heading1"/>
        <w:numPr>
          <w:ilvl w:val="0"/>
          <w:numId w:val="4"/>
        </w:numPr>
        <w:tabs>
          <w:tab w:val="left" w:pos="541"/>
        </w:tabs>
        <w:ind w:left="541" w:hanging="402"/>
        <w:jc w:val="both"/>
      </w:pPr>
      <w:r>
        <w:rPr>
          <w:b w:val="0"/>
        </w:rPr>
        <w:br w:type="column"/>
      </w:r>
      <w:r>
        <w:rPr>
          <w:color w:val="231F20"/>
          <w:spacing w:val="-2"/>
        </w:rPr>
        <w:t>CONCLUSION</w:t>
      </w:r>
    </w:p>
    <w:p w14:paraId="2603371E" w14:textId="77777777" w:rsidR="007C5A61" w:rsidRDefault="00000000">
      <w:pPr>
        <w:pStyle w:val="BodyText"/>
        <w:spacing w:before="216" w:line="208" w:lineRule="auto"/>
        <w:ind w:left="139" w:right="906"/>
        <w:jc w:val="both"/>
      </w:pPr>
      <w:r>
        <w:t>This</w:t>
      </w:r>
      <w:r>
        <w:rPr>
          <w:spacing w:val="-15"/>
        </w:rPr>
        <w:t xml:space="preserve"> </w:t>
      </w:r>
      <w:r>
        <w:t>study</w:t>
      </w:r>
      <w:r>
        <w:rPr>
          <w:spacing w:val="-15"/>
        </w:rPr>
        <w:t xml:space="preserve"> </w:t>
      </w:r>
      <w:r>
        <w:t>demonstrates</w:t>
      </w:r>
      <w:r>
        <w:rPr>
          <w:spacing w:val="-15"/>
        </w:rPr>
        <w:t xml:space="preserve"> </w:t>
      </w:r>
      <w:r>
        <w:t>that</w:t>
      </w:r>
      <w:r>
        <w:rPr>
          <w:spacing w:val="-15"/>
        </w:rPr>
        <w:t xml:space="preserve"> </w:t>
      </w:r>
      <w:r>
        <w:t>continuum</w:t>
      </w:r>
      <w:r>
        <w:rPr>
          <w:spacing w:val="-15"/>
        </w:rPr>
        <w:t xml:space="preserve"> </w:t>
      </w:r>
      <w:r>
        <w:t>modeling</w:t>
      </w:r>
      <w:r>
        <w:rPr>
          <w:spacing w:val="-15"/>
        </w:rPr>
        <w:t xml:space="preserve"> </w:t>
      </w:r>
      <w:r>
        <w:t>of</w:t>
      </w:r>
      <w:r>
        <w:rPr>
          <w:spacing w:val="-15"/>
        </w:rPr>
        <w:t xml:space="preserve"> </w:t>
      </w:r>
      <w:r>
        <w:t>interrelated</w:t>
      </w:r>
      <w:r>
        <w:rPr>
          <w:spacing w:val="-15"/>
        </w:rPr>
        <w:t xml:space="preserve"> </w:t>
      </w:r>
      <w:r>
        <w:t>emergency</w:t>
      </w:r>
      <w:r>
        <w:rPr>
          <w:spacing w:val="-15"/>
        </w:rPr>
        <w:t xml:space="preserve"> </w:t>
      </w:r>
      <w:r>
        <w:t>department</w:t>
      </w:r>
      <w:r>
        <w:rPr>
          <w:spacing w:val="-15"/>
        </w:rPr>
        <w:t xml:space="preserve"> </w:t>
      </w:r>
      <w:r>
        <w:t>trajectories</w:t>
      </w:r>
      <w:r>
        <w:rPr>
          <w:spacing w:val="-15"/>
        </w:rPr>
        <w:t xml:space="preserve"> </w:t>
      </w:r>
      <w:r>
        <w:t>using only</w:t>
      </w:r>
      <w:r>
        <w:rPr>
          <w:spacing w:val="-15"/>
        </w:rPr>
        <w:t xml:space="preserve"> </w:t>
      </w:r>
      <w:r>
        <w:t>admission-available</w:t>
      </w:r>
      <w:r>
        <w:rPr>
          <w:spacing w:val="-15"/>
        </w:rPr>
        <w:t xml:space="preserve"> </w:t>
      </w:r>
      <w:r>
        <w:t>variables</w:t>
      </w:r>
      <w:r>
        <w:rPr>
          <w:spacing w:val="-15"/>
        </w:rPr>
        <w:t xml:space="preserve"> </w:t>
      </w:r>
      <w:r>
        <w:t>is</w:t>
      </w:r>
      <w:r>
        <w:rPr>
          <w:spacing w:val="-15"/>
        </w:rPr>
        <w:t xml:space="preserve"> </w:t>
      </w:r>
      <w:r>
        <w:t>feasible</w:t>
      </w:r>
      <w:r>
        <w:rPr>
          <w:spacing w:val="-15"/>
        </w:rPr>
        <w:t xml:space="preserve"> </w:t>
      </w:r>
      <w:r>
        <w:t>and</w:t>
      </w:r>
      <w:r>
        <w:rPr>
          <w:spacing w:val="-15"/>
        </w:rPr>
        <w:t xml:space="preserve"> </w:t>
      </w:r>
      <w:r>
        <w:t>robust.</w:t>
      </w:r>
      <w:r>
        <w:rPr>
          <w:spacing w:val="-13"/>
        </w:rPr>
        <w:t xml:space="preserve"> </w:t>
      </w:r>
      <w:r>
        <w:t>Tree-based</w:t>
      </w:r>
      <w:r>
        <w:rPr>
          <w:spacing w:val="-14"/>
        </w:rPr>
        <w:t xml:space="preserve"> </w:t>
      </w:r>
      <w:r>
        <w:t>gradient</w:t>
      </w:r>
      <w:r>
        <w:rPr>
          <w:spacing w:val="-15"/>
        </w:rPr>
        <w:t xml:space="preserve"> </w:t>
      </w:r>
      <w:r>
        <w:t>boosting</w:t>
      </w:r>
      <w:r>
        <w:rPr>
          <w:spacing w:val="-15"/>
        </w:rPr>
        <w:t xml:space="preserve"> </w:t>
      </w:r>
      <w:r>
        <w:t>models</w:t>
      </w:r>
      <w:r>
        <w:rPr>
          <w:spacing w:val="-15"/>
        </w:rPr>
        <w:t xml:space="preserve"> </w:t>
      </w:r>
      <w:r>
        <w:t>achieve</w:t>
      </w:r>
      <w:r>
        <w:rPr>
          <w:spacing w:val="-15"/>
        </w:rPr>
        <w:t xml:space="preserve"> </w:t>
      </w:r>
      <w:r>
        <w:t xml:space="preserve">an optimal balance between predictive performance and computational efficiency for real-time emergency department deployment. LightGBM achieved 82.0% sensitivity (95% CI: 80.7%-85.7%) for prolonged emergency department stay, XGBoost achieved 0.809 area under the receiver operating characteristic curve (95% CI: 0.802-0.817) for admission prediction, and Random Forest achieved 73.5% sensitivity (95% CI: 70.9%-76.1%) for prolonged hospital stay. The narrow confidence intervals across all metrics (widths: 2.8%-5.2%) confirm that these performance estimates would generalize reliably to similar </w:t>
      </w:r>
      <w:r>
        <w:rPr>
          <w:spacing w:val="-2"/>
        </w:rPr>
        <w:t>populations.</w:t>
      </w:r>
    </w:p>
    <w:p w14:paraId="646642E0" w14:textId="77777777" w:rsidR="007C5A61" w:rsidRDefault="00000000">
      <w:pPr>
        <w:pStyle w:val="BodyText"/>
        <w:spacing w:before="157" w:line="208" w:lineRule="auto"/>
        <w:ind w:left="139" w:right="906" w:firstLine="170"/>
        <w:jc w:val="both"/>
      </w:pPr>
      <w:r>
        <w:t>Architecture-agnostic SHapley Additive exPlanations stability validation (75-79% Jaccard similarity) provides a new benchmark for interpretability in clinical machine learning. The feature ablation study revealed that SHapley Additive exPlanations importance does not equate to causal necessity, with Charlson</w:t>
      </w:r>
      <w:r>
        <w:rPr>
          <w:spacing w:val="-12"/>
        </w:rPr>
        <w:t xml:space="preserve"> </w:t>
      </w:r>
      <w:r>
        <w:t>Comorbidity</w:t>
      </w:r>
      <w:r>
        <w:rPr>
          <w:spacing w:val="-12"/>
        </w:rPr>
        <w:t xml:space="preserve"> </w:t>
      </w:r>
      <w:r>
        <w:t>Index</w:t>
      </w:r>
      <w:r>
        <w:rPr>
          <w:spacing w:val="-12"/>
        </w:rPr>
        <w:t xml:space="preserve"> </w:t>
      </w:r>
      <w:r>
        <w:t>paradoxically</w:t>
      </w:r>
      <w:r>
        <w:rPr>
          <w:spacing w:val="-12"/>
        </w:rPr>
        <w:t xml:space="preserve"> </w:t>
      </w:r>
      <w:r>
        <w:t>harming</w:t>
      </w:r>
      <w:r>
        <w:rPr>
          <w:spacing w:val="-12"/>
        </w:rPr>
        <w:t xml:space="preserve"> </w:t>
      </w:r>
      <w:r>
        <w:t>prediction</w:t>
      </w:r>
      <w:r>
        <w:rPr>
          <w:spacing w:val="-12"/>
        </w:rPr>
        <w:t xml:space="preserve"> </w:t>
      </w:r>
      <w:r>
        <w:t>for</w:t>
      </w:r>
      <w:r>
        <w:rPr>
          <w:spacing w:val="-12"/>
        </w:rPr>
        <w:t xml:space="preserve"> </w:t>
      </w:r>
      <w:r>
        <w:t>hospital</w:t>
      </w:r>
      <w:r>
        <w:rPr>
          <w:spacing w:val="-12"/>
        </w:rPr>
        <w:t xml:space="preserve"> </w:t>
      </w:r>
      <w:r>
        <w:t>length</w:t>
      </w:r>
      <w:r>
        <w:rPr>
          <w:spacing w:val="-12"/>
        </w:rPr>
        <w:t xml:space="preserve"> </w:t>
      </w:r>
      <w:r>
        <w:t>of</w:t>
      </w:r>
      <w:r>
        <w:rPr>
          <w:spacing w:val="-12"/>
        </w:rPr>
        <w:t xml:space="preserve"> </w:t>
      </w:r>
      <w:r>
        <w:t>stay</w:t>
      </w:r>
      <w:r>
        <w:rPr>
          <w:spacing w:val="-12"/>
        </w:rPr>
        <w:t xml:space="preserve"> </w:t>
      </w:r>
      <w:r>
        <w:t>in</w:t>
      </w:r>
      <w:r>
        <w:rPr>
          <w:spacing w:val="-12"/>
        </w:rPr>
        <w:t xml:space="preserve"> </w:t>
      </w:r>
      <w:r>
        <w:t>certain</w:t>
      </w:r>
      <w:r>
        <w:rPr>
          <w:spacing w:val="-12"/>
        </w:rPr>
        <w:t xml:space="preserve"> </w:t>
      </w:r>
      <w:r>
        <w:t xml:space="preserve">model </w:t>
      </w:r>
      <w:r>
        <w:rPr>
          <w:spacing w:val="-2"/>
        </w:rPr>
        <w:t>architectures.</w:t>
      </w:r>
      <w:r>
        <w:rPr>
          <w:spacing w:val="4"/>
        </w:rPr>
        <w:t xml:space="preserve"> </w:t>
      </w:r>
      <w:r>
        <w:rPr>
          <w:spacing w:val="-2"/>
        </w:rPr>
        <w:t>Demographic-specific</w:t>
      </w:r>
      <w:r>
        <w:rPr>
          <w:spacing w:val="2"/>
        </w:rPr>
        <w:t xml:space="preserve"> </w:t>
      </w:r>
      <w:r>
        <w:rPr>
          <w:spacing w:val="-2"/>
        </w:rPr>
        <w:t>threshold</w:t>
      </w:r>
      <w:r>
        <w:rPr>
          <w:spacing w:val="2"/>
        </w:rPr>
        <w:t xml:space="preserve"> </w:t>
      </w:r>
      <w:r>
        <w:rPr>
          <w:spacing w:val="-2"/>
        </w:rPr>
        <w:t>adjustment</w:t>
      </w:r>
      <w:r>
        <w:rPr>
          <w:spacing w:val="2"/>
        </w:rPr>
        <w:t xml:space="preserve"> </w:t>
      </w:r>
      <w:r>
        <w:rPr>
          <w:spacing w:val="-2"/>
        </w:rPr>
        <w:t>reduces</w:t>
      </w:r>
      <w:r>
        <w:rPr>
          <w:spacing w:val="2"/>
        </w:rPr>
        <w:t xml:space="preserve"> </w:t>
      </w:r>
      <w:r>
        <w:rPr>
          <w:spacing w:val="-2"/>
        </w:rPr>
        <w:t>racial</w:t>
      </w:r>
      <w:r>
        <w:rPr>
          <w:spacing w:val="2"/>
        </w:rPr>
        <w:t xml:space="preserve"> </w:t>
      </w:r>
      <w:r>
        <w:rPr>
          <w:spacing w:val="-2"/>
        </w:rPr>
        <w:t>sensitivity</w:t>
      </w:r>
      <w:r>
        <w:rPr>
          <w:spacing w:val="2"/>
        </w:rPr>
        <w:t xml:space="preserve"> </w:t>
      </w:r>
      <w:r>
        <w:rPr>
          <w:spacing w:val="-2"/>
        </w:rPr>
        <w:t>disparities</w:t>
      </w:r>
      <w:r>
        <w:rPr>
          <w:spacing w:val="2"/>
        </w:rPr>
        <w:t xml:space="preserve"> </w:t>
      </w:r>
      <w:r>
        <w:rPr>
          <w:spacing w:val="-2"/>
        </w:rPr>
        <w:t>from</w:t>
      </w:r>
      <w:r>
        <w:rPr>
          <w:spacing w:val="2"/>
        </w:rPr>
        <w:t xml:space="preserve"> </w:t>
      </w:r>
      <w:r>
        <w:rPr>
          <w:spacing w:val="-2"/>
        </w:rPr>
        <w:t>9.1</w:t>
      </w:r>
      <w:r>
        <w:rPr>
          <w:spacing w:val="2"/>
        </w:rPr>
        <w:t xml:space="preserve"> </w:t>
      </w:r>
      <w:r>
        <w:rPr>
          <w:spacing w:val="-5"/>
        </w:rPr>
        <w:t>to</w:t>
      </w:r>
    </w:p>
    <w:p w14:paraId="4220886E" w14:textId="77777777" w:rsidR="007C5A61" w:rsidRDefault="00000000">
      <w:pPr>
        <w:pStyle w:val="BodyText"/>
        <w:spacing w:line="208" w:lineRule="auto"/>
        <w:ind w:left="139" w:right="906"/>
        <w:jc w:val="both"/>
      </w:pPr>
      <w:r>
        <w:t>0.5</w:t>
      </w:r>
      <w:r>
        <w:rPr>
          <w:spacing w:val="-5"/>
        </w:rPr>
        <w:t xml:space="preserve"> </w:t>
      </w:r>
      <w:r>
        <w:t>percentage</w:t>
      </w:r>
      <w:r>
        <w:rPr>
          <w:spacing w:val="-5"/>
        </w:rPr>
        <w:t xml:space="preserve"> </w:t>
      </w:r>
      <w:r>
        <w:t>points,</w:t>
      </w:r>
      <w:r>
        <w:rPr>
          <w:spacing w:val="-4"/>
        </w:rPr>
        <w:t xml:space="preserve"> </w:t>
      </w:r>
      <w:r>
        <w:t>offering</w:t>
      </w:r>
      <w:r>
        <w:rPr>
          <w:spacing w:val="-5"/>
        </w:rPr>
        <w:t xml:space="preserve"> </w:t>
      </w:r>
      <w:r>
        <w:t>a</w:t>
      </w:r>
      <w:r>
        <w:rPr>
          <w:spacing w:val="-5"/>
        </w:rPr>
        <w:t xml:space="preserve"> </w:t>
      </w:r>
      <w:r>
        <w:t>practical</w:t>
      </w:r>
      <w:r>
        <w:rPr>
          <w:spacing w:val="-5"/>
        </w:rPr>
        <w:t xml:space="preserve"> </w:t>
      </w:r>
      <w:r>
        <w:t>framework</w:t>
      </w:r>
      <w:r>
        <w:rPr>
          <w:spacing w:val="-5"/>
        </w:rPr>
        <w:t xml:space="preserve"> </w:t>
      </w:r>
      <w:r>
        <w:t>for</w:t>
      </w:r>
      <w:r>
        <w:rPr>
          <w:spacing w:val="-5"/>
        </w:rPr>
        <w:t xml:space="preserve"> </w:t>
      </w:r>
      <w:r>
        <w:t>equitable</w:t>
      </w:r>
      <w:r>
        <w:rPr>
          <w:spacing w:val="-5"/>
        </w:rPr>
        <w:t xml:space="preserve"> </w:t>
      </w:r>
      <w:r>
        <w:t>artificial</w:t>
      </w:r>
      <w:r>
        <w:rPr>
          <w:spacing w:val="-5"/>
        </w:rPr>
        <w:t xml:space="preserve"> </w:t>
      </w:r>
      <w:r>
        <w:t>intelligence</w:t>
      </w:r>
      <w:r>
        <w:rPr>
          <w:spacing w:val="-5"/>
        </w:rPr>
        <w:t xml:space="preserve"> </w:t>
      </w:r>
      <w:r>
        <w:t>implementation. These</w:t>
      </w:r>
      <w:r>
        <w:rPr>
          <w:spacing w:val="-1"/>
        </w:rPr>
        <w:t xml:space="preserve"> </w:t>
      </w:r>
      <w:r>
        <w:t>findings</w:t>
      </w:r>
      <w:r>
        <w:rPr>
          <w:spacing w:val="-1"/>
        </w:rPr>
        <w:t xml:space="preserve"> </w:t>
      </w:r>
      <w:r>
        <w:t>provide</w:t>
      </w:r>
      <w:r>
        <w:rPr>
          <w:spacing w:val="-1"/>
        </w:rPr>
        <w:t xml:space="preserve"> </w:t>
      </w:r>
      <w:r>
        <w:t>an</w:t>
      </w:r>
      <w:r>
        <w:rPr>
          <w:spacing w:val="-1"/>
        </w:rPr>
        <w:t xml:space="preserve"> </w:t>
      </w:r>
      <w:r>
        <w:t>evidence</w:t>
      </w:r>
      <w:r>
        <w:rPr>
          <w:spacing w:val="-1"/>
        </w:rPr>
        <w:t xml:space="preserve"> </w:t>
      </w:r>
      <w:r>
        <w:t>base</w:t>
      </w:r>
      <w:r>
        <w:rPr>
          <w:spacing w:val="-1"/>
        </w:rPr>
        <w:t xml:space="preserve"> </w:t>
      </w:r>
      <w:r>
        <w:t>for</w:t>
      </w:r>
      <w:r>
        <w:rPr>
          <w:spacing w:val="-1"/>
        </w:rPr>
        <w:t xml:space="preserve"> </w:t>
      </w:r>
      <w:r>
        <w:t>deploying</w:t>
      </w:r>
      <w:r>
        <w:rPr>
          <w:spacing w:val="-1"/>
        </w:rPr>
        <w:t xml:space="preserve"> </w:t>
      </w:r>
      <w:r>
        <w:t>machine</w:t>
      </w:r>
      <w:r>
        <w:rPr>
          <w:spacing w:val="-1"/>
        </w:rPr>
        <w:t xml:space="preserve"> </w:t>
      </w:r>
      <w:r>
        <w:t>learning-based</w:t>
      </w:r>
      <w:r>
        <w:rPr>
          <w:spacing w:val="-1"/>
        </w:rPr>
        <w:t xml:space="preserve"> </w:t>
      </w:r>
      <w:r>
        <w:t>clinical</w:t>
      </w:r>
      <w:r>
        <w:rPr>
          <w:spacing w:val="-1"/>
        </w:rPr>
        <w:t xml:space="preserve"> </w:t>
      </w:r>
      <w:r>
        <w:t>decision</w:t>
      </w:r>
      <w:r>
        <w:rPr>
          <w:spacing w:val="-1"/>
        </w:rPr>
        <w:t xml:space="preserve"> </w:t>
      </w:r>
      <w:r>
        <w:t>support systems in emergency departments, with implications for public health resource allocation, patient flow optimization, and advancing health equity.</w:t>
      </w:r>
    </w:p>
    <w:p w14:paraId="751EC3DE" w14:textId="77777777" w:rsidR="007C5A61" w:rsidRDefault="007C5A61">
      <w:pPr>
        <w:pStyle w:val="BodyText"/>
        <w:spacing w:line="208" w:lineRule="auto"/>
        <w:jc w:val="both"/>
        <w:sectPr w:rsidR="007C5A61">
          <w:type w:val="continuous"/>
          <w:pgSz w:w="11910" w:h="16840"/>
          <w:pgMar w:top="400" w:right="0" w:bottom="1240" w:left="283" w:header="763" w:footer="1033" w:gutter="0"/>
          <w:cols w:num="2" w:space="720" w:equalWidth="0">
            <w:col w:w="473" w:space="59"/>
            <w:col w:w="11095"/>
          </w:cols>
        </w:sectPr>
      </w:pPr>
    </w:p>
    <w:p w14:paraId="384D08AB" w14:textId="77777777" w:rsidR="007C5A61" w:rsidRDefault="007C5A61">
      <w:pPr>
        <w:pStyle w:val="BodyText"/>
        <w:spacing w:before="67"/>
        <w:rPr>
          <w:sz w:val="20"/>
        </w:rPr>
      </w:pPr>
    </w:p>
    <w:p w14:paraId="7E526D0C" w14:textId="77777777" w:rsidR="007C5A61" w:rsidRDefault="007C5A61">
      <w:pPr>
        <w:pStyle w:val="BodyText"/>
        <w:rPr>
          <w:sz w:val="20"/>
        </w:rPr>
        <w:sectPr w:rsidR="007C5A61">
          <w:type w:val="continuous"/>
          <w:pgSz w:w="11910" w:h="16840"/>
          <w:pgMar w:top="400" w:right="0" w:bottom="1240" w:left="283" w:header="763" w:footer="1033" w:gutter="0"/>
          <w:cols w:space="720"/>
        </w:sectPr>
      </w:pPr>
    </w:p>
    <w:p w14:paraId="3B2E58E6" w14:textId="77777777" w:rsidR="007C5A61" w:rsidRDefault="007C5A61">
      <w:pPr>
        <w:pStyle w:val="BodyText"/>
        <w:rPr>
          <w:sz w:val="20"/>
        </w:rPr>
      </w:pPr>
    </w:p>
    <w:p w14:paraId="7C154CFD" w14:textId="77777777" w:rsidR="007C5A61" w:rsidRDefault="007C5A61">
      <w:pPr>
        <w:pStyle w:val="BodyText"/>
        <w:spacing w:before="164"/>
        <w:rPr>
          <w:sz w:val="20"/>
        </w:rPr>
      </w:pPr>
    </w:p>
    <w:p w14:paraId="58377328" w14:textId="77777777" w:rsidR="007C5A61" w:rsidRDefault="00000000">
      <w:pPr>
        <w:spacing w:before="1"/>
        <w:ind w:left="139"/>
        <w:rPr>
          <w:rFonts w:ascii="Arial MT"/>
          <w:sz w:val="20"/>
        </w:rPr>
      </w:pPr>
      <w:r>
        <w:rPr>
          <w:rFonts w:ascii="Arial MT"/>
          <w:spacing w:val="-5"/>
          <w:sz w:val="20"/>
        </w:rPr>
        <w:t>328</w:t>
      </w:r>
    </w:p>
    <w:p w14:paraId="62499913" w14:textId="77777777" w:rsidR="007C5A61" w:rsidRDefault="00000000">
      <w:pPr>
        <w:spacing w:before="9"/>
        <w:ind w:left="139"/>
        <w:rPr>
          <w:rFonts w:ascii="Arial MT"/>
          <w:sz w:val="20"/>
        </w:rPr>
      </w:pPr>
      <w:r>
        <w:rPr>
          <w:rFonts w:ascii="Arial MT"/>
          <w:spacing w:val="-5"/>
          <w:sz w:val="20"/>
        </w:rPr>
        <w:t>329</w:t>
      </w:r>
    </w:p>
    <w:p w14:paraId="3C825C0C" w14:textId="77777777" w:rsidR="007C5A61" w:rsidRDefault="00000000">
      <w:pPr>
        <w:pStyle w:val="Heading1"/>
        <w:numPr>
          <w:ilvl w:val="0"/>
          <w:numId w:val="4"/>
        </w:numPr>
        <w:tabs>
          <w:tab w:val="left" w:pos="542"/>
        </w:tabs>
        <w:spacing w:before="103"/>
        <w:ind w:hanging="403"/>
      </w:pPr>
      <w:r>
        <w:rPr>
          <w:b w:val="0"/>
        </w:rPr>
        <w:br w:type="column"/>
      </w:r>
      <w:r>
        <w:rPr>
          <w:color w:val="231F20"/>
        </w:rPr>
        <w:lastRenderedPageBreak/>
        <w:t>CONFLICT</w:t>
      </w:r>
      <w:r>
        <w:rPr>
          <w:color w:val="231F20"/>
          <w:spacing w:val="-10"/>
        </w:rPr>
        <w:t xml:space="preserve"> </w:t>
      </w:r>
      <w:r>
        <w:rPr>
          <w:color w:val="231F20"/>
        </w:rPr>
        <w:t>OF</w:t>
      </w:r>
      <w:r>
        <w:rPr>
          <w:color w:val="231F20"/>
          <w:spacing w:val="-9"/>
        </w:rPr>
        <w:t xml:space="preserve"> </w:t>
      </w:r>
      <w:r>
        <w:rPr>
          <w:color w:val="231F20"/>
          <w:spacing w:val="-2"/>
        </w:rPr>
        <w:t>INTEREST</w:t>
      </w:r>
    </w:p>
    <w:p w14:paraId="701212A5" w14:textId="77777777" w:rsidR="007C5A61" w:rsidRDefault="00000000">
      <w:pPr>
        <w:pStyle w:val="BodyText"/>
        <w:spacing w:before="215" w:line="208" w:lineRule="auto"/>
        <w:ind w:left="139" w:right="527"/>
      </w:pPr>
      <w:r>
        <w:t>The</w:t>
      </w:r>
      <w:r>
        <w:rPr>
          <w:spacing w:val="37"/>
        </w:rPr>
        <w:t xml:space="preserve"> </w:t>
      </w:r>
      <w:r>
        <w:t>authors</w:t>
      </w:r>
      <w:r>
        <w:rPr>
          <w:spacing w:val="37"/>
        </w:rPr>
        <w:t xml:space="preserve"> </w:t>
      </w:r>
      <w:r>
        <w:t>declare</w:t>
      </w:r>
      <w:r>
        <w:rPr>
          <w:spacing w:val="37"/>
        </w:rPr>
        <w:t xml:space="preserve"> </w:t>
      </w:r>
      <w:r>
        <w:t>that</w:t>
      </w:r>
      <w:r>
        <w:rPr>
          <w:spacing w:val="37"/>
        </w:rPr>
        <w:t xml:space="preserve"> </w:t>
      </w:r>
      <w:r>
        <w:t>the</w:t>
      </w:r>
      <w:r>
        <w:rPr>
          <w:spacing w:val="37"/>
        </w:rPr>
        <w:t xml:space="preserve"> </w:t>
      </w:r>
      <w:r>
        <w:t>research</w:t>
      </w:r>
      <w:r>
        <w:rPr>
          <w:spacing w:val="37"/>
        </w:rPr>
        <w:t xml:space="preserve"> </w:t>
      </w:r>
      <w:r>
        <w:t>was</w:t>
      </w:r>
      <w:r>
        <w:rPr>
          <w:spacing w:val="37"/>
        </w:rPr>
        <w:t xml:space="preserve"> </w:t>
      </w:r>
      <w:r>
        <w:t>con</w:t>
      </w:r>
      <w:r>
        <w:t>ducted</w:t>
      </w:r>
      <w:r>
        <w:rPr>
          <w:spacing w:val="37"/>
        </w:rPr>
        <w:t xml:space="preserve"> </w:t>
      </w:r>
      <w:r>
        <w:t>in</w:t>
      </w:r>
      <w:r>
        <w:rPr>
          <w:spacing w:val="37"/>
        </w:rPr>
        <w:t xml:space="preserve"> </w:t>
      </w:r>
      <w:r>
        <w:t>the</w:t>
      </w:r>
      <w:r>
        <w:rPr>
          <w:spacing w:val="37"/>
        </w:rPr>
        <w:t xml:space="preserve"> </w:t>
      </w:r>
      <w:r>
        <w:t>absence</w:t>
      </w:r>
      <w:r>
        <w:rPr>
          <w:spacing w:val="37"/>
        </w:rPr>
        <w:t xml:space="preserve"> </w:t>
      </w:r>
      <w:r>
        <w:t>of</w:t>
      </w:r>
      <w:r>
        <w:rPr>
          <w:spacing w:val="37"/>
        </w:rPr>
        <w:t xml:space="preserve"> </w:t>
      </w:r>
      <w:r>
        <w:t>any</w:t>
      </w:r>
      <w:r>
        <w:rPr>
          <w:spacing w:val="37"/>
        </w:rPr>
        <w:t xml:space="preserve"> </w:t>
      </w:r>
      <w:r>
        <w:t>commercial</w:t>
      </w:r>
      <w:r>
        <w:rPr>
          <w:spacing w:val="37"/>
        </w:rPr>
        <w:t xml:space="preserve"> </w:t>
      </w:r>
      <w:r>
        <w:t>or</w:t>
      </w:r>
      <w:r>
        <w:rPr>
          <w:spacing w:val="37"/>
        </w:rPr>
        <w:t xml:space="preserve"> </w:t>
      </w:r>
      <w:r>
        <w:t>financial relationships that could be construed as a potential conflict of interest.</w:t>
      </w:r>
    </w:p>
    <w:p w14:paraId="00623F6D" w14:textId="77777777" w:rsidR="007C5A61" w:rsidRDefault="007C5A61">
      <w:pPr>
        <w:pStyle w:val="BodyText"/>
        <w:spacing w:line="208" w:lineRule="auto"/>
        <w:sectPr w:rsidR="007C5A61">
          <w:type w:val="continuous"/>
          <w:pgSz w:w="11910" w:h="16840"/>
          <w:pgMar w:top="400" w:right="0" w:bottom="1240" w:left="283" w:header="763" w:footer="1033" w:gutter="0"/>
          <w:cols w:num="2" w:space="720" w:equalWidth="0">
            <w:col w:w="473" w:space="59"/>
            <w:col w:w="11095"/>
          </w:cols>
        </w:sectPr>
      </w:pPr>
    </w:p>
    <w:p w14:paraId="5427F943" w14:textId="77777777" w:rsidR="007C5A61" w:rsidRDefault="007C5A61">
      <w:pPr>
        <w:pStyle w:val="BodyText"/>
        <w:spacing w:before="5"/>
        <w:rPr>
          <w:sz w:val="16"/>
        </w:rPr>
      </w:pPr>
    </w:p>
    <w:p w14:paraId="1C924FD1" w14:textId="77777777" w:rsidR="007C5A61" w:rsidRDefault="007C5A61">
      <w:pPr>
        <w:pStyle w:val="BodyText"/>
        <w:rPr>
          <w:sz w:val="16"/>
        </w:rPr>
        <w:sectPr w:rsidR="007C5A61">
          <w:pgSz w:w="11910" w:h="16840"/>
          <w:pgMar w:top="1160" w:right="0" w:bottom="1220" w:left="283" w:header="763" w:footer="1033" w:gutter="0"/>
          <w:cols w:space="720"/>
        </w:sectPr>
      </w:pPr>
    </w:p>
    <w:p w14:paraId="340CC9F0" w14:textId="77777777" w:rsidR="007C5A61" w:rsidRDefault="007C5A61">
      <w:pPr>
        <w:pStyle w:val="BodyText"/>
        <w:rPr>
          <w:sz w:val="20"/>
        </w:rPr>
      </w:pPr>
    </w:p>
    <w:p w14:paraId="69ABBAD3" w14:textId="77777777" w:rsidR="007C5A61" w:rsidRDefault="007C5A61">
      <w:pPr>
        <w:pStyle w:val="BodyText"/>
        <w:spacing w:before="116"/>
        <w:rPr>
          <w:sz w:val="20"/>
        </w:rPr>
      </w:pPr>
    </w:p>
    <w:p w14:paraId="7C2B2B28" w14:textId="77777777" w:rsidR="007C5A61" w:rsidRDefault="00000000">
      <w:pPr>
        <w:spacing w:before="1"/>
        <w:ind w:left="94"/>
        <w:rPr>
          <w:rFonts w:ascii="Arial MT"/>
          <w:sz w:val="20"/>
        </w:rPr>
      </w:pPr>
      <w:r>
        <w:rPr>
          <w:rFonts w:ascii="Arial MT"/>
          <w:spacing w:val="-5"/>
          <w:sz w:val="20"/>
        </w:rPr>
        <w:t>330</w:t>
      </w:r>
    </w:p>
    <w:p w14:paraId="1F239D10" w14:textId="77777777" w:rsidR="007C5A61" w:rsidRDefault="00000000">
      <w:pPr>
        <w:spacing w:before="9"/>
        <w:ind w:left="94"/>
        <w:rPr>
          <w:rFonts w:ascii="Arial MT"/>
          <w:sz w:val="20"/>
        </w:rPr>
      </w:pPr>
      <w:r>
        <w:rPr>
          <w:rFonts w:ascii="Arial MT"/>
          <w:spacing w:val="-5"/>
          <w:sz w:val="20"/>
        </w:rPr>
        <w:t>331</w:t>
      </w:r>
    </w:p>
    <w:p w14:paraId="344D2849" w14:textId="77777777" w:rsidR="007C5A61" w:rsidRDefault="00000000">
      <w:pPr>
        <w:spacing w:before="9"/>
        <w:ind w:left="94"/>
        <w:rPr>
          <w:rFonts w:ascii="Arial MT"/>
          <w:sz w:val="20"/>
        </w:rPr>
      </w:pPr>
      <w:r>
        <w:rPr>
          <w:rFonts w:ascii="Arial MT"/>
          <w:spacing w:val="-5"/>
          <w:sz w:val="20"/>
        </w:rPr>
        <w:t>332</w:t>
      </w:r>
    </w:p>
    <w:p w14:paraId="0F0F3836" w14:textId="77777777" w:rsidR="007C5A61" w:rsidRDefault="007C5A61">
      <w:pPr>
        <w:pStyle w:val="BodyText"/>
        <w:rPr>
          <w:rFonts w:ascii="Arial MT"/>
          <w:sz w:val="20"/>
        </w:rPr>
      </w:pPr>
    </w:p>
    <w:p w14:paraId="55EC323A" w14:textId="77777777" w:rsidR="007C5A61" w:rsidRDefault="007C5A61">
      <w:pPr>
        <w:pStyle w:val="BodyText"/>
        <w:rPr>
          <w:rFonts w:ascii="Arial MT"/>
          <w:sz w:val="20"/>
        </w:rPr>
      </w:pPr>
    </w:p>
    <w:p w14:paraId="614FC744" w14:textId="77777777" w:rsidR="007C5A61" w:rsidRDefault="007C5A61">
      <w:pPr>
        <w:pStyle w:val="BodyText"/>
        <w:spacing w:before="76"/>
        <w:rPr>
          <w:rFonts w:ascii="Arial MT"/>
          <w:sz w:val="20"/>
        </w:rPr>
      </w:pPr>
    </w:p>
    <w:p w14:paraId="4C9C60A2" w14:textId="77777777" w:rsidR="007C5A61" w:rsidRDefault="00000000">
      <w:pPr>
        <w:ind w:left="94"/>
        <w:rPr>
          <w:rFonts w:ascii="Arial MT"/>
          <w:sz w:val="20"/>
        </w:rPr>
      </w:pPr>
      <w:r>
        <w:rPr>
          <w:rFonts w:ascii="Arial MT"/>
          <w:spacing w:val="-5"/>
          <w:sz w:val="20"/>
        </w:rPr>
        <w:t>333</w:t>
      </w:r>
    </w:p>
    <w:p w14:paraId="2633F408" w14:textId="77777777" w:rsidR="007C5A61" w:rsidRDefault="007C5A61">
      <w:pPr>
        <w:pStyle w:val="BodyText"/>
        <w:rPr>
          <w:rFonts w:ascii="Arial MT"/>
          <w:sz w:val="20"/>
        </w:rPr>
      </w:pPr>
    </w:p>
    <w:p w14:paraId="32258DD4" w14:textId="77777777" w:rsidR="007C5A61" w:rsidRDefault="007C5A61">
      <w:pPr>
        <w:pStyle w:val="BodyText"/>
        <w:rPr>
          <w:rFonts w:ascii="Arial MT"/>
          <w:sz w:val="20"/>
        </w:rPr>
      </w:pPr>
    </w:p>
    <w:p w14:paraId="65BEDD53" w14:textId="77777777" w:rsidR="007C5A61" w:rsidRDefault="007C5A61">
      <w:pPr>
        <w:pStyle w:val="BodyText"/>
        <w:spacing w:before="76"/>
        <w:rPr>
          <w:rFonts w:ascii="Arial MT"/>
          <w:sz w:val="20"/>
        </w:rPr>
      </w:pPr>
    </w:p>
    <w:p w14:paraId="663D94CA" w14:textId="77777777" w:rsidR="007C5A61" w:rsidRDefault="00000000">
      <w:pPr>
        <w:ind w:left="94"/>
        <w:rPr>
          <w:rFonts w:ascii="Arial MT"/>
          <w:sz w:val="20"/>
        </w:rPr>
      </w:pPr>
      <w:r>
        <w:rPr>
          <w:rFonts w:ascii="Arial MT"/>
          <w:spacing w:val="-5"/>
          <w:sz w:val="20"/>
        </w:rPr>
        <w:t>334</w:t>
      </w:r>
    </w:p>
    <w:p w14:paraId="6381E8D7" w14:textId="77777777" w:rsidR="007C5A61" w:rsidRDefault="00000000">
      <w:pPr>
        <w:spacing w:before="10"/>
        <w:ind w:left="94"/>
        <w:rPr>
          <w:rFonts w:ascii="Arial MT"/>
          <w:sz w:val="20"/>
        </w:rPr>
      </w:pPr>
      <w:r>
        <w:rPr>
          <w:rFonts w:ascii="Arial MT"/>
          <w:spacing w:val="-5"/>
          <w:sz w:val="20"/>
        </w:rPr>
        <w:t>335</w:t>
      </w:r>
    </w:p>
    <w:p w14:paraId="09CE69AF" w14:textId="77777777" w:rsidR="007C5A61" w:rsidRDefault="00000000">
      <w:pPr>
        <w:spacing w:before="9"/>
        <w:ind w:left="94"/>
        <w:rPr>
          <w:rFonts w:ascii="Arial MT"/>
          <w:sz w:val="20"/>
        </w:rPr>
      </w:pPr>
      <w:r>
        <w:rPr>
          <w:rFonts w:ascii="Arial MT"/>
          <w:spacing w:val="-5"/>
          <w:sz w:val="20"/>
        </w:rPr>
        <w:t>336</w:t>
      </w:r>
    </w:p>
    <w:p w14:paraId="4EB90F6D" w14:textId="77777777" w:rsidR="007C5A61" w:rsidRDefault="007C5A61">
      <w:pPr>
        <w:pStyle w:val="BodyText"/>
        <w:rPr>
          <w:rFonts w:ascii="Arial MT"/>
          <w:sz w:val="20"/>
        </w:rPr>
      </w:pPr>
    </w:p>
    <w:p w14:paraId="2C91B2EC" w14:textId="77777777" w:rsidR="007C5A61" w:rsidRDefault="007C5A61">
      <w:pPr>
        <w:pStyle w:val="BodyText"/>
        <w:rPr>
          <w:rFonts w:ascii="Arial MT"/>
          <w:sz w:val="20"/>
        </w:rPr>
      </w:pPr>
    </w:p>
    <w:p w14:paraId="6C89D7E8" w14:textId="77777777" w:rsidR="007C5A61" w:rsidRDefault="007C5A61">
      <w:pPr>
        <w:pStyle w:val="BodyText"/>
        <w:spacing w:before="76"/>
        <w:rPr>
          <w:rFonts w:ascii="Arial MT"/>
          <w:sz w:val="20"/>
        </w:rPr>
      </w:pPr>
    </w:p>
    <w:p w14:paraId="7F2CC6C1" w14:textId="77777777" w:rsidR="007C5A61" w:rsidRDefault="00000000">
      <w:pPr>
        <w:ind w:left="94"/>
        <w:rPr>
          <w:rFonts w:ascii="Arial MT"/>
          <w:sz w:val="20"/>
        </w:rPr>
      </w:pPr>
      <w:r>
        <w:rPr>
          <w:rFonts w:ascii="Arial MT"/>
          <w:spacing w:val="-5"/>
          <w:sz w:val="20"/>
        </w:rPr>
        <w:t>337</w:t>
      </w:r>
    </w:p>
    <w:p w14:paraId="73D1D478" w14:textId="77777777" w:rsidR="007C5A61" w:rsidRDefault="00000000">
      <w:pPr>
        <w:spacing w:before="9"/>
        <w:ind w:left="94"/>
        <w:rPr>
          <w:rFonts w:ascii="Arial MT"/>
          <w:sz w:val="20"/>
        </w:rPr>
      </w:pPr>
      <w:r>
        <w:rPr>
          <w:rFonts w:ascii="Arial MT"/>
          <w:spacing w:val="-5"/>
          <w:sz w:val="20"/>
        </w:rPr>
        <w:t>338</w:t>
      </w:r>
    </w:p>
    <w:p w14:paraId="53D0F142" w14:textId="77777777" w:rsidR="007C5A61" w:rsidRDefault="00000000">
      <w:pPr>
        <w:spacing w:before="9"/>
        <w:ind w:left="94"/>
        <w:rPr>
          <w:rFonts w:ascii="Arial MT"/>
          <w:sz w:val="20"/>
        </w:rPr>
      </w:pPr>
      <w:r>
        <w:rPr>
          <w:rFonts w:ascii="Arial MT"/>
          <w:spacing w:val="-5"/>
          <w:sz w:val="20"/>
        </w:rPr>
        <w:t>339</w:t>
      </w:r>
    </w:p>
    <w:p w14:paraId="11C45FF3" w14:textId="77777777" w:rsidR="007C5A61" w:rsidRDefault="007C5A61">
      <w:pPr>
        <w:pStyle w:val="BodyText"/>
        <w:rPr>
          <w:rFonts w:ascii="Arial MT"/>
          <w:sz w:val="20"/>
        </w:rPr>
      </w:pPr>
    </w:p>
    <w:p w14:paraId="35A1A121" w14:textId="77777777" w:rsidR="007C5A61" w:rsidRDefault="007C5A61">
      <w:pPr>
        <w:pStyle w:val="BodyText"/>
        <w:rPr>
          <w:rFonts w:ascii="Arial MT"/>
          <w:sz w:val="20"/>
        </w:rPr>
      </w:pPr>
    </w:p>
    <w:p w14:paraId="14AF3D24" w14:textId="77777777" w:rsidR="007C5A61" w:rsidRDefault="007C5A61">
      <w:pPr>
        <w:pStyle w:val="BodyText"/>
        <w:spacing w:before="76"/>
        <w:rPr>
          <w:rFonts w:ascii="Arial MT"/>
          <w:sz w:val="20"/>
        </w:rPr>
      </w:pPr>
    </w:p>
    <w:p w14:paraId="21C952DD" w14:textId="77777777" w:rsidR="007C5A61" w:rsidRDefault="00000000">
      <w:pPr>
        <w:spacing w:before="1"/>
        <w:ind w:left="94"/>
        <w:rPr>
          <w:rFonts w:ascii="Arial MT"/>
          <w:sz w:val="20"/>
        </w:rPr>
      </w:pPr>
      <w:r>
        <w:rPr>
          <w:rFonts w:ascii="Arial MT"/>
          <w:spacing w:val="-5"/>
          <w:sz w:val="20"/>
        </w:rPr>
        <w:t>340</w:t>
      </w:r>
    </w:p>
    <w:p w14:paraId="437CB862" w14:textId="77777777" w:rsidR="007C5A61" w:rsidRDefault="00000000">
      <w:pPr>
        <w:spacing w:before="168"/>
        <w:ind w:left="94"/>
        <w:rPr>
          <w:rFonts w:ascii="Arial MT"/>
          <w:sz w:val="20"/>
        </w:rPr>
      </w:pPr>
      <w:r>
        <w:rPr>
          <w:rFonts w:ascii="Arial MT"/>
          <w:spacing w:val="-5"/>
          <w:sz w:val="20"/>
        </w:rPr>
        <w:t>341</w:t>
      </w:r>
    </w:p>
    <w:p w14:paraId="22BA681C" w14:textId="77777777" w:rsidR="007C5A61" w:rsidRDefault="00000000">
      <w:pPr>
        <w:spacing w:before="69"/>
        <w:ind w:left="94"/>
        <w:rPr>
          <w:rFonts w:ascii="Arial MT"/>
          <w:sz w:val="20"/>
        </w:rPr>
      </w:pPr>
      <w:r>
        <w:rPr>
          <w:rFonts w:ascii="Arial MT"/>
          <w:spacing w:val="-5"/>
          <w:sz w:val="20"/>
        </w:rPr>
        <w:t>342</w:t>
      </w:r>
    </w:p>
    <w:p w14:paraId="6438D236" w14:textId="77777777" w:rsidR="007C5A61" w:rsidRDefault="00000000">
      <w:pPr>
        <w:spacing w:before="69"/>
        <w:ind w:left="94"/>
        <w:rPr>
          <w:rFonts w:ascii="Arial MT"/>
          <w:sz w:val="20"/>
        </w:rPr>
      </w:pPr>
      <w:r>
        <w:rPr>
          <w:rFonts w:ascii="Arial MT"/>
          <w:spacing w:val="-5"/>
          <w:sz w:val="20"/>
        </w:rPr>
        <w:t>343</w:t>
      </w:r>
    </w:p>
    <w:p w14:paraId="72E54BDD" w14:textId="77777777" w:rsidR="007C5A61" w:rsidRDefault="00000000">
      <w:pPr>
        <w:spacing w:before="69"/>
        <w:ind w:left="94"/>
        <w:rPr>
          <w:rFonts w:ascii="Arial MT"/>
          <w:sz w:val="20"/>
        </w:rPr>
      </w:pPr>
      <w:r>
        <w:rPr>
          <w:rFonts w:ascii="Arial MT"/>
          <w:spacing w:val="-5"/>
          <w:sz w:val="20"/>
        </w:rPr>
        <w:t>344</w:t>
      </w:r>
    </w:p>
    <w:p w14:paraId="619C4CDA" w14:textId="77777777" w:rsidR="007C5A61" w:rsidRDefault="00000000">
      <w:pPr>
        <w:spacing w:before="69"/>
        <w:ind w:left="94"/>
        <w:rPr>
          <w:rFonts w:ascii="Arial MT"/>
          <w:sz w:val="20"/>
        </w:rPr>
      </w:pPr>
      <w:r>
        <w:rPr>
          <w:rFonts w:ascii="Arial MT"/>
          <w:spacing w:val="-5"/>
          <w:sz w:val="20"/>
        </w:rPr>
        <w:t>345</w:t>
      </w:r>
    </w:p>
    <w:p w14:paraId="443D32DE" w14:textId="77777777" w:rsidR="007C5A61" w:rsidRDefault="007C5A61">
      <w:pPr>
        <w:pStyle w:val="BodyText"/>
        <w:rPr>
          <w:rFonts w:ascii="Arial MT"/>
          <w:sz w:val="20"/>
        </w:rPr>
      </w:pPr>
    </w:p>
    <w:p w14:paraId="7AD54929" w14:textId="77777777" w:rsidR="007C5A61" w:rsidRDefault="007C5A61">
      <w:pPr>
        <w:pStyle w:val="BodyText"/>
        <w:rPr>
          <w:rFonts w:ascii="Arial MT"/>
          <w:sz w:val="20"/>
        </w:rPr>
      </w:pPr>
    </w:p>
    <w:p w14:paraId="636493EB" w14:textId="77777777" w:rsidR="007C5A61" w:rsidRDefault="007C5A61">
      <w:pPr>
        <w:pStyle w:val="BodyText"/>
        <w:rPr>
          <w:rFonts w:ascii="Arial MT"/>
          <w:sz w:val="20"/>
        </w:rPr>
      </w:pPr>
    </w:p>
    <w:p w14:paraId="248B791C" w14:textId="77777777" w:rsidR="007C5A61" w:rsidRDefault="007C5A61">
      <w:pPr>
        <w:pStyle w:val="BodyText"/>
        <w:rPr>
          <w:rFonts w:ascii="Arial MT"/>
          <w:sz w:val="20"/>
        </w:rPr>
      </w:pPr>
    </w:p>
    <w:p w14:paraId="15B1FFBD" w14:textId="77777777" w:rsidR="007C5A61" w:rsidRDefault="007C5A61">
      <w:pPr>
        <w:pStyle w:val="BodyText"/>
        <w:rPr>
          <w:rFonts w:ascii="Arial MT"/>
          <w:sz w:val="20"/>
        </w:rPr>
      </w:pPr>
    </w:p>
    <w:p w14:paraId="68ACC3F5" w14:textId="77777777" w:rsidR="007C5A61" w:rsidRDefault="007C5A61">
      <w:pPr>
        <w:pStyle w:val="BodyText"/>
        <w:rPr>
          <w:rFonts w:ascii="Arial MT"/>
          <w:sz w:val="20"/>
        </w:rPr>
      </w:pPr>
    </w:p>
    <w:p w14:paraId="46E68717" w14:textId="77777777" w:rsidR="007C5A61" w:rsidRDefault="007C5A61">
      <w:pPr>
        <w:pStyle w:val="BodyText"/>
        <w:rPr>
          <w:rFonts w:ascii="Arial MT"/>
          <w:sz w:val="20"/>
        </w:rPr>
      </w:pPr>
    </w:p>
    <w:p w14:paraId="14D94537" w14:textId="77777777" w:rsidR="007C5A61" w:rsidRDefault="007C5A61">
      <w:pPr>
        <w:pStyle w:val="BodyText"/>
        <w:rPr>
          <w:rFonts w:ascii="Arial MT"/>
          <w:sz w:val="20"/>
        </w:rPr>
      </w:pPr>
    </w:p>
    <w:p w14:paraId="6E4109DF" w14:textId="77777777" w:rsidR="007C5A61" w:rsidRDefault="007C5A61">
      <w:pPr>
        <w:pStyle w:val="BodyText"/>
        <w:rPr>
          <w:rFonts w:ascii="Arial MT"/>
          <w:sz w:val="20"/>
        </w:rPr>
      </w:pPr>
    </w:p>
    <w:p w14:paraId="5024A75F" w14:textId="77777777" w:rsidR="007C5A61" w:rsidRDefault="007C5A61">
      <w:pPr>
        <w:pStyle w:val="BodyText"/>
        <w:spacing w:before="45"/>
        <w:rPr>
          <w:rFonts w:ascii="Arial MT"/>
          <w:sz w:val="20"/>
        </w:rPr>
      </w:pPr>
    </w:p>
    <w:p w14:paraId="2935CEFD" w14:textId="77777777" w:rsidR="007C5A61" w:rsidRDefault="00000000">
      <w:pPr>
        <w:ind w:left="94"/>
        <w:rPr>
          <w:rFonts w:ascii="Arial MT"/>
          <w:sz w:val="20"/>
        </w:rPr>
      </w:pPr>
      <w:r>
        <w:rPr>
          <w:rFonts w:ascii="Arial MT"/>
          <w:spacing w:val="-5"/>
          <w:sz w:val="20"/>
        </w:rPr>
        <w:t>346</w:t>
      </w:r>
    </w:p>
    <w:p w14:paraId="105293D5" w14:textId="77777777" w:rsidR="007C5A61" w:rsidRDefault="00000000">
      <w:pPr>
        <w:pStyle w:val="Heading1"/>
        <w:numPr>
          <w:ilvl w:val="0"/>
          <w:numId w:val="4"/>
        </w:numPr>
        <w:tabs>
          <w:tab w:val="left" w:pos="496"/>
        </w:tabs>
        <w:ind w:left="496" w:hanging="402"/>
      </w:pPr>
      <w:r>
        <w:rPr>
          <w:b w:val="0"/>
        </w:rPr>
        <w:br w:type="column"/>
      </w:r>
      <w:r>
        <w:rPr>
          <w:color w:val="231F20"/>
          <w:spacing w:val="-2"/>
        </w:rPr>
        <w:t>AUTHOR</w:t>
      </w:r>
      <w:r>
        <w:rPr>
          <w:color w:val="231F20"/>
          <w:spacing w:val="-14"/>
        </w:rPr>
        <w:t xml:space="preserve"> </w:t>
      </w:r>
      <w:r>
        <w:rPr>
          <w:color w:val="231F20"/>
          <w:spacing w:val="-2"/>
        </w:rPr>
        <w:t>CONTRIBUTIONS</w:t>
      </w:r>
    </w:p>
    <w:p w14:paraId="4AFE16A3" w14:textId="77777777" w:rsidR="007C5A61" w:rsidRDefault="00000000">
      <w:pPr>
        <w:pStyle w:val="BodyText"/>
        <w:spacing w:before="168" w:line="208" w:lineRule="auto"/>
        <w:ind w:left="94" w:right="952"/>
        <w:jc w:val="both"/>
      </w:pPr>
      <w:r>
        <w:rPr>
          <w:spacing w:val="-2"/>
        </w:rPr>
        <w:t>OO</w:t>
      </w:r>
      <w:r>
        <w:rPr>
          <w:spacing w:val="-8"/>
        </w:rPr>
        <w:t xml:space="preserve"> </w:t>
      </w:r>
      <w:r>
        <w:rPr>
          <w:spacing w:val="-2"/>
        </w:rPr>
        <w:t>conceived</w:t>
      </w:r>
      <w:r>
        <w:rPr>
          <w:spacing w:val="-8"/>
        </w:rPr>
        <w:t xml:space="preserve"> </w:t>
      </w:r>
      <w:r>
        <w:rPr>
          <w:spacing w:val="-2"/>
        </w:rPr>
        <w:t>the</w:t>
      </w:r>
      <w:r>
        <w:rPr>
          <w:spacing w:val="-8"/>
        </w:rPr>
        <w:t xml:space="preserve"> </w:t>
      </w:r>
      <w:r>
        <w:rPr>
          <w:spacing w:val="-2"/>
        </w:rPr>
        <w:t>study,</w:t>
      </w:r>
      <w:r>
        <w:rPr>
          <w:spacing w:val="-4"/>
        </w:rPr>
        <w:t xml:space="preserve"> </w:t>
      </w:r>
      <w:r>
        <w:rPr>
          <w:spacing w:val="-2"/>
        </w:rPr>
        <w:t>performed</w:t>
      </w:r>
      <w:r>
        <w:rPr>
          <w:spacing w:val="-8"/>
        </w:rPr>
        <w:t xml:space="preserve"> </w:t>
      </w:r>
      <w:r>
        <w:rPr>
          <w:spacing w:val="-2"/>
        </w:rPr>
        <w:t>the</w:t>
      </w:r>
      <w:r>
        <w:rPr>
          <w:spacing w:val="-8"/>
        </w:rPr>
        <w:t xml:space="preserve"> </w:t>
      </w:r>
      <w:r>
        <w:rPr>
          <w:spacing w:val="-2"/>
        </w:rPr>
        <w:t>analyses,</w:t>
      </w:r>
      <w:r>
        <w:rPr>
          <w:spacing w:val="-3"/>
        </w:rPr>
        <w:t xml:space="preserve"> </w:t>
      </w:r>
      <w:r>
        <w:rPr>
          <w:spacing w:val="-2"/>
        </w:rPr>
        <w:t>and</w:t>
      </w:r>
      <w:r>
        <w:rPr>
          <w:spacing w:val="-8"/>
        </w:rPr>
        <w:t xml:space="preserve"> </w:t>
      </w:r>
      <w:r>
        <w:rPr>
          <w:spacing w:val="-2"/>
        </w:rPr>
        <w:t>wrote</w:t>
      </w:r>
      <w:r>
        <w:rPr>
          <w:spacing w:val="-8"/>
        </w:rPr>
        <w:t xml:space="preserve"> </w:t>
      </w:r>
      <w:r>
        <w:rPr>
          <w:spacing w:val="-2"/>
        </w:rPr>
        <w:t>the</w:t>
      </w:r>
      <w:r>
        <w:rPr>
          <w:spacing w:val="-8"/>
        </w:rPr>
        <w:t xml:space="preserve"> </w:t>
      </w:r>
      <w:r>
        <w:rPr>
          <w:spacing w:val="-2"/>
        </w:rPr>
        <w:t>manuscript.</w:t>
      </w:r>
      <w:r>
        <w:rPr>
          <w:spacing w:val="-3"/>
        </w:rPr>
        <w:t xml:space="preserve"> </w:t>
      </w:r>
      <w:r>
        <w:rPr>
          <w:spacing w:val="-2"/>
        </w:rPr>
        <w:t>SR</w:t>
      </w:r>
      <w:r>
        <w:rPr>
          <w:spacing w:val="-8"/>
        </w:rPr>
        <w:t xml:space="preserve"> </w:t>
      </w:r>
      <w:r>
        <w:rPr>
          <w:spacing w:val="-2"/>
        </w:rPr>
        <w:t>contributed</w:t>
      </w:r>
      <w:r>
        <w:rPr>
          <w:spacing w:val="-8"/>
        </w:rPr>
        <w:t xml:space="preserve"> </w:t>
      </w:r>
      <w:r>
        <w:rPr>
          <w:spacing w:val="-2"/>
        </w:rPr>
        <w:t>to</w:t>
      </w:r>
      <w:r>
        <w:rPr>
          <w:spacing w:val="-8"/>
        </w:rPr>
        <w:t xml:space="preserve"> </w:t>
      </w:r>
      <w:r>
        <w:rPr>
          <w:spacing w:val="-2"/>
        </w:rPr>
        <w:t>study</w:t>
      </w:r>
      <w:r>
        <w:rPr>
          <w:spacing w:val="-8"/>
        </w:rPr>
        <w:t xml:space="preserve"> </w:t>
      </w:r>
      <w:r>
        <w:rPr>
          <w:spacing w:val="-2"/>
        </w:rPr>
        <w:t xml:space="preserve">design </w:t>
      </w:r>
      <w:r>
        <w:t>and</w:t>
      </w:r>
      <w:r>
        <w:rPr>
          <w:spacing w:val="-4"/>
        </w:rPr>
        <w:t xml:space="preserve"> </w:t>
      </w:r>
      <w:r>
        <w:t>data</w:t>
      </w:r>
      <w:r>
        <w:rPr>
          <w:spacing w:val="-4"/>
        </w:rPr>
        <w:t xml:space="preserve"> </w:t>
      </w:r>
      <w:r>
        <w:t>interpretation.</w:t>
      </w:r>
      <w:r>
        <w:rPr>
          <w:spacing w:val="-2"/>
        </w:rPr>
        <w:t xml:space="preserve"> </w:t>
      </w:r>
      <w:r>
        <w:t>SW</w:t>
      </w:r>
      <w:r>
        <w:rPr>
          <w:spacing w:val="-4"/>
        </w:rPr>
        <w:t xml:space="preserve"> </w:t>
      </w:r>
      <w:r>
        <w:t>contributed</w:t>
      </w:r>
      <w:r>
        <w:rPr>
          <w:spacing w:val="-4"/>
        </w:rPr>
        <w:t xml:space="preserve"> </w:t>
      </w:r>
      <w:r>
        <w:t>to</w:t>
      </w:r>
      <w:r>
        <w:rPr>
          <w:spacing w:val="-4"/>
        </w:rPr>
        <w:t xml:space="preserve"> </w:t>
      </w:r>
      <w:r>
        <w:t>clinical</w:t>
      </w:r>
      <w:r>
        <w:rPr>
          <w:spacing w:val="-4"/>
        </w:rPr>
        <w:t xml:space="preserve"> </w:t>
      </w:r>
      <w:r>
        <w:t>interpretation</w:t>
      </w:r>
      <w:r>
        <w:rPr>
          <w:spacing w:val="-4"/>
        </w:rPr>
        <w:t xml:space="preserve"> </w:t>
      </w:r>
      <w:r>
        <w:t>and</w:t>
      </w:r>
      <w:r>
        <w:rPr>
          <w:spacing w:val="-4"/>
        </w:rPr>
        <w:t xml:space="preserve"> </w:t>
      </w:r>
      <w:r>
        <w:t>manuscript</w:t>
      </w:r>
      <w:r>
        <w:rPr>
          <w:spacing w:val="-4"/>
        </w:rPr>
        <w:t xml:space="preserve"> </w:t>
      </w:r>
      <w:r>
        <w:t>revision.</w:t>
      </w:r>
      <w:r>
        <w:rPr>
          <w:spacing w:val="-2"/>
        </w:rPr>
        <w:t xml:space="preserve"> </w:t>
      </w:r>
      <w:r>
        <w:t>XT</w:t>
      </w:r>
      <w:r>
        <w:rPr>
          <w:spacing w:val="-4"/>
        </w:rPr>
        <w:t xml:space="preserve"> </w:t>
      </w:r>
      <w:r>
        <w:t>supervised the research, provided critical revisions, and approved the final manuscript.</w:t>
      </w:r>
    </w:p>
    <w:p w14:paraId="10B75744" w14:textId="77777777" w:rsidR="007C5A61" w:rsidRDefault="007C5A61">
      <w:pPr>
        <w:pStyle w:val="BodyText"/>
        <w:spacing w:before="11"/>
      </w:pPr>
    </w:p>
    <w:p w14:paraId="649B7C54" w14:textId="77777777" w:rsidR="007C5A61" w:rsidRDefault="00000000">
      <w:pPr>
        <w:pStyle w:val="Heading1"/>
        <w:numPr>
          <w:ilvl w:val="0"/>
          <w:numId w:val="4"/>
        </w:numPr>
        <w:tabs>
          <w:tab w:val="left" w:pos="496"/>
        </w:tabs>
        <w:spacing w:before="0"/>
        <w:ind w:left="496" w:hanging="402"/>
      </w:pPr>
      <w:r>
        <w:rPr>
          <w:color w:val="231F20"/>
          <w:spacing w:val="-2"/>
        </w:rPr>
        <w:t>FUNDING</w:t>
      </w:r>
    </w:p>
    <w:p w14:paraId="3BFD9E4C" w14:textId="77777777" w:rsidR="007C5A61" w:rsidRDefault="00000000">
      <w:pPr>
        <w:pStyle w:val="BodyText"/>
        <w:spacing w:before="139"/>
        <w:ind w:left="94"/>
      </w:pPr>
      <w:r>
        <w:t>This</w:t>
      </w:r>
      <w:r>
        <w:rPr>
          <w:spacing w:val="-10"/>
        </w:rPr>
        <w:t xml:space="preserve"> </w:t>
      </w:r>
      <w:r>
        <w:t>research</w:t>
      </w:r>
      <w:r>
        <w:rPr>
          <w:spacing w:val="-10"/>
        </w:rPr>
        <w:t xml:space="preserve"> </w:t>
      </w:r>
      <w:r>
        <w:t>received</w:t>
      </w:r>
      <w:r>
        <w:rPr>
          <w:spacing w:val="-10"/>
        </w:rPr>
        <w:t xml:space="preserve"> </w:t>
      </w:r>
      <w:r>
        <w:t>no</w:t>
      </w:r>
      <w:r>
        <w:rPr>
          <w:spacing w:val="-10"/>
        </w:rPr>
        <w:t xml:space="preserve"> </w:t>
      </w:r>
      <w:r>
        <w:t>specific</w:t>
      </w:r>
      <w:r>
        <w:rPr>
          <w:spacing w:val="-10"/>
        </w:rPr>
        <w:t xml:space="preserve"> </w:t>
      </w:r>
      <w:r>
        <w:t>grant</w:t>
      </w:r>
      <w:r>
        <w:rPr>
          <w:spacing w:val="-10"/>
        </w:rPr>
        <w:t xml:space="preserve"> </w:t>
      </w:r>
      <w:r>
        <w:t>from</w:t>
      </w:r>
      <w:r>
        <w:rPr>
          <w:spacing w:val="-9"/>
        </w:rPr>
        <w:t xml:space="preserve"> </w:t>
      </w:r>
      <w:r>
        <w:t>any</w:t>
      </w:r>
      <w:r>
        <w:rPr>
          <w:spacing w:val="-10"/>
        </w:rPr>
        <w:t xml:space="preserve"> </w:t>
      </w:r>
      <w:r>
        <w:t>funding</w:t>
      </w:r>
      <w:r>
        <w:rPr>
          <w:spacing w:val="-10"/>
        </w:rPr>
        <w:t xml:space="preserve"> </w:t>
      </w:r>
      <w:r>
        <w:rPr>
          <w:spacing w:val="-2"/>
        </w:rPr>
        <w:t>agency.</w:t>
      </w:r>
    </w:p>
    <w:p w14:paraId="0BAEA626" w14:textId="77777777" w:rsidR="007C5A61" w:rsidRDefault="007C5A61">
      <w:pPr>
        <w:pStyle w:val="BodyText"/>
        <w:spacing w:before="6"/>
      </w:pPr>
    </w:p>
    <w:p w14:paraId="4628BFCB" w14:textId="77777777" w:rsidR="007C5A61" w:rsidRDefault="00000000">
      <w:pPr>
        <w:pStyle w:val="Heading1"/>
        <w:numPr>
          <w:ilvl w:val="0"/>
          <w:numId w:val="4"/>
        </w:numPr>
        <w:tabs>
          <w:tab w:val="left" w:pos="496"/>
        </w:tabs>
        <w:spacing w:before="0"/>
        <w:ind w:left="496" w:hanging="402"/>
      </w:pPr>
      <w:r>
        <w:rPr>
          <w:color w:val="231F20"/>
          <w:spacing w:val="-2"/>
        </w:rPr>
        <w:t>ACKNOWLEDGMENTS</w:t>
      </w:r>
    </w:p>
    <w:p w14:paraId="2452AD3C" w14:textId="77777777" w:rsidR="007C5A61" w:rsidRDefault="00000000">
      <w:pPr>
        <w:pStyle w:val="BodyText"/>
        <w:spacing w:before="169" w:line="208" w:lineRule="auto"/>
        <w:ind w:left="94" w:right="952"/>
        <w:jc w:val="both"/>
      </w:pPr>
      <w:r>
        <w:t>The authors thank the Vanke School of Public Health, Tsinghua University, and Beijing Tsinghua Changgung Hospital. The MC-MED dataset was accessed via PhysioNet with appropriate credentialing (CITI Program Record ID: 72472937).</w:t>
      </w:r>
    </w:p>
    <w:p w14:paraId="12CC8C26" w14:textId="77777777" w:rsidR="007C5A61" w:rsidRDefault="007C5A61">
      <w:pPr>
        <w:pStyle w:val="BodyText"/>
        <w:spacing w:before="10"/>
      </w:pPr>
    </w:p>
    <w:p w14:paraId="4C294DDE" w14:textId="77777777" w:rsidR="007C5A61" w:rsidRDefault="00000000">
      <w:pPr>
        <w:pStyle w:val="Heading1"/>
        <w:numPr>
          <w:ilvl w:val="0"/>
          <w:numId w:val="4"/>
        </w:numPr>
        <w:tabs>
          <w:tab w:val="left" w:pos="641"/>
        </w:tabs>
        <w:spacing w:before="1"/>
        <w:ind w:left="641" w:hanging="547"/>
      </w:pPr>
      <w:r>
        <w:rPr>
          <w:color w:val="231F20"/>
          <w:spacing w:val="-8"/>
        </w:rPr>
        <w:t>DATA</w:t>
      </w:r>
      <w:r>
        <w:rPr>
          <w:color w:val="231F20"/>
          <w:spacing w:val="-1"/>
        </w:rPr>
        <w:t xml:space="preserve"> </w:t>
      </w:r>
      <w:r>
        <w:rPr>
          <w:color w:val="231F20"/>
          <w:spacing w:val="-8"/>
        </w:rPr>
        <w:t>AVAILABILITY</w:t>
      </w:r>
      <w:r>
        <w:rPr>
          <w:color w:val="231F20"/>
        </w:rPr>
        <w:t xml:space="preserve"> </w:t>
      </w:r>
      <w:r>
        <w:rPr>
          <w:color w:val="231F20"/>
          <w:spacing w:val="-8"/>
        </w:rPr>
        <w:t>STATEMENT</w:t>
      </w:r>
    </w:p>
    <w:p w14:paraId="679D2319" w14:textId="77777777" w:rsidR="007C5A61" w:rsidRDefault="00000000">
      <w:pPr>
        <w:pStyle w:val="BodyText"/>
        <w:spacing w:before="178" w:line="194" w:lineRule="auto"/>
        <w:ind w:left="94" w:right="952"/>
        <w:jc w:val="both"/>
      </w:pPr>
      <w:r>
        <w:t>The</w:t>
      </w:r>
      <w:r>
        <w:rPr>
          <w:spacing w:val="-12"/>
        </w:rPr>
        <w:t xml:space="preserve"> </w:t>
      </w:r>
      <w:r>
        <w:t>MC-MED</w:t>
      </w:r>
      <w:r>
        <w:rPr>
          <w:spacing w:val="-12"/>
        </w:rPr>
        <w:t xml:space="preserve"> </w:t>
      </w:r>
      <w:r>
        <w:t>dataset</w:t>
      </w:r>
      <w:r>
        <w:rPr>
          <w:spacing w:val="-12"/>
        </w:rPr>
        <w:t xml:space="preserve"> </w:t>
      </w:r>
      <w:r>
        <w:t>is</w:t>
      </w:r>
      <w:r>
        <w:rPr>
          <w:spacing w:val="-12"/>
        </w:rPr>
        <w:t xml:space="preserve"> </w:t>
      </w:r>
      <w:r>
        <w:t>publicly</w:t>
      </w:r>
      <w:r>
        <w:rPr>
          <w:spacing w:val="-12"/>
        </w:rPr>
        <w:t xml:space="preserve"> </w:t>
      </w:r>
      <w:r>
        <w:t>available</w:t>
      </w:r>
      <w:r>
        <w:rPr>
          <w:spacing w:val="-12"/>
        </w:rPr>
        <w:t xml:space="preserve"> </w:t>
      </w:r>
      <w:r>
        <w:t>on</w:t>
      </w:r>
      <w:r>
        <w:rPr>
          <w:spacing w:val="-12"/>
        </w:rPr>
        <w:t xml:space="preserve"> </w:t>
      </w:r>
      <w:r>
        <w:t>PhysioNet</w:t>
      </w:r>
      <w:r>
        <w:rPr>
          <w:spacing w:val="-12"/>
        </w:rPr>
        <w:t xml:space="preserve"> </w:t>
      </w:r>
      <w:r>
        <w:t>at</w:t>
      </w:r>
      <w:r>
        <w:rPr>
          <w:spacing w:val="-12"/>
        </w:rPr>
        <w:t xml:space="preserve"> </w:t>
      </w:r>
      <w:r>
        <w:rPr>
          <w:rFonts w:ascii="Courier New"/>
        </w:rPr>
        <w:t>https://physionet.org/content/ mc-med/1.0.1/</w:t>
      </w:r>
      <w:r>
        <w:rPr>
          <w:rFonts w:ascii="Courier New"/>
          <w:spacing w:val="-10"/>
        </w:rPr>
        <w:t xml:space="preserve"> </w:t>
      </w:r>
      <w:r>
        <w:t>[5].</w:t>
      </w:r>
      <w:r>
        <w:rPr>
          <w:spacing w:val="40"/>
        </w:rPr>
        <w:t xml:space="preserve"> </w:t>
      </w:r>
      <w:r>
        <w:t>Analysis</w:t>
      </w:r>
      <w:r>
        <w:rPr>
          <w:spacing w:val="40"/>
        </w:rPr>
        <w:t xml:space="preserve"> </w:t>
      </w:r>
      <w:r>
        <w:t>code</w:t>
      </w:r>
      <w:r>
        <w:rPr>
          <w:spacing w:val="40"/>
        </w:rPr>
        <w:t xml:space="preserve"> </w:t>
      </w:r>
      <w:r>
        <w:t>is</w:t>
      </w:r>
      <w:r>
        <w:rPr>
          <w:spacing w:val="40"/>
        </w:rPr>
        <w:t xml:space="preserve"> </w:t>
      </w:r>
      <w:r>
        <w:t>available</w:t>
      </w:r>
      <w:r>
        <w:rPr>
          <w:spacing w:val="40"/>
        </w:rPr>
        <w:t xml:space="preserve"> </w:t>
      </w:r>
      <w:r>
        <w:t>at</w:t>
      </w:r>
      <w:r>
        <w:rPr>
          <w:spacing w:val="40"/>
        </w:rPr>
        <w:t xml:space="preserve"> </w:t>
      </w:r>
      <w:r>
        <w:rPr>
          <w:rFonts w:ascii="Courier New"/>
        </w:rPr>
        <w:t xml:space="preserve">https://github.com/Drglazizzo/ </w:t>
      </w:r>
      <w:r>
        <w:rPr>
          <w:rFonts w:ascii="Courier New"/>
          <w:spacing w:val="-2"/>
        </w:rPr>
        <w:t>ed-trajectory-prediction</w:t>
      </w:r>
      <w:r>
        <w:rPr>
          <w:spacing w:val="-2"/>
        </w:rPr>
        <w:t>.</w:t>
      </w:r>
    </w:p>
    <w:p w14:paraId="1258740A" w14:textId="77777777" w:rsidR="007C5A61" w:rsidRDefault="00000000">
      <w:pPr>
        <w:pStyle w:val="Heading1"/>
        <w:numPr>
          <w:ilvl w:val="0"/>
          <w:numId w:val="4"/>
        </w:numPr>
        <w:tabs>
          <w:tab w:val="left" w:pos="641"/>
        </w:tabs>
        <w:spacing w:before="266"/>
        <w:ind w:left="641" w:hanging="547"/>
      </w:pPr>
      <w:r>
        <w:rPr>
          <w:color w:val="231F20"/>
          <w:spacing w:val="-5"/>
        </w:rPr>
        <w:t>SUPPLEMENTARY</w:t>
      </w:r>
      <w:r>
        <w:rPr>
          <w:color w:val="231F20"/>
          <w:spacing w:val="3"/>
        </w:rPr>
        <w:t xml:space="preserve"> </w:t>
      </w:r>
      <w:r>
        <w:rPr>
          <w:color w:val="231F20"/>
          <w:spacing w:val="-2"/>
        </w:rPr>
        <w:t>MATERIALS</w:t>
      </w:r>
    </w:p>
    <w:p w14:paraId="66686412" w14:textId="77777777" w:rsidR="007C5A61" w:rsidRDefault="00000000">
      <w:pPr>
        <w:pStyle w:val="BodyText"/>
        <w:spacing w:before="139"/>
        <w:ind w:left="94"/>
      </w:pPr>
      <w:r>
        <w:t>The</w:t>
      </w:r>
      <w:r>
        <w:rPr>
          <w:spacing w:val="-12"/>
        </w:rPr>
        <w:t xml:space="preserve"> </w:t>
      </w:r>
      <w:r>
        <w:t>following</w:t>
      </w:r>
      <w:r>
        <w:rPr>
          <w:spacing w:val="-12"/>
        </w:rPr>
        <w:t xml:space="preserve"> </w:t>
      </w:r>
      <w:r>
        <w:t>supplementary</w:t>
      </w:r>
      <w:r>
        <w:rPr>
          <w:spacing w:val="-12"/>
        </w:rPr>
        <w:t xml:space="preserve"> </w:t>
      </w:r>
      <w:r>
        <w:t>materials</w:t>
      </w:r>
      <w:r>
        <w:rPr>
          <w:spacing w:val="-12"/>
        </w:rPr>
        <w:t xml:space="preserve"> </w:t>
      </w:r>
      <w:r>
        <w:t>are</w:t>
      </w:r>
      <w:r>
        <w:rPr>
          <w:spacing w:val="-11"/>
        </w:rPr>
        <w:t xml:space="preserve"> </w:t>
      </w:r>
      <w:r>
        <w:t>available</w:t>
      </w:r>
      <w:r>
        <w:rPr>
          <w:spacing w:val="-12"/>
        </w:rPr>
        <w:t xml:space="preserve"> </w:t>
      </w:r>
      <w:r>
        <w:rPr>
          <w:spacing w:val="-2"/>
        </w:rPr>
        <w:t>online:</w:t>
      </w:r>
    </w:p>
    <w:p w14:paraId="4DD3E878" w14:textId="77777777" w:rsidR="007C5A61" w:rsidRDefault="00000000">
      <w:pPr>
        <w:pStyle w:val="ListParagraph"/>
        <w:numPr>
          <w:ilvl w:val="0"/>
          <w:numId w:val="2"/>
        </w:numPr>
        <w:tabs>
          <w:tab w:val="left" w:pos="502"/>
        </w:tabs>
        <w:spacing w:before="116"/>
        <w:ind w:left="502" w:hanging="228"/>
        <w:rPr>
          <w:sz w:val="24"/>
        </w:rPr>
      </w:pPr>
      <w:r>
        <w:rPr>
          <w:b/>
          <w:sz w:val="24"/>
        </w:rPr>
        <w:t>Appendix</w:t>
      </w:r>
      <w:r>
        <w:rPr>
          <w:b/>
          <w:spacing w:val="-12"/>
          <w:sz w:val="24"/>
        </w:rPr>
        <w:t xml:space="preserve"> </w:t>
      </w:r>
      <w:r>
        <w:rPr>
          <w:b/>
          <w:sz w:val="24"/>
        </w:rPr>
        <w:t>A</w:t>
      </w:r>
      <w:r>
        <w:rPr>
          <w:sz w:val="24"/>
        </w:rPr>
        <w:t>:</w:t>
      </w:r>
      <w:r>
        <w:rPr>
          <w:spacing w:val="-11"/>
          <w:sz w:val="24"/>
        </w:rPr>
        <w:t xml:space="preserve"> </w:t>
      </w:r>
      <w:r>
        <w:rPr>
          <w:sz w:val="24"/>
        </w:rPr>
        <w:t>Complete</w:t>
      </w:r>
      <w:r>
        <w:rPr>
          <w:spacing w:val="-11"/>
          <w:sz w:val="24"/>
        </w:rPr>
        <w:t xml:space="preserve"> </w:t>
      </w:r>
      <w:r>
        <w:rPr>
          <w:sz w:val="24"/>
        </w:rPr>
        <w:t>hyperparameter</w:t>
      </w:r>
      <w:r>
        <w:rPr>
          <w:spacing w:val="-11"/>
          <w:sz w:val="24"/>
        </w:rPr>
        <w:t xml:space="preserve"> </w:t>
      </w:r>
      <w:r>
        <w:rPr>
          <w:sz w:val="24"/>
        </w:rPr>
        <w:t>configurations</w:t>
      </w:r>
      <w:r>
        <w:rPr>
          <w:spacing w:val="-11"/>
          <w:sz w:val="24"/>
        </w:rPr>
        <w:t xml:space="preserve"> </w:t>
      </w:r>
      <w:r>
        <w:rPr>
          <w:sz w:val="24"/>
        </w:rPr>
        <w:t>for</w:t>
      </w:r>
      <w:r>
        <w:rPr>
          <w:spacing w:val="-11"/>
          <w:sz w:val="24"/>
        </w:rPr>
        <w:t xml:space="preserve"> </w:t>
      </w:r>
      <w:r>
        <w:rPr>
          <w:sz w:val="24"/>
        </w:rPr>
        <w:t>all</w:t>
      </w:r>
      <w:r>
        <w:rPr>
          <w:spacing w:val="-11"/>
          <w:sz w:val="24"/>
        </w:rPr>
        <w:t xml:space="preserve"> </w:t>
      </w:r>
      <w:r>
        <w:rPr>
          <w:sz w:val="24"/>
        </w:rPr>
        <w:t>12</w:t>
      </w:r>
      <w:r>
        <w:rPr>
          <w:spacing w:val="-11"/>
          <w:sz w:val="24"/>
        </w:rPr>
        <w:t xml:space="preserve"> </w:t>
      </w:r>
      <w:r>
        <w:rPr>
          <w:spacing w:val="-2"/>
          <w:sz w:val="24"/>
        </w:rPr>
        <w:t>models</w:t>
      </w:r>
    </w:p>
    <w:p w14:paraId="558A2CF1" w14:textId="77777777" w:rsidR="007C5A61" w:rsidRDefault="00000000">
      <w:pPr>
        <w:pStyle w:val="ListParagraph"/>
        <w:numPr>
          <w:ilvl w:val="0"/>
          <w:numId w:val="2"/>
        </w:numPr>
        <w:tabs>
          <w:tab w:val="left" w:pos="502"/>
        </w:tabs>
        <w:spacing w:before="2"/>
        <w:ind w:left="502" w:hanging="228"/>
        <w:rPr>
          <w:sz w:val="24"/>
        </w:rPr>
      </w:pPr>
      <w:r>
        <w:rPr>
          <w:b/>
          <w:sz w:val="24"/>
        </w:rPr>
        <w:t>Appendix</w:t>
      </w:r>
      <w:r>
        <w:rPr>
          <w:b/>
          <w:spacing w:val="-11"/>
          <w:sz w:val="24"/>
        </w:rPr>
        <w:t xml:space="preserve"> </w:t>
      </w:r>
      <w:r>
        <w:rPr>
          <w:b/>
          <w:sz w:val="24"/>
        </w:rPr>
        <w:t>B</w:t>
      </w:r>
      <w:r>
        <w:rPr>
          <w:sz w:val="24"/>
        </w:rPr>
        <w:t>:</w:t>
      </w:r>
      <w:r>
        <w:rPr>
          <w:spacing w:val="-10"/>
          <w:sz w:val="24"/>
        </w:rPr>
        <w:t xml:space="preserve"> </w:t>
      </w:r>
      <w:r>
        <w:rPr>
          <w:sz w:val="24"/>
        </w:rPr>
        <w:t>Full</w:t>
      </w:r>
      <w:r>
        <w:rPr>
          <w:spacing w:val="-11"/>
          <w:sz w:val="24"/>
        </w:rPr>
        <w:t xml:space="preserve"> </w:t>
      </w:r>
      <w:r>
        <w:rPr>
          <w:sz w:val="24"/>
        </w:rPr>
        <w:t>12-model</w:t>
      </w:r>
      <w:r>
        <w:rPr>
          <w:spacing w:val="-10"/>
          <w:sz w:val="24"/>
        </w:rPr>
        <w:t xml:space="preserve"> </w:t>
      </w:r>
      <w:r>
        <w:rPr>
          <w:sz w:val="24"/>
        </w:rPr>
        <w:t>performance</w:t>
      </w:r>
      <w:r>
        <w:rPr>
          <w:spacing w:val="-10"/>
          <w:sz w:val="24"/>
        </w:rPr>
        <w:t xml:space="preserve"> </w:t>
      </w:r>
      <w:r>
        <w:rPr>
          <w:sz w:val="24"/>
        </w:rPr>
        <w:t>matrix</w:t>
      </w:r>
      <w:r>
        <w:rPr>
          <w:spacing w:val="-11"/>
          <w:sz w:val="24"/>
        </w:rPr>
        <w:t xml:space="preserve"> </w:t>
      </w:r>
      <w:r>
        <w:rPr>
          <w:sz w:val="24"/>
        </w:rPr>
        <w:t>with</w:t>
      </w:r>
      <w:r>
        <w:rPr>
          <w:spacing w:val="-10"/>
          <w:sz w:val="24"/>
        </w:rPr>
        <w:t xml:space="preserve"> </w:t>
      </w:r>
      <w:r>
        <w:rPr>
          <w:sz w:val="24"/>
        </w:rPr>
        <w:t>confidence</w:t>
      </w:r>
      <w:r>
        <w:rPr>
          <w:spacing w:val="-11"/>
          <w:sz w:val="24"/>
        </w:rPr>
        <w:t xml:space="preserve"> </w:t>
      </w:r>
      <w:r>
        <w:rPr>
          <w:spacing w:val="-2"/>
          <w:sz w:val="24"/>
        </w:rPr>
        <w:t>intervals</w:t>
      </w:r>
    </w:p>
    <w:p w14:paraId="30EB023A" w14:textId="77777777" w:rsidR="007C5A61" w:rsidRDefault="00000000">
      <w:pPr>
        <w:pStyle w:val="ListParagraph"/>
        <w:numPr>
          <w:ilvl w:val="0"/>
          <w:numId w:val="2"/>
        </w:numPr>
        <w:tabs>
          <w:tab w:val="left" w:pos="502"/>
        </w:tabs>
        <w:spacing w:before="2"/>
        <w:ind w:left="502" w:hanging="228"/>
        <w:rPr>
          <w:sz w:val="24"/>
        </w:rPr>
      </w:pPr>
      <w:r>
        <w:rPr>
          <w:b/>
          <w:sz w:val="24"/>
        </w:rPr>
        <w:t>Appendix</w:t>
      </w:r>
      <w:r>
        <w:rPr>
          <w:b/>
          <w:spacing w:val="-11"/>
          <w:sz w:val="24"/>
        </w:rPr>
        <w:t xml:space="preserve"> </w:t>
      </w:r>
      <w:r>
        <w:rPr>
          <w:b/>
          <w:sz w:val="24"/>
        </w:rPr>
        <w:t>C</w:t>
      </w:r>
      <w:r>
        <w:rPr>
          <w:sz w:val="24"/>
        </w:rPr>
        <w:t>:</w:t>
      </w:r>
      <w:r>
        <w:rPr>
          <w:spacing w:val="-10"/>
          <w:sz w:val="24"/>
        </w:rPr>
        <w:t xml:space="preserve"> </w:t>
      </w:r>
      <w:r>
        <w:rPr>
          <w:sz w:val="24"/>
        </w:rPr>
        <w:t>SHapley</w:t>
      </w:r>
      <w:r>
        <w:rPr>
          <w:spacing w:val="-11"/>
          <w:sz w:val="24"/>
        </w:rPr>
        <w:t xml:space="preserve"> </w:t>
      </w:r>
      <w:r>
        <w:rPr>
          <w:sz w:val="24"/>
        </w:rPr>
        <w:t>Additive</w:t>
      </w:r>
      <w:r>
        <w:rPr>
          <w:spacing w:val="-10"/>
          <w:sz w:val="24"/>
        </w:rPr>
        <w:t xml:space="preserve"> </w:t>
      </w:r>
      <w:r>
        <w:rPr>
          <w:sz w:val="24"/>
        </w:rPr>
        <w:t>exPlanations</w:t>
      </w:r>
      <w:r>
        <w:rPr>
          <w:spacing w:val="-10"/>
          <w:sz w:val="24"/>
        </w:rPr>
        <w:t xml:space="preserve"> </w:t>
      </w:r>
      <w:r>
        <w:rPr>
          <w:sz w:val="24"/>
        </w:rPr>
        <w:t>summary</w:t>
      </w:r>
      <w:r>
        <w:rPr>
          <w:spacing w:val="-11"/>
          <w:sz w:val="24"/>
        </w:rPr>
        <w:t xml:space="preserve"> </w:t>
      </w:r>
      <w:r>
        <w:rPr>
          <w:sz w:val="24"/>
        </w:rPr>
        <w:t>plots</w:t>
      </w:r>
      <w:r>
        <w:rPr>
          <w:spacing w:val="-10"/>
          <w:sz w:val="24"/>
        </w:rPr>
        <w:t xml:space="preserve"> </w:t>
      </w:r>
      <w:r>
        <w:rPr>
          <w:sz w:val="24"/>
        </w:rPr>
        <w:t>for</w:t>
      </w:r>
      <w:r>
        <w:rPr>
          <w:spacing w:val="-10"/>
          <w:sz w:val="24"/>
        </w:rPr>
        <w:t xml:space="preserve"> </w:t>
      </w:r>
      <w:r>
        <w:rPr>
          <w:sz w:val="24"/>
        </w:rPr>
        <w:t>all</w:t>
      </w:r>
      <w:r>
        <w:rPr>
          <w:spacing w:val="-11"/>
          <w:sz w:val="24"/>
        </w:rPr>
        <w:t xml:space="preserve"> </w:t>
      </w:r>
      <w:r>
        <w:rPr>
          <w:spacing w:val="-2"/>
          <w:sz w:val="24"/>
        </w:rPr>
        <w:t>models</w:t>
      </w:r>
    </w:p>
    <w:p w14:paraId="42C13B65" w14:textId="77777777" w:rsidR="007C5A61" w:rsidRDefault="00000000">
      <w:pPr>
        <w:pStyle w:val="ListParagraph"/>
        <w:numPr>
          <w:ilvl w:val="0"/>
          <w:numId w:val="2"/>
        </w:numPr>
        <w:tabs>
          <w:tab w:val="left" w:pos="502"/>
        </w:tabs>
        <w:spacing w:before="2"/>
        <w:ind w:left="502" w:hanging="228"/>
        <w:rPr>
          <w:sz w:val="24"/>
        </w:rPr>
      </w:pPr>
      <w:r>
        <w:rPr>
          <w:b/>
          <w:sz w:val="24"/>
        </w:rPr>
        <w:t>Appendix</w:t>
      </w:r>
      <w:r>
        <w:rPr>
          <w:b/>
          <w:spacing w:val="-9"/>
          <w:sz w:val="24"/>
        </w:rPr>
        <w:t xml:space="preserve"> </w:t>
      </w:r>
      <w:r>
        <w:rPr>
          <w:b/>
          <w:sz w:val="24"/>
        </w:rPr>
        <w:t>D</w:t>
      </w:r>
      <w:r>
        <w:rPr>
          <w:sz w:val="24"/>
        </w:rPr>
        <w:t>:</w:t>
      </w:r>
      <w:r>
        <w:rPr>
          <w:spacing w:val="-9"/>
          <w:sz w:val="24"/>
        </w:rPr>
        <w:t xml:space="preserve"> </w:t>
      </w:r>
      <w:r>
        <w:rPr>
          <w:sz w:val="24"/>
        </w:rPr>
        <w:t>Feature</w:t>
      </w:r>
      <w:r>
        <w:rPr>
          <w:spacing w:val="-9"/>
          <w:sz w:val="24"/>
        </w:rPr>
        <w:t xml:space="preserve"> </w:t>
      </w:r>
      <w:r>
        <w:rPr>
          <w:sz w:val="24"/>
        </w:rPr>
        <w:t>ablation</w:t>
      </w:r>
      <w:r>
        <w:rPr>
          <w:spacing w:val="-9"/>
          <w:sz w:val="24"/>
        </w:rPr>
        <w:t xml:space="preserve"> </w:t>
      </w:r>
      <w:r>
        <w:rPr>
          <w:sz w:val="24"/>
        </w:rPr>
        <w:t>study</w:t>
      </w:r>
      <w:r>
        <w:rPr>
          <w:spacing w:val="-9"/>
          <w:sz w:val="24"/>
        </w:rPr>
        <w:t xml:space="preserve"> </w:t>
      </w:r>
      <w:r>
        <w:rPr>
          <w:sz w:val="24"/>
        </w:rPr>
        <w:t>complete</w:t>
      </w:r>
      <w:r>
        <w:rPr>
          <w:spacing w:val="-9"/>
          <w:sz w:val="24"/>
        </w:rPr>
        <w:t xml:space="preserve"> </w:t>
      </w:r>
      <w:r>
        <w:rPr>
          <w:spacing w:val="-2"/>
          <w:sz w:val="24"/>
        </w:rPr>
        <w:t>results</w:t>
      </w:r>
    </w:p>
    <w:p w14:paraId="0A1060BF" w14:textId="77777777" w:rsidR="007C5A61" w:rsidRDefault="00000000">
      <w:pPr>
        <w:pStyle w:val="ListParagraph"/>
        <w:numPr>
          <w:ilvl w:val="0"/>
          <w:numId w:val="2"/>
        </w:numPr>
        <w:tabs>
          <w:tab w:val="left" w:pos="502"/>
        </w:tabs>
        <w:spacing w:before="2"/>
        <w:ind w:left="502" w:hanging="228"/>
        <w:rPr>
          <w:sz w:val="24"/>
        </w:rPr>
      </w:pPr>
      <w:r>
        <w:rPr>
          <w:b/>
          <w:sz w:val="24"/>
        </w:rPr>
        <w:t>Appendix</w:t>
      </w:r>
      <w:r>
        <w:rPr>
          <w:b/>
          <w:spacing w:val="-10"/>
          <w:sz w:val="24"/>
        </w:rPr>
        <w:t xml:space="preserve"> </w:t>
      </w:r>
      <w:r>
        <w:rPr>
          <w:b/>
          <w:sz w:val="24"/>
        </w:rPr>
        <w:t>E</w:t>
      </w:r>
      <w:r>
        <w:rPr>
          <w:sz w:val="24"/>
        </w:rPr>
        <w:t>:</w:t>
      </w:r>
      <w:r>
        <w:rPr>
          <w:spacing w:val="-10"/>
          <w:sz w:val="24"/>
        </w:rPr>
        <w:t xml:space="preserve"> </w:t>
      </w:r>
      <w:r>
        <w:rPr>
          <w:sz w:val="24"/>
        </w:rPr>
        <w:t>Demographic</w:t>
      </w:r>
      <w:r>
        <w:rPr>
          <w:spacing w:val="-10"/>
          <w:sz w:val="24"/>
        </w:rPr>
        <w:t xml:space="preserve"> </w:t>
      </w:r>
      <w:r>
        <w:rPr>
          <w:sz w:val="24"/>
        </w:rPr>
        <w:t>disparity</w:t>
      </w:r>
      <w:r>
        <w:rPr>
          <w:spacing w:val="-9"/>
          <w:sz w:val="24"/>
        </w:rPr>
        <w:t xml:space="preserve"> </w:t>
      </w:r>
      <w:r>
        <w:rPr>
          <w:sz w:val="24"/>
        </w:rPr>
        <w:t>analysis</w:t>
      </w:r>
      <w:r>
        <w:rPr>
          <w:spacing w:val="-10"/>
          <w:sz w:val="24"/>
        </w:rPr>
        <w:t xml:space="preserve"> </w:t>
      </w:r>
      <w:r>
        <w:rPr>
          <w:sz w:val="24"/>
        </w:rPr>
        <w:t>audit</w:t>
      </w:r>
      <w:r>
        <w:rPr>
          <w:spacing w:val="-10"/>
          <w:sz w:val="24"/>
        </w:rPr>
        <w:t xml:space="preserve"> </w:t>
      </w:r>
      <w:r>
        <w:rPr>
          <w:spacing w:val="-2"/>
          <w:sz w:val="24"/>
        </w:rPr>
        <w:t>trail</w:t>
      </w:r>
    </w:p>
    <w:p w14:paraId="315C24B4" w14:textId="77777777" w:rsidR="007C5A61" w:rsidRDefault="00000000">
      <w:pPr>
        <w:pStyle w:val="Heading1"/>
        <w:numPr>
          <w:ilvl w:val="0"/>
          <w:numId w:val="4"/>
        </w:numPr>
        <w:tabs>
          <w:tab w:val="left" w:pos="641"/>
        </w:tabs>
        <w:spacing w:before="268"/>
        <w:ind w:left="641" w:hanging="547"/>
      </w:pPr>
      <w:r>
        <w:rPr>
          <w:color w:val="231F20"/>
          <w:spacing w:val="-2"/>
        </w:rPr>
        <w:t>ABBREVIATIONS</w:t>
      </w:r>
    </w:p>
    <w:p w14:paraId="36F8D267" w14:textId="77777777" w:rsidR="007C5A61" w:rsidRDefault="00000000">
      <w:pPr>
        <w:pStyle w:val="Heading2"/>
        <w:tabs>
          <w:tab w:val="left" w:pos="1672"/>
        </w:tabs>
        <w:spacing w:before="93"/>
        <w:ind w:left="94" w:firstLine="0"/>
        <w:rPr>
          <w:rFonts w:ascii="Times New Roman"/>
        </w:rPr>
      </w:pPr>
      <w:r>
        <w:rPr>
          <w:rFonts w:ascii="Times New Roman"/>
          <w:spacing w:val="-2"/>
        </w:rPr>
        <w:t>Abbreviation</w:t>
      </w:r>
      <w:r>
        <w:rPr>
          <w:rFonts w:ascii="Times New Roman"/>
        </w:rPr>
        <w:tab/>
      </w:r>
      <w:r>
        <w:rPr>
          <w:rFonts w:ascii="Times New Roman"/>
          <w:spacing w:val="-2"/>
        </w:rPr>
        <w:t>Definition</w:t>
      </w:r>
    </w:p>
    <w:p w14:paraId="02AC7810" w14:textId="77777777" w:rsidR="007C5A61" w:rsidRDefault="00000000">
      <w:pPr>
        <w:pStyle w:val="BodyText"/>
        <w:spacing w:before="8"/>
        <w:rPr>
          <w:b/>
          <w:sz w:val="3"/>
        </w:rPr>
      </w:pPr>
      <w:r>
        <w:rPr>
          <w:b/>
          <w:noProof/>
          <w:sz w:val="3"/>
        </w:rPr>
        <mc:AlternateContent>
          <mc:Choice Requires="wps">
            <w:drawing>
              <wp:anchor distT="0" distB="0" distL="0" distR="0" simplePos="0" relativeHeight="487608832" behindDoc="1" locked="0" layoutInCell="1" allowOverlap="1" wp14:anchorId="01F83A4D" wp14:editId="2AE14F00">
                <wp:simplePos x="0" y="0"/>
                <wp:positionH relativeFrom="page">
                  <wp:posOffset>577037</wp:posOffset>
                </wp:positionH>
                <wp:positionV relativeFrom="paragraph">
                  <wp:posOffset>42358</wp:posOffset>
                </wp:positionV>
                <wp:extent cx="6902450" cy="1270"/>
                <wp:effectExtent l="0" t="0" r="0" b="0"/>
                <wp:wrapTopAndBottom/>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2450" cy="1270"/>
                        </a:xfrm>
                        <a:custGeom>
                          <a:avLst/>
                          <a:gdLst/>
                          <a:ahLst/>
                          <a:cxnLst/>
                          <a:rect l="l" t="t" r="r" b="b"/>
                          <a:pathLst>
                            <a:path w="6902450">
                              <a:moveTo>
                                <a:pt x="0" y="0"/>
                              </a:moveTo>
                              <a:lnTo>
                                <a:pt x="6902335"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0B4FC1" id="Graphic 89" o:spid="_x0000_s1026" style="position:absolute;margin-left:45.45pt;margin-top:3.35pt;width:543.5pt;height:.1pt;z-index:-15707648;visibility:visible;mso-wrap-style:square;mso-wrap-distance-left:0;mso-wrap-distance-top:0;mso-wrap-distance-right:0;mso-wrap-distance-bottom:0;mso-position-horizontal:absolute;mso-position-horizontal-relative:page;mso-position-vertical:absolute;mso-position-vertical-relative:text;v-text-anchor:top" coordsize="6902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" path="m,l6902335,e" filled="f" strokeweight=".20636mm">
                <v:path arrowok="t"/>
                <w10:wrap type="topAndBottom" anchorx="page"/>
              </v:shape>
            </w:pict>
          </mc:Fallback>
        </mc:AlternateContent>
      </w:r>
    </w:p>
    <w:p w14:paraId="2D86AB98" w14:textId="77777777" w:rsidR="007C5A61" w:rsidRDefault="00000000">
      <w:pPr>
        <w:pStyle w:val="BodyText"/>
        <w:tabs>
          <w:tab w:val="left" w:pos="1672"/>
        </w:tabs>
        <w:spacing w:before="10" w:line="258" w:lineRule="exact"/>
        <w:ind w:left="94"/>
      </w:pPr>
      <w:r>
        <w:rPr>
          <w:spacing w:val="-5"/>
        </w:rPr>
        <w:t>CI</w:t>
      </w:r>
      <w:r>
        <w:tab/>
      </w:r>
      <w:r>
        <w:rPr>
          <w:spacing w:val="-2"/>
        </w:rPr>
        <w:t>confidence</w:t>
      </w:r>
      <w:r>
        <w:rPr>
          <w:spacing w:val="-3"/>
        </w:rPr>
        <w:t xml:space="preserve"> </w:t>
      </w:r>
      <w:r>
        <w:rPr>
          <w:spacing w:val="-2"/>
        </w:rPr>
        <w:t>interval</w:t>
      </w:r>
    </w:p>
    <w:p w14:paraId="2271BF63" w14:textId="77777777" w:rsidR="007C5A61" w:rsidRDefault="00000000">
      <w:pPr>
        <w:pStyle w:val="BodyText"/>
        <w:tabs>
          <w:tab w:val="left" w:pos="1672"/>
        </w:tabs>
        <w:spacing w:line="239" w:lineRule="exact"/>
        <w:ind w:left="94"/>
      </w:pPr>
      <w:r>
        <w:rPr>
          <w:spacing w:val="-5"/>
        </w:rPr>
        <w:t>CCI</w:t>
      </w:r>
      <w:r>
        <w:tab/>
        <w:t>Charlson</w:t>
      </w:r>
      <w:r>
        <w:rPr>
          <w:spacing w:val="-12"/>
        </w:rPr>
        <w:t xml:space="preserve"> </w:t>
      </w:r>
      <w:r>
        <w:t>Comorbidity</w:t>
      </w:r>
      <w:r>
        <w:rPr>
          <w:spacing w:val="-11"/>
        </w:rPr>
        <w:t xml:space="preserve"> </w:t>
      </w:r>
      <w:r>
        <w:rPr>
          <w:spacing w:val="-2"/>
        </w:rPr>
        <w:t>Index</w:t>
      </w:r>
    </w:p>
    <w:p w14:paraId="00C8094B" w14:textId="77777777" w:rsidR="007C5A61" w:rsidRDefault="00000000">
      <w:pPr>
        <w:pStyle w:val="BodyText"/>
        <w:tabs>
          <w:tab w:val="left" w:pos="1672"/>
        </w:tabs>
        <w:spacing w:line="239" w:lineRule="exact"/>
        <w:ind w:left="94"/>
      </w:pPr>
      <w:r>
        <w:rPr>
          <w:spacing w:val="-5"/>
        </w:rPr>
        <w:t>ED</w:t>
      </w:r>
      <w:r>
        <w:tab/>
      </w:r>
      <w:r>
        <w:rPr>
          <w:spacing w:val="-2"/>
        </w:rPr>
        <w:t>emergency</w:t>
      </w:r>
      <w:r>
        <w:rPr>
          <w:spacing w:val="-3"/>
        </w:rPr>
        <w:t xml:space="preserve"> </w:t>
      </w:r>
      <w:r>
        <w:rPr>
          <w:spacing w:val="-2"/>
        </w:rPr>
        <w:t>department</w:t>
      </w:r>
    </w:p>
    <w:p w14:paraId="15192AEF" w14:textId="77777777" w:rsidR="007C5A61" w:rsidRDefault="00000000">
      <w:pPr>
        <w:pStyle w:val="BodyText"/>
        <w:tabs>
          <w:tab w:val="left" w:pos="1672"/>
        </w:tabs>
        <w:spacing w:before="11" w:line="208" w:lineRule="auto"/>
        <w:ind w:left="94" w:right="5877"/>
      </w:pPr>
      <w:r>
        <w:rPr>
          <w:spacing w:val="-2"/>
        </w:rPr>
        <w:t>ED-LOS</w:t>
      </w:r>
      <w:r>
        <w:tab/>
        <w:t>emergency</w:t>
      </w:r>
      <w:r>
        <w:rPr>
          <w:spacing w:val="-14"/>
        </w:rPr>
        <w:t xml:space="preserve"> </w:t>
      </w:r>
      <w:r>
        <w:t>department</w:t>
      </w:r>
      <w:r>
        <w:rPr>
          <w:spacing w:val="-14"/>
        </w:rPr>
        <w:t xml:space="preserve"> </w:t>
      </w:r>
      <w:r>
        <w:t>length</w:t>
      </w:r>
      <w:r>
        <w:rPr>
          <w:spacing w:val="-14"/>
        </w:rPr>
        <w:t xml:space="preserve"> </w:t>
      </w:r>
      <w:r>
        <w:t>of</w:t>
      </w:r>
      <w:r>
        <w:rPr>
          <w:spacing w:val="-14"/>
        </w:rPr>
        <w:t xml:space="preserve"> </w:t>
      </w:r>
      <w:r>
        <w:t xml:space="preserve">stay </w:t>
      </w:r>
      <w:r>
        <w:rPr>
          <w:spacing w:val="-4"/>
        </w:rPr>
        <w:t>EHR</w:t>
      </w:r>
      <w:r>
        <w:tab/>
        <w:t>electronic health record</w:t>
      </w:r>
    </w:p>
    <w:p w14:paraId="0190DE82" w14:textId="77777777" w:rsidR="007C5A61" w:rsidRDefault="00000000">
      <w:pPr>
        <w:pStyle w:val="BodyText"/>
        <w:tabs>
          <w:tab w:val="left" w:pos="1672"/>
        </w:tabs>
        <w:spacing w:line="226" w:lineRule="exact"/>
        <w:ind w:left="94"/>
      </w:pPr>
      <w:r>
        <w:rPr>
          <w:spacing w:val="-5"/>
        </w:rPr>
        <w:t>EMS</w:t>
      </w:r>
      <w:r>
        <w:tab/>
        <w:t>emergency</w:t>
      </w:r>
      <w:r>
        <w:rPr>
          <w:spacing w:val="-15"/>
        </w:rPr>
        <w:t xml:space="preserve"> </w:t>
      </w:r>
      <w:r>
        <w:t>medical</w:t>
      </w:r>
      <w:r>
        <w:rPr>
          <w:spacing w:val="-15"/>
        </w:rPr>
        <w:t xml:space="preserve"> </w:t>
      </w:r>
      <w:r>
        <w:rPr>
          <w:spacing w:val="-2"/>
        </w:rPr>
        <w:t>services</w:t>
      </w:r>
    </w:p>
    <w:p w14:paraId="2DB4CB60" w14:textId="77777777" w:rsidR="007C5A61" w:rsidRDefault="00000000">
      <w:pPr>
        <w:pStyle w:val="BodyText"/>
        <w:tabs>
          <w:tab w:val="left" w:pos="1672"/>
        </w:tabs>
        <w:spacing w:before="10" w:line="208" w:lineRule="auto"/>
        <w:ind w:left="94" w:right="6887"/>
      </w:pPr>
      <w:r>
        <w:rPr>
          <w:spacing w:val="-4"/>
        </w:rPr>
        <w:t>ESI</w:t>
      </w:r>
      <w:r>
        <w:tab/>
      </w:r>
      <w:r>
        <w:rPr>
          <w:spacing w:val="-2"/>
        </w:rPr>
        <w:t>Emergency</w:t>
      </w:r>
      <w:r>
        <w:rPr>
          <w:spacing w:val="-10"/>
        </w:rPr>
        <w:t xml:space="preserve"> </w:t>
      </w:r>
      <w:r>
        <w:rPr>
          <w:spacing w:val="-2"/>
        </w:rPr>
        <w:t>Severity</w:t>
      </w:r>
      <w:r>
        <w:rPr>
          <w:spacing w:val="-10"/>
        </w:rPr>
        <w:t xml:space="preserve"> </w:t>
      </w:r>
      <w:r>
        <w:rPr>
          <w:spacing w:val="-2"/>
        </w:rPr>
        <w:t>Index Hosp-LOS</w:t>
      </w:r>
      <w:r>
        <w:tab/>
        <w:t>hospital length of stay</w:t>
      </w:r>
      <w:r>
        <w:rPr>
          <w:spacing w:val="80"/>
        </w:rPr>
        <w:t xml:space="preserve"> </w:t>
      </w:r>
      <w:r>
        <w:rPr>
          <w:spacing w:val="-6"/>
        </w:rPr>
        <w:t>ML</w:t>
      </w:r>
      <w:r>
        <w:tab/>
        <w:t>machine learning</w:t>
      </w:r>
    </w:p>
    <w:p w14:paraId="0BEAEF2B" w14:textId="77777777" w:rsidR="007C5A61" w:rsidRDefault="00000000">
      <w:pPr>
        <w:pStyle w:val="BodyText"/>
        <w:tabs>
          <w:tab w:val="left" w:pos="1672"/>
        </w:tabs>
        <w:spacing w:line="225" w:lineRule="exact"/>
        <w:ind w:left="94"/>
      </w:pPr>
      <w:r>
        <w:rPr>
          <w:spacing w:val="-4"/>
        </w:rPr>
        <w:t>SHAP</w:t>
      </w:r>
      <w:r>
        <w:tab/>
      </w:r>
      <w:r>
        <w:rPr>
          <w:spacing w:val="-2"/>
        </w:rPr>
        <w:t>SHapley Additive</w:t>
      </w:r>
      <w:r>
        <w:rPr>
          <w:spacing w:val="-1"/>
        </w:rPr>
        <w:t xml:space="preserve"> </w:t>
      </w:r>
      <w:r>
        <w:rPr>
          <w:spacing w:val="-2"/>
        </w:rPr>
        <w:t>exPlanations</w:t>
      </w:r>
    </w:p>
    <w:p w14:paraId="4EE5FE51" w14:textId="77777777" w:rsidR="007C5A61" w:rsidRDefault="00000000">
      <w:pPr>
        <w:pStyle w:val="BodyText"/>
        <w:tabs>
          <w:tab w:val="left" w:pos="1672"/>
        </w:tabs>
        <w:spacing w:before="11" w:line="208" w:lineRule="auto"/>
        <w:ind w:left="94" w:right="4357"/>
      </w:pPr>
      <w:r>
        <w:rPr>
          <w:spacing w:val="-2"/>
        </w:rPr>
        <w:t>AUROC</w:t>
      </w:r>
      <w:r>
        <w:tab/>
        <w:t>area</w:t>
      </w:r>
      <w:r>
        <w:rPr>
          <w:spacing w:val="-11"/>
        </w:rPr>
        <w:t xml:space="preserve"> </w:t>
      </w:r>
      <w:r>
        <w:t>under</w:t>
      </w:r>
      <w:r>
        <w:rPr>
          <w:spacing w:val="-11"/>
        </w:rPr>
        <w:t xml:space="preserve"> </w:t>
      </w:r>
      <w:r>
        <w:t>the</w:t>
      </w:r>
      <w:r>
        <w:rPr>
          <w:spacing w:val="-11"/>
        </w:rPr>
        <w:t xml:space="preserve"> </w:t>
      </w:r>
      <w:r>
        <w:t>receiver</w:t>
      </w:r>
      <w:r>
        <w:rPr>
          <w:spacing w:val="-11"/>
        </w:rPr>
        <w:t xml:space="preserve"> </w:t>
      </w:r>
      <w:r>
        <w:t>operating</w:t>
      </w:r>
      <w:r>
        <w:rPr>
          <w:spacing w:val="-11"/>
        </w:rPr>
        <w:t xml:space="preserve"> </w:t>
      </w:r>
      <w:r>
        <w:t>characteristic</w:t>
      </w:r>
      <w:r>
        <w:rPr>
          <w:spacing w:val="-11"/>
        </w:rPr>
        <w:t xml:space="preserve"> </w:t>
      </w:r>
      <w:r>
        <w:t xml:space="preserve">curve </w:t>
      </w:r>
      <w:r>
        <w:rPr>
          <w:spacing w:val="-2"/>
        </w:rPr>
        <w:t>AUPRC</w:t>
      </w:r>
      <w:r>
        <w:tab/>
        <w:t>area under the precision-recall curve</w:t>
      </w:r>
    </w:p>
    <w:p w14:paraId="685A3E05" w14:textId="77777777" w:rsidR="007C5A61" w:rsidRDefault="00000000">
      <w:pPr>
        <w:pStyle w:val="BodyText"/>
        <w:tabs>
          <w:tab w:val="left" w:pos="1672"/>
        </w:tabs>
        <w:spacing w:line="245" w:lineRule="exact"/>
        <w:ind w:left="94"/>
      </w:pPr>
      <w:r>
        <w:rPr>
          <w:spacing w:val="-2"/>
        </w:rPr>
        <w:t>TRIPOD</w:t>
      </w:r>
      <w:r>
        <w:tab/>
        <w:t>Transparent</w:t>
      </w:r>
      <w:r>
        <w:rPr>
          <w:spacing w:val="-11"/>
        </w:rPr>
        <w:t xml:space="preserve"> </w:t>
      </w:r>
      <w:r>
        <w:t>Reporting</w:t>
      </w:r>
      <w:r>
        <w:rPr>
          <w:spacing w:val="-10"/>
        </w:rPr>
        <w:t xml:space="preserve"> </w:t>
      </w:r>
      <w:r>
        <w:t>of</w:t>
      </w:r>
      <w:r>
        <w:rPr>
          <w:spacing w:val="-11"/>
        </w:rPr>
        <w:t xml:space="preserve"> </w:t>
      </w:r>
      <w:r>
        <w:t>a</w:t>
      </w:r>
      <w:r>
        <w:rPr>
          <w:spacing w:val="-10"/>
        </w:rPr>
        <w:t xml:space="preserve"> </w:t>
      </w:r>
      <w:r>
        <w:t>multivariable</w:t>
      </w:r>
      <w:r>
        <w:rPr>
          <w:spacing w:val="-11"/>
        </w:rPr>
        <w:t xml:space="preserve"> </w:t>
      </w:r>
      <w:r>
        <w:t>prediction</w:t>
      </w:r>
      <w:r>
        <w:rPr>
          <w:spacing w:val="-10"/>
        </w:rPr>
        <w:t xml:space="preserve"> </w:t>
      </w:r>
      <w:r>
        <w:t>model</w:t>
      </w:r>
      <w:r>
        <w:rPr>
          <w:spacing w:val="-11"/>
        </w:rPr>
        <w:t xml:space="preserve"> </w:t>
      </w:r>
      <w:r>
        <w:t>for</w:t>
      </w:r>
      <w:r>
        <w:rPr>
          <w:spacing w:val="-10"/>
        </w:rPr>
        <w:t xml:space="preserve"> </w:t>
      </w:r>
      <w:r>
        <w:t>Individual</w:t>
      </w:r>
      <w:r>
        <w:rPr>
          <w:spacing w:val="-11"/>
        </w:rPr>
        <w:t xml:space="preserve"> </w:t>
      </w:r>
      <w:r>
        <w:t>Prognosis</w:t>
      </w:r>
      <w:r>
        <w:rPr>
          <w:spacing w:val="-10"/>
        </w:rPr>
        <w:t xml:space="preserve"> </w:t>
      </w:r>
      <w:r>
        <w:t>Or</w:t>
      </w:r>
      <w:r>
        <w:rPr>
          <w:spacing w:val="-11"/>
        </w:rPr>
        <w:t xml:space="preserve"> </w:t>
      </w:r>
      <w:r>
        <w:rPr>
          <w:spacing w:val="-2"/>
        </w:rPr>
        <w:t>Diagnosis</w:t>
      </w:r>
    </w:p>
    <w:p w14:paraId="690A226D" w14:textId="77777777" w:rsidR="007C5A61" w:rsidRDefault="007C5A61">
      <w:pPr>
        <w:pStyle w:val="BodyText"/>
        <w:spacing w:line="245" w:lineRule="exact"/>
        <w:sectPr w:rsidR="007C5A61">
          <w:type w:val="continuous"/>
          <w:pgSz w:w="11910" w:h="16840"/>
          <w:pgMar w:top="400" w:right="0" w:bottom="1240" w:left="283" w:header="763" w:footer="1033" w:gutter="0"/>
          <w:cols w:num="2" w:space="720" w:equalWidth="0">
            <w:col w:w="467" w:space="65"/>
            <w:col w:w="11095"/>
          </w:cols>
        </w:sectPr>
      </w:pPr>
    </w:p>
    <w:p w14:paraId="44D79CEB" w14:textId="77777777" w:rsidR="007C5A61" w:rsidRDefault="007C5A61">
      <w:pPr>
        <w:pStyle w:val="BodyText"/>
        <w:spacing w:before="5"/>
        <w:rPr>
          <w:sz w:val="16"/>
        </w:rPr>
      </w:pPr>
    </w:p>
    <w:p w14:paraId="1EABBDBD" w14:textId="77777777" w:rsidR="007C5A61" w:rsidRDefault="007C5A61">
      <w:pPr>
        <w:pStyle w:val="BodyText"/>
        <w:rPr>
          <w:sz w:val="16"/>
        </w:rPr>
        <w:sectPr w:rsidR="007C5A61">
          <w:pgSz w:w="11910" w:h="16840"/>
          <w:pgMar w:top="1160" w:right="0" w:bottom="1220" w:left="283" w:header="763" w:footer="1033" w:gutter="0"/>
          <w:cols w:space="720"/>
        </w:sectPr>
      </w:pPr>
    </w:p>
    <w:p w14:paraId="3D9AB162" w14:textId="77777777" w:rsidR="007C5A61" w:rsidRDefault="007C5A61">
      <w:pPr>
        <w:pStyle w:val="BodyText"/>
        <w:rPr>
          <w:sz w:val="20"/>
        </w:rPr>
      </w:pPr>
    </w:p>
    <w:p w14:paraId="7293DF81" w14:textId="77777777" w:rsidR="007C5A61" w:rsidRDefault="007C5A61">
      <w:pPr>
        <w:pStyle w:val="BodyText"/>
        <w:spacing w:before="71"/>
        <w:rPr>
          <w:sz w:val="20"/>
        </w:rPr>
      </w:pPr>
    </w:p>
    <w:p w14:paraId="2DF24F13" w14:textId="77777777" w:rsidR="007C5A61" w:rsidRDefault="00000000">
      <w:pPr>
        <w:ind w:left="139"/>
        <w:rPr>
          <w:rFonts w:ascii="Arial MT"/>
          <w:sz w:val="20"/>
        </w:rPr>
      </w:pPr>
      <w:r>
        <w:rPr>
          <w:rFonts w:ascii="Arial MT"/>
          <w:spacing w:val="-5"/>
          <w:sz w:val="20"/>
        </w:rPr>
        <w:t>347</w:t>
      </w:r>
    </w:p>
    <w:p w14:paraId="43D06571" w14:textId="77777777" w:rsidR="007C5A61" w:rsidRDefault="00000000">
      <w:pPr>
        <w:spacing w:before="24"/>
        <w:ind w:left="139"/>
        <w:rPr>
          <w:rFonts w:ascii="Arial MT"/>
          <w:sz w:val="20"/>
        </w:rPr>
      </w:pPr>
      <w:r>
        <w:rPr>
          <w:rFonts w:ascii="Arial MT"/>
          <w:spacing w:val="-5"/>
          <w:sz w:val="20"/>
        </w:rPr>
        <w:t>348</w:t>
      </w:r>
    </w:p>
    <w:p w14:paraId="2CD07C37" w14:textId="77777777" w:rsidR="007C5A61" w:rsidRDefault="00000000">
      <w:pPr>
        <w:spacing w:before="9"/>
        <w:ind w:left="139"/>
        <w:rPr>
          <w:rFonts w:ascii="Arial MT"/>
          <w:sz w:val="20"/>
        </w:rPr>
      </w:pPr>
      <w:r>
        <w:rPr>
          <w:rFonts w:ascii="Arial MT"/>
          <w:spacing w:val="-5"/>
          <w:sz w:val="20"/>
        </w:rPr>
        <w:t>349</w:t>
      </w:r>
    </w:p>
    <w:p w14:paraId="553A0D7D" w14:textId="77777777" w:rsidR="007C5A61" w:rsidRDefault="00000000">
      <w:pPr>
        <w:spacing w:before="23"/>
        <w:ind w:left="139"/>
        <w:rPr>
          <w:rFonts w:ascii="Arial MT"/>
          <w:sz w:val="20"/>
        </w:rPr>
      </w:pPr>
      <w:r>
        <w:rPr>
          <w:rFonts w:ascii="Arial MT"/>
          <w:spacing w:val="-5"/>
          <w:sz w:val="20"/>
        </w:rPr>
        <w:t>350</w:t>
      </w:r>
    </w:p>
    <w:p w14:paraId="2F246780" w14:textId="77777777" w:rsidR="007C5A61" w:rsidRDefault="00000000">
      <w:pPr>
        <w:spacing w:before="9"/>
        <w:ind w:left="139"/>
        <w:rPr>
          <w:rFonts w:ascii="Arial MT"/>
          <w:sz w:val="20"/>
        </w:rPr>
      </w:pPr>
      <w:r>
        <w:rPr>
          <w:rFonts w:ascii="Arial MT"/>
          <w:spacing w:val="-5"/>
          <w:sz w:val="20"/>
        </w:rPr>
        <w:t>351</w:t>
      </w:r>
    </w:p>
    <w:p w14:paraId="22A37357" w14:textId="77777777" w:rsidR="007C5A61" w:rsidRDefault="00000000">
      <w:pPr>
        <w:spacing w:before="24"/>
        <w:ind w:left="139"/>
        <w:rPr>
          <w:rFonts w:ascii="Arial MT"/>
          <w:sz w:val="20"/>
        </w:rPr>
      </w:pPr>
      <w:r>
        <w:rPr>
          <w:rFonts w:ascii="Arial MT"/>
          <w:spacing w:val="-5"/>
          <w:sz w:val="20"/>
        </w:rPr>
        <w:t>352</w:t>
      </w:r>
    </w:p>
    <w:p w14:paraId="738CA246" w14:textId="77777777" w:rsidR="007C5A61" w:rsidRDefault="00000000">
      <w:pPr>
        <w:spacing w:before="9"/>
        <w:ind w:left="139"/>
        <w:rPr>
          <w:rFonts w:ascii="Arial MT"/>
          <w:sz w:val="20"/>
        </w:rPr>
      </w:pPr>
      <w:r>
        <w:rPr>
          <w:rFonts w:ascii="Arial MT"/>
          <w:spacing w:val="-5"/>
          <w:sz w:val="20"/>
        </w:rPr>
        <w:t>353</w:t>
      </w:r>
    </w:p>
    <w:p w14:paraId="753A572E" w14:textId="77777777" w:rsidR="007C5A61" w:rsidRDefault="00000000">
      <w:pPr>
        <w:spacing w:before="23"/>
        <w:ind w:left="139"/>
        <w:rPr>
          <w:rFonts w:ascii="Arial MT"/>
          <w:sz w:val="20"/>
        </w:rPr>
      </w:pPr>
      <w:r>
        <w:rPr>
          <w:rFonts w:ascii="Arial MT"/>
          <w:spacing w:val="-5"/>
          <w:sz w:val="20"/>
        </w:rPr>
        <w:t>354</w:t>
      </w:r>
    </w:p>
    <w:p w14:paraId="5A2F745F" w14:textId="77777777" w:rsidR="007C5A61" w:rsidRDefault="00000000">
      <w:pPr>
        <w:spacing w:before="9"/>
        <w:ind w:left="139"/>
        <w:rPr>
          <w:rFonts w:ascii="Arial MT"/>
          <w:sz w:val="20"/>
        </w:rPr>
      </w:pPr>
      <w:r>
        <w:rPr>
          <w:rFonts w:ascii="Arial MT"/>
          <w:spacing w:val="-5"/>
          <w:sz w:val="20"/>
        </w:rPr>
        <w:t>355</w:t>
      </w:r>
    </w:p>
    <w:p w14:paraId="699059AB" w14:textId="77777777" w:rsidR="007C5A61" w:rsidRDefault="00000000">
      <w:pPr>
        <w:spacing w:before="10"/>
        <w:ind w:left="139"/>
        <w:rPr>
          <w:rFonts w:ascii="Arial MT"/>
          <w:sz w:val="20"/>
        </w:rPr>
      </w:pPr>
      <w:r>
        <w:rPr>
          <w:rFonts w:ascii="Arial MT"/>
          <w:spacing w:val="-5"/>
          <w:sz w:val="20"/>
        </w:rPr>
        <w:t>356</w:t>
      </w:r>
    </w:p>
    <w:p w14:paraId="61CCEA4F" w14:textId="77777777" w:rsidR="007C5A61" w:rsidRDefault="00000000">
      <w:pPr>
        <w:spacing w:before="23"/>
        <w:ind w:left="139"/>
        <w:rPr>
          <w:rFonts w:ascii="Arial MT"/>
          <w:sz w:val="20"/>
        </w:rPr>
      </w:pPr>
      <w:r>
        <w:rPr>
          <w:rFonts w:ascii="Arial MT"/>
          <w:spacing w:val="-5"/>
          <w:sz w:val="20"/>
        </w:rPr>
        <w:t>357</w:t>
      </w:r>
    </w:p>
    <w:p w14:paraId="0D45B5D7" w14:textId="77777777" w:rsidR="007C5A61" w:rsidRDefault="00000000">
      <w:pPr>
        <w:spacing w:before="9"/>
        <w:ind w:left="139"/>
        <w:rPr>
          <w:rFonts w:ascii="Arial MT"/>
          <w:sz w:val="20"/>
        </w:rPr>
      </w:pPr>
      <w:r>
        <w:rPr>
          <w:rFonts w:ascii="Arial MT"/>
          <w:spacing w:val="-5"/>
          <w:sz w:val="20"/>
        </w:rPr>
        <w:t>358</w:t>
      </w:r>
    </w:p>
    <w:p w14:paraId="465DA41D" w14:textId="77777777" w:rsidR="007C5A61" w:rsidRDefault="00000000">
      <w:pPr>
        <w:spacing w:before="24"/>
        <w:ind w:left="139"/>
        <w:rPr>
          <w:rFonts w:ascii="Arial MT"/>
          <w:sz w:val="20"/>
        </w:rPr>
      </w:pPr>
      <w:r>
        <w:rPr>
          <w:rFonts w:ascii="Arial MT"/>
          <w:spacing w:val="-5"/>
          <w:sz w:val="20"/>
        </w:rPr>
        <w:t>359</w:t>
      </w:r>
    </w:p>
    <w:p w14:paraId="116DD06B" w14:textId="77777777" w:rsidR="007C5A61" w:rsidRDefault="00000000">
      <w:pPr>
        <w:spacing w:before="9"/>
        <w:ind w:left="139"/>
        <w:rPr>
          <w:rFonts w:ascii="Arial MT"/>
          <w:sz w:val="20"/>
        </w:rPr>
      </w:pPr>
      <w:r>
        <w:rPr>
          <w:rFonts w:ascii="Arial MT"/>
          <w:spacing w:val="-5"/>
          <w:sz w:val="20"/>
        </w:rPr>
        <w:t>360</w:t>
      </w:r>
    </w:p>
    <w:p w14:paraId="3CE15138" w14:textId="77777777" w:rsidR="007C5A61" w:rsidRDefault="00000000">
      <w:pPr>
        <w:spacing w:before="23"/>
        <w:ind w:left="139"/>
        <w:rPr>
          <w:rFonts w:ascii="Arial MT"/>
          <w:sz w:val="20"/>
        </w:rPr>
      </w:pPr>
      <w:r>
        <w:rPr>
          <w:rFonts w:ascii="Arial MT"/>
          <w:spacing w:val="-5"/>
          <w:sz w:val="20"/>
        </w:rPr>
        <w:t>361</w:t>
      </w:r>
    </w:p>
    <w:p w14:paraId="2AF59B99" w14:textId="77777777" w:rsidR="007C5A61" w:rsidRDefault="00000000">
      <w:pPr>
        <w:spacing w:before="9"/>
        <w:ind w:left="139"/>
        <w:rPr>
          <w:rFonts w:ascii="Arial MT"/>
          <w:sz w:val="20"/>
        </w:rPr>
      </w:pPr>
      <w:r>
        <w:rPr>
          <w:rFonts w:ascii="Arial MT"/>
          <w:spacing w:val="-5"/>
          <w:sz w:val="20"/>
        </w:rPr>
        <w:t>362</w:t>
      </w:r>
    </w:p>
    <w:p w14:paraId="2B5F16A6" w14:textId="77777777" w:rsidR="007C5A61" w:rsidRDefault="00000000">
      <w:pPr>
        <w:spacing w:before="24"/>
        <w:ind w:left="139"/>
        <w:rPr>
          <w:rFonts w:ascii="Arial MT"/>
          <w:sz w:val="20"/>
        </w:rPr>
      </w:pPr>
      <w:r>
        <w:rPr>
          <w:rFonts w:ascii="Arial MT"/>
          <w:spacing w:val="-5"/>
          <w:sz w:val="20"/>
        </w:rPr>
        <w:t>363</w:t>
      </w:r>
    </w:p>
    <w:p w14:paraId="79F49E84" w14:textId="77777777" w:rsidR="007C5A61" w:rsidRDefault="00000000">
      <w:pPr>
        <w:spacing w:before="9"/>
        <w:ind w:left="139"/>
        <w:rPr>
          <w:rFonts w:ascii="Arial MT"/>
          <w:sz w:val="20"/>
        </w:rPr>
      </w:pPr>
      <w:r>
        <w:rPr>
          <w:rFonts w:ascii="Arial MT"/>
          <w:spacing w:val="-5"/>
          <w:sz w:val="20"/>
        </w:rPr>
        <w:t>364</w:t>
      </w:r>
    </w:p>
    <w:p w14:paraId="38722158" w14:textId="77777777" w:rsidR="007C5A61" w:rsidRDefault="00000000">
      <w:pPr>
        <w:spacing w:before="23"/>
        <w:ind w:left="139"/>
        <w:rPr>
          <w:rFonts w:ascii="Arial MT"/>
          <w:sz w:val="20"/>
        </w:rPr>
      </w:pPr>
      <w:r>
        <w:rPr>
          <w:rFonts w:ascii="Arial MT"/>
          <w:spacing w:val="-5"/>
          <w:sz w:val="20"/>
        </w:rPr>
        <w:t>365</w:t>
      </w:r>
    </w:p>
    <w:p w14:paraId="0D75FC52" w14:textId="77777777" w:rsidR="007C5A61" w:rsidRDefault="00000000">
      <w:pPr>
        <w:spacing w:before="10"/>
        <w:ind w:left="139"/>
        <w:rPr>
          <w:rFonts w:ascii="Arial MT"/>
          <w:sz w:val="20"/>
        </w:rPr>
      </w:pPr>
      <w:r>
        <w:rPr>
          <w:rFonts w:ascii="Arial MT"/>
          <w:spacing w:val="-5"/>
          <w:sz w:val="20"/>
        </w:rPr>
        <w:t>366</w:t>
      </w:r>
    </w:p>
    <w:p w14:paraId="025D96FB" w14:textId="77777777" w:rsidR="007C5A61" w:rsidRDefault="00000000">
      <w:pPr>
        <w:spacing w:before="23"/>
        <w:ind w:left="139"/>
        <w:rPr>
          <w:rFonts w:ascii="Arial MT"/>
          <w:sz w:val="20"/>
        </w:rPr>
      </w:pPr>
      <w:r>
        <w:rPr>
          <w:rFonts w:ascii="Arial MT"/>
          <w:spacing w:val="-5"/>
          <w:sz w:val="20"/>
        </w:rPr>
        <w:t>367</w:t>
      </w:r>
    </w:p>
    <w:p w14:paraId="5B75CFB5" w14:textId="77777777" w:rsidR="007C5A61" w:rsidRDefault="00000000">
      <w:pPr>
        <w:spacing w:before="9"/>
        <w:ind w:left="139"/>
        <w:rPr>
          <w:rFonts w:ascii="Arial MT"/>
          <w:sz w:val="20"/>
        </w:rPr>
      </w:pPr>
      <w:r>
        <w:rPr>
          <w:rFonts w:ascii="Arial MT"/>
          <w:spacing w:val="-5"/>
          <w:sz w:val="20"/>
        </w:rPr>
        <w:t>368</w:t>
      </w:r>
    </w:p>
    <w:p w14:paraId="51AE3942" w14:textId="77777777" w:rsidR="007C5A61" w:rsidRDefault="00000000">
      <w:pPr>
        <w:spacing w:before="24"/>
        <w:ind w:left="139"/>
        <w:rPr>
          <w:rFonts w:ascii="Arial MT"/>
          <w:sz w:val="20"/>
        </w:rPr>
      </w:pPr>
      <w:r>
        <w:rPr>
          <w:rFonts w:ascii="Arial MT"/>
          <w:spacing w:val="-5"/>
          <w:sz w:val="20"/>
        </w:rPr>
        <w:t>369</w:t>
      </w:r>
    </w:p>
    <w:p w14:paraId="23D7760A" w14:textId="77777777" w:rsidR="007C5A61" w:rsidRDefault="00000000">
      <w:pPr>
        <w:spacing w:before="9"/>
        <w:ind w:left="139"/>
        <w:rPr>
          <w:rFonts w:ascii="Arial MT"/>
          <w:sz w:val="20"/>
        </w:rPr>
      </w:pPr>
      <w:r>
        <w:rPr>
          <w:rFonts w:ascii="Arial MT"/>
          <w:spacing w:val="-5"/>
          <w:sz w:val="20"/>
        </w:rPr>
        <w:t>370</w:t>
      </w:r>
    </w:p>
    <w:p w14:paraId="1BD8280A" w14:textId="77777777" w:rsidR="007C5A61" w:rsidRDefault="00000000">
      <w:pPr>
        <w:spacing w:before="23"/>
        <w:ind w:left="139"/>
        <w:rPr>
          <w:rFonts w:ascii="Arial MT"/>
          <w:sz w:val="20"/>
        </w:rPr>
      </w:pPr>
      <w:r>
        <w:rPr>
          <w:rFonts w:ascii="Arial MT"/>
          <w:spacing w:val="-5"/>
          <w:sz w:val="20"/>
        </w:rPr>
        <w:t>371</w:t>
      </w:r>
    </w:p>
    <w:p w14:paraId="4E84C945" w14:textId="77777777" w:rsidR="007C5A61" w:rsidRDefault="00000000">
      <w:pPr>
        <w:spacing w:before="9"/>
        <w:ind w:left="139"/>
        <w:rPr>
          <w:rFonts w:ascii="Arial MT"/>
          <w:sz w:val="20"/>
        </w:rPr>
      </w:pPr>
      <w:r>
        <w:rPr>
          <w:rFonts w:ascii="Arial MT"/>
          <w:spacing w:val="-5"/>
          <w:sz w:val="20"/>
        </w:rPr>
        <w:t>372</w:t>
      </w:r>
    </w:p>
    <w:p w14:paraId="572A3A66" w14:textId="77777777" w:rsidR="007C5A61" w:rsidRDefault="00000000">
      <w:pPr>
        <w:spacing w:before="9"/>
        <w:ind w:left="139"/>
        <w:rPr>
          <w:rFonts w:ascii="Arial MT"/>
          <w:sz w:val="20"/>
        </w:rPr>
      </w:pPr>
      <w:r>
        <w:rPr>
          <w:rFonts w:ascii="Arial MT"/>
          <w:spacing w:val="-5"/>
          <w:sz w:val="20"/>
        </w:rPr>
        <w:t>373</w:t>
      </w:r>
    </w:p>
    <w:p w14:paraId="0A0F4F32" w14:textId="77777777" w:rsidR="007C5A61" w:rsidRDefault="00000000">
      <w:pPr>
        <w:spacing w:before="24"/>
        <w:ind w:left="139"/>
        <w:rPr>
          <w:rFonts w:ascii="Arial MT"/>
          <w:sz w:val="20"/>
        </w:rPr>
      </w:pPr>
      <w:r>
        <w:rPr>
          <w:rFonts w:ascii="Arial MT"/>
          <w:spacing w:val="-5"/>
          <w:sz w:val="20"/>
        </w:rPr>
        <w:t>374</w:t>
      </w:r>
    </w:p>
    <w:p w14:paraId="085DF979" w14:textId="77777777" w:rsidR="007C5A61" w:rsidRDefault="00000000">
      <w:pPr>
        <w:spacing w:before="9"/>
        <w:ind w:left="139"/>
        <w:rPr>
          <w:rFonts w:ascii="Arial MT"/>
          <w:sz w:val="20"/>
        </w:rPr>
      </w:pPr>
      <w:r>
        <w:rPr>
          <w:rFonts w:ascii="Arial MT"/>
          <w:spacing w:val="-5"/>
          <w:sz w:val="20"/>
        </w:rPr>
        <w:t>375</w:t>
      </w:r>
    </w:p>
    <w:p w14:paraId="1838554D" w14:textId="77777777" w:rsidR="007C5A61" w:rsidRDefault="00000000">
      <w:pPr>
        <w:spacing w:before="24"/>
        <w:ind w:left="139"/>
        <w:rPr>
          <w:rFonts w:ascii="Arial MT"/>
          <w:sz w:val="20"/>
        </w:rPr>
      </w:pPr>
      <w:r>
        <w:rPr>
          <w:rFonts w:ascii="Arial MT"/>
          <w:spacing w:val="-5"/>
          <w:sz w:val="20"/>
        </w:rPr>
        <w:t>376</w:t>
      </w:r>
    </w:p>
    <w:p w14:paraId="442D233E" w14:textId="77777777" w:rsidR="007C5A61" w:rsidRDefault="00000000">
      <w:pPr>
        <w:spacing w:before="9"/>
        <w:ind w:left="139"/>
        <w:rPr>
          <w:rFonts w:ascii="Arial MT"/>
          <w:sz w:val="20"/>
        </w:rPr>
      </w:pPr>
      <w:r>
        <w:rPr>
          <w:rFonts w:ascii="Arial MT"/>
          <w:spacing w:val="-5"/>
          <w:sz w:val="20"/>
        </w:rPr>
        <w:t>377</w:t>
      </w:r>
    </w:p>
    <w:p w14:paraId="12ADEB2D" w14:textId="77777777" w:rsidR="007C5A61" w:rsidRDefault="00000000">
      <w:pPr>
        <w:spacing w:before="23"/>
        <w:ind w:left="139"/>
        <w:rPr>
          <w:rFonts w:ascii="Arial MT"/>
          <w:sz w:val="20"/>
        </w:rPr>
      </w:pPr>
      <w:r>
        <w:rPr>
          <w:rFonts w:ascii="Arial MT"/>
          <w:spacing w:val="-5"/>
          <w:sz w:val="20"/>
        </w:rPr>
        <w:t>378</w:t>
      </w:r>
    </w:p>
    <w:p w14:paraId="3523D52C" w14:textId="77777777" w:rsidR="007C5A61" w:rsidRDefault="00000000">
      <w:pPr>
        <w:spacing w:before="9"/>
        <w:ind w:left="139"/>
        <w:rPr>
          <w:rFonts w:ascii="Arial MT"/>
          <w:sz w:val="20"/>
        </w:rPr>
      </w:pPr>
      <w:r>
        <w:rPr>
          <w:rFonts w:ascii="Arial MT"/>
          <w:spacing w:val="-5"/>
          <w:sz w:val="20"/>
        </w:rPr>
        <w:t>379</w:t>
      </w:r>
    </w:p>
    <w:p w14:paraId="3AB5B8D3" w14:textId="77777777" w:rsidR="007C5A61" w:rsidRDefault="00000000">
      <w:pPr>
        <w:spacing w:before="9"/>
        <w:ind w:left="139"/>
        <w:rPr>
          <w:rFonts w:ascii="Arial MT"/>
          <w:sz w:val="20"/>
        </w:rPr>
      </w:pPr>
      <w:r>
        <w:rPr>
          <w:rFonts w:ascii="Arial MT"/>
          <w:spacing w:val="-5"/>
          <w:sz w:val="20"/>
        </w:rPr>
        <w:t>380</w:t>
      </w:r>
    </w:p>
    <w:p w14:paraId="68804733" w14:textId="77777777" w:rsidR="007C5A61" w:rsidRDefault="00000000">
      <w:pPr>
        <w:spacing w:before="24"/>
        <w:ind w:left="139"/>
        <w:rPr>
          <w:rFonts w:ascii="Arial MT"/>
          <w:sz w:val="20"/>
        </w:rPr>
      </w:pPr>
      <w:r>
        <w:rPr>
          <w:rFonts w:ascii="Arial MT"/>
          <w:spacing w:val="-5"/>
          <w:sz w:val="20"/>
        </w:rPr>
        <w:t>381</w:t>
      </w:r>
    </w:p>
    <w:p w14:paraId="1C38537C" w14:textId="77777777" w:rsidR="007C5A61" w:rsidRDefault="00000000">
      <w:pPr>
        <w:spacing w:before="9"/>
        <w:ind w:left="139"/>
        <w:rPr>
          <w:rFonts w:ascii="Arial MT"/>
          <w:sz w:val="20"/>
        </w:rPr>
      </w:pPr>
      <w:r>
        <w:rPr>
          <w:rFonts w:ascii="Arial MT"/>
          <w:spacing w:val="-5"/>
          <w:sz w:val="20"/>
        </w:rPr>
        <w:t>382</w:t>
      </w:r>
    </w:p>
    <w:p w14:paraId="37E77B5D" w14:textId="77777777" w:rsidR="007C5A61" w:rsidRDefault="00000000">
      <w:pPr>
        <w:spacing w:before="23"/>
        <w:ind w:left="139"/>
        <w:rPr>
          <w:rFonts w:ascii="Arial MT"/>
          <w:sz w:val="20"/>
        </w:rPr>
      </w:pPr>
      <w:r>
        <w:rPr>
          <w:rFonts w:ascii="Arial MT"/>
          <w:spacing w:val="-5"/>
          <w:sz w:val="20"/>
        </w:rPr>
        <w:t>383</w:t>
      </w:r>
    </w:p>
    <w:p w14:paraId="467464EB" w14:textId="77777777" w:rsidR="007C5A61" w:rsidRDefault="00000000">
      <w:pPr>
        <w:spacing w:before="10"/>
        <w:ind w:left="139"/>
        <w:rPr>
          <w:rFonts w:ascii="Arial MT"/>
          <w:sz w:val="20"/>
        </w:rPr>
      </w:pPr>
      <w:r>
        <w:rPr>
          <w:rFonts w:ascii="Arial MT"/>
          <w:spacing w:val="-5"/>
          <w:sz w:val="20"/>
        </w:rPr>
        <w:t>384</w:t>
      </w:r>
    </w:p>
    <w:p w14:paraId="7A5065CE" w14:textId="77777777" w:rsidR="007C5A61" w:rsidRDefault="00000000">
      <w:pPr>
        <w:spacing w:before="23"/>
        <w:ind w:left="139"/>
        <w:rPr>
          <w:rFonts w:ascii="Arial MT"/>
          <w:sz w:val="20"/>
        </w:rPr>
      </w:pPr>
      <w:r>
        <w:rPr>
          <w:rFonts w:ascii="Arial MT"/>
          <w:spacing w:val="-5"/>
          <w:sz w:val="20"/>
        </w:rPr>
        <w:t>385</w:t>
      </w:r>
    </w:p>
    <w:p w14:paraId="795E9940" w14:textId="77777777" w:rsidR="007C5A61" w:rsidRDefault="00000000">
      <w:pPr>
        <w:spacing w:before="9"/>
        <w:ind w:left="139"/>
        <w:rPr>
          <w:rFonts w:ascii="Arial MT"/>
          <w:sz w:val="20"/>
        </w:rPr>
      </w:pPr>
      <w:r>
        <w:rPr>
          <w:rFonts w:ascii="Arial MT"/>
          <w:spacing w:val="-5"/>
          <w:sz w:val="20"/>
        </w:rPr>
        <w:t>386</w:t>
      </w:r>
    </w:p>
    <w:p w14:paraId="3D2A318C" w14:textId="77777777" w:rsidR="007C5A61" w:rsidRDefault="00000000">
      <w:pPr>
        <w:spacing w:before="9"/>
        <w:ind w:left="139"/>
        <w:rPr>
          <w:rFonts w:ascii="Arial MT"/>
          <w:sz w:val="20"/>
        </w:rPr>
      </w:pPr>
      <w:r>
        <w:rPr>
          <w:rFonts w:ascii="Arial MT"/>
          <w:spacing w:val="-5"/>
          <w:sz w:val="20"/>
        </w:rPr>
        <w:t>387</w:t>
      </w:r>
    </w:p>
    <w:p w14:paraId="16BBA719" w14:textId="77777777" w:rsidR="007C5A61" w:rsidRDefault="00000000">
      <w:pPr>
        <w:spacing w:before="24"/>
        <w:ind w:left="139"/>
        <w:rPr>
          <w:rFonts w:ascii="Arial MT"/>
          <w:sz w:val="20"/>
        </w:rPr>
      </w:pPr>
      <w:r>
        <w:rPr>
          <w:rFonts w:ascii="Arial MT"/>
          <w:spacing w:val="-5"/>
          <w:sz w:val="20"/>
        </w:rPr>
        <w:t>388</w:t>
      </w:r>
    </w:p>
    <w:p w14:paraId="38061863" w14:textId="77777777" w:rsidR="007C5A61" w:rsidRDefault="00000000">
      <w:pPr>
        <w:spacing w:before="9"/>
        <w:ind w:left="139"/>
        <w:rPr>
          <w:rFonts w:ascii="Arial MT"/>
          <w:sz w:val="20"/>
        </w:rPr>
      </w:pPr>
      <w:r>
        <w:rPr>
          <w:rFonts w:ascii="Arial MT"/>
          <w:spacing w:val="-5"/>
          <w:sz w:val="20"/>
        </w:rPr>
        <w:t>389</w:t>
      </w:r>
    </w:p>
    <w:p w14:paraId="5CE2718B" w14:textId="77777777" w:rsidR="007C5A61" w:rsidRDefault="00000000">
      <w:pPr>
        <w:spacing w:before="9"/>
        <w:ind w:left="139"/>
        <w:rPr>
          <w:rFonts w:ascii="Arial MT"/>
          <w:sz w:val="20"/>
        </w:rPr>
      </w:pPr>
      <w:r>
        <w:rPr>
          <w:rFonts w:ascii="Arial MT"/>
          <w:spacing w:val="-5"/>
          <w:sz w:val="20"/>
        </w:rPr>
        <w:t>390</w:t>
      </w:r>
    </w:p>
    <w:p w14:paraId="762ACAB1" w14:textId="77777777" w:rsidR="007C5A61" w:rsidRDefault="00000000">
      <w:pPr>
        <w:spacing w:before="23"/>
        <w:ind w:left="139"/>
        <w:rPr>
          <w:rFonts w:ascii="Arial MT"/>
          <w:sz w:val="20"/>
        </w:rPr>
      </w:pPr>
      <w:r>
        <w:rPr>
          <w:rFonts w:ascii="Arial MT"/>
          <w:spacing w:val="-5"/>
          <w:sz w:val="20"/>
        </w:rPr>
        <w:t>391</w:t>
      </w:r>
    </w:p>
    <w:p w14:paraId="62AEE967" w14:textId="77777777" w:rsidR="007C5A61" w:rsidRDefault="00000000">
      <w:pPr>
        <w:spacing w:before="10"/>
        <w:ind w:left="139"/>
        <w:rPr>
          <w:rFonts w:ascii="Arial MT"/>
          <w:sz w:val="20"/>
        </w:rPr>
      </w:pPr>
      <w:r>
        <w:rPr>
          <w:rFonts w:ascii="Arial MT"/>
          <w:spacing w:val="-5"/>
          <w:sz w:val="20"/>
        </w:rPr>
        <w:t>392</w:t>
      </w:r>
    </w:p>
    <w:p w14:paraId="6B3CED0E" w14:textId="77777777" w:rsidR="007C5A61" w:rsidRDefault="00000000">
      <w:pPr>
        <w:spacing w:before="23"/>
        <w:ind w:left="139"/>
        <w:rPr>
          <w:rFonts w:ascii="Arial MT"/>
          <w:sz w:val="20"/>
        </w:rPr>
      </w:pPr>
      <w:r>
        <w:rPr>
          <w:rFonts w:ascii="Arial MT"/>
          <w:spacing w:val="-5"/>
          <w:sz w:val="20"/>
        </w:rPr>
        <w:t>393</w:t>
      </w:r>
    </w:p>
    <w:p w14:paraId="1B5F2DB8" w14:textId="77777777" w:rsidR="007C5A61" w:rsidRDefault="00000000">
      <w:pPr>
        <w:spacing w:before="9"/>
        <w:ind w:left="139"/>
        <w:rPr>
          <w:rFonts w:ascii="Arial MT"/>
          <w:sz w:val="20"/>
        </w:rPr>
      </w:pPr>
      <w:r>
        <w:rPr>
          <w:rFonts w:ascii="Arial MT"/>
          <w:spacing w:val="-5"/>
          <w:sz w:val="20"/>
        </w:rPr>
        <w:t>394</w:t>
      </w:r>
    </w:p>
    <w:p w14:paraId="2D69BA98" w14:textId="77777777" w:rsidR="007C5A61" w:rsidRDefault="00000000">
      <w:pPr>
        <w:spacing w:before="24"/>
        <w:ind w:left="139"/>
        <w:rPr>
          <w:rFonts w:ascii="Arial MT"/>
          <w:sz w:val="20"/>
        </w:rPr>
      </w:pPr>
      <w:r>
        <w:rPr>
          <w:rFonts w:ascii="Arial MT"/>
          <w:spacing w:val="-5"/>
          <w:sz w:val="20"/>
        </w:rPr>
        <w:t>395</w:t>
      </w:r>
    </w:p>
    <w:p w14:paraId="4C282F63" w14:textId="77777777" w:rsidR="007C5A61" w:rsidRDefault="00000000">
      <w:pPr>
        <w:spacing w:before="9"/>
        <w:ind w:left="139"/>
        <w:rPr>
          <w:rFonts w:ascii="Arial MT"/>
          <w:sz w:val="20"/>
        </w:rPr>
      </w:pPr>
      <w:r>
        <w:rPr>
          <w:rFonts w:ascii="Arial MT"/>
          <w:spacing w:val="-5"/>
          <w:sz w:val="20"/>
        </w:rPr>
        <w:t>396</w:t>
      </w:r>
    </w:p>
    <w:p w14:paraId="3CAEBE75" w14:textId="77777777" w:rsidR="007C5A61" w:rsidRDefault="00000000">
      <w:pPr>
        <w:spacing w:before="23"/>
        <w:ind w:left="139"/>
        <w:rPr>
          <w:rFonts w:ascii="Arial MT"/>
          <w:sz w:val="20"/>
        </w:rPr>
      </w:pPr>
      <w:r>
        <w:rPr>
          <w:rFonts w:ascii="Arial MT"/>
          <w:spacing w:val="-5"/>
          <w:sz w:val="20"/>
        </w:rPr>
        <w:t>397</w:t>
      </w:r>
    </w:p>
    <w:p w14:paraId="16CD7203" w14:textId="77777777" w:rsidR="007C5A61" w:rsidRDefault="00000000">
      <w:pPr>
        <w:spacing w:before="9"/>
        <w:ind w:left="139"/>
        <w:rPr>
          <w:rFonts w:ascii="Arial MT"/>
          <w:sz w:val="20"/>
        </w:rPr>
      </w:pPr>
      <w:r>
        <w:rPr>
          <w:rFonts w:ascii="Arial MT"/>
          <w:spacing w:val="-5"/>
          <w:sz w:val="20"/>
        </w:rPr>
        <w:t>398</w:t>
      </w:r>
    </w:p>
    <w:p w14:paraId="629B98F5" w14:textId="77777777" w:rsidR="007C5A61" w:rsidRDefault="00000000">
      <w:pPr>
        <w:spacing w:before="24"/>
        <w:ind w:left="139"/>
        <w:rPr>
          <w:rFonts w:ascii="Arial MT"/>
          <w:sz w:val="20"/>
        </w:rPr>
      </w:pPr>
      <w:r>
        <w:rPr>
          <w:rFonts w:ascii="Arial MT"/>
          <w:spacing w:val="-5"/>
          <w:sz w:val="20"/>
        </w:rPr>
        <w:t>399</w:t>
      </w:r>
    </w:p>
    <w:p w14:paraId="0647CDDE" w14:textId="77777777" w:rsidR="007C5A61" w:rsidRDefault="00000000">
      <w:pPr>
        <w:spacing w:before="9"/>
        <w:ind w:left="139"/>
        <w:rPr>
          <w:rFonts w:ascii="Arial MT"/>
          <w:sz w:val="20"/>
        </w:rPr>
      </w:pPr>
      <w:r>
        <w:rPr>
          <w:rFonts w:ascii="Arial MT"/>
          <w:spacing w:val="-5"/>
          <w:sz w:val="20"/>
        </w:rPr>
        <w:t>400</w:t>
      </w:r>
    </w:p>
    <w:p w14:paraId="0BB16F7B" w14:textId="77777777" w:rsidR="007C5A61" w:rsidRDefault="00000000">
      <w:pPr>
        <w:pStyle w:val="Heading1"/>
        <w:ind w:left="139" w:firstLine="0"/>
      </w:pPr>
      <w:r>
        <w:rPr>
          <w:b w:val="0"/>
        </w:rPr>
        <w:br w:type="column"/>
      </w:r>
      <w:r>
        <w:rPr>
          <w:color w:val="231F20"/>
          <w:spacing w:val="-2"/>
        </w:rPr>
        <w:t>REFERENCES</w:t>
      </w:r>
    </w:p>
    <w:p w14:paraId="310E6D25" w14:textId="77777777" w:rsidR="007C5A61" w:rsidRDefault="00000000">
      <w:pPr>
        <w:pStyle w:val="ListParagraph"/>
        <w:numPr>
          <w:ilvl w:val="0"/>
          <w:numId w:val="1"/>
        </w:numPr>
        <w:tabs>
          <w:tab w:val="left" w:pos="596"/>
        </w:tabs>
        <w:spacing w:before="94" w:line="265" w:lineRule="exact"/>
        <w:ind w:left="596" w:hanging="337"/>
        <w:jc w:val="both"/>
        <w:rPr>
          <w:sz w:val="24"/>
        </w:rPr>
      </w:pPr>
      <w:r>
        <w:rPr>
          <w:sz w:val="24"/>
        </w:rPr>
        <w:t>Higginson,</w:t>
      </w:r>
      <w:r>
        <w:rPr>
          <w:spacing w:val="-13"/>
          <w:sz w:val="24"/>
        </w:rPr>
        <w:t xml:space="preserve"> </w:t>
      </w:r>
      <w:r>
        <w:rPr>
          <w:sz w:val="24"/>
        </w:rPr>
        <w:t>I.</w:t>
      </w:r>
      <w:r>
        <w:rPr>
          <w:spacing w:val="-13"/>
          <w:sz w:val="24"/>
        </w:rPr>
        <w:t xml:space="preserve"> </w:t>
      </w:r>
      <w:r>
        <w:rPr>
          <w:sz w:val="24"/>
        </w:rPr>
        <w:t>(2012).</w:t>
      </w:r>
      <w:r>
        <w:rPr>
          <w:spacing w:val="-13"/>
          <w:sz w:val="24"/>
        </w:rPr>
        <w:t xml:space="preserve"> </w:t>
      </w:r>
      <w:r>
        <w:rPr>
          <w:sz w:val="24"/>
        </w:rPr>
        <w:t>Emergency</w:t>
      </w:r>
      <w:r>
        <w:rPr>
          <w:spacing w:val="-13"/>
          <w:sz w:val="24"/>
        </w:rPr>
        <w:t xml:space="preserve"> </w:t>
      </w:r>
      <w:r>
        <w:rPr>
          <w:sz w:val="24"/>
        </w:rPr>
        <w:t>department</w:t>
      </w:r>
      <w:r>
        <w:rPr>
          <w:spacing w:val="-13"/>
          <w:sz w:val="24"/>
        </w:rPr>
        <w:t xml:space="preserve"> </w:t>
      </w:r>
      <w:r>
        <w:rPr>
          <w:sz w:val="24"/>
        </w:rPr>
        <w:t>crowding.</w:t>
      </w:r>
      <w:r>
        <w:rPr>
          <w:spacing w:val="-13"/>
          <w:sz w:val="24"/>
        </w:rPr>
        <w:t xml:space="preserve"> </w:t>
      </w:r>
      <w:r>
        <w:rPr>
          <w:i/>
          <w:sz w:val="24"/>
        </w:rPr>
        <w:t>Emergency</w:t>
      </w:r>
      <w:r>
        <w:rPr>
          <w:i/>
          <w:spacing w:val="-12"/>
          <w:sz w:val="24"/>
        </w:rPr>
        <w:t xml:space="preserve"> </w:t>
      </w:r>
      <w:r>
        <w:rPr>
          <w:i/>
          <w:sz w:val="24"/>
        </w:rPr>
        <w:t>Medicine</w:t>
      </w:r>
      <w:r>
        <w:rPr>
          <w:i/>
          <w:spacing w:val="-13"/>
          <w:sz w:val="24"/>
        </w:rPr>
        <w:t xml:space="preserve"> </w:t>
      </w:r>
      <w:r>
        <w:rPr>
          <w:i/>
          <w:sz w:val="24"/>
        </w:rPr>
        <w:t>Journal</w:t>
      </w:r>
      <w:r>
        <w:rPr>
          <w:sz w:val="24"/>
        </w:rPr>
        <w:t>,</w:t>
      </w:r>
      <w:r>
        <w:rPr>
          <w:spacing w:val="-13"/>
          <w:sz w:val="24"/>
        </w:rPr>
        <w:t xml:space="preserve"> </w:t>
      </w:r>
      <w:r>
        <w:rPr>
          <w:sz w:val="24"/>
        </w:rPr>
        <w:t>29,</w:t>
      </w:r>
      <w:r>
        <w:rPr>
          <w:spacing w:val="-13"/>
          <w:sz w:val="24"/>
        </w:rPr>
        <w:t xml:space="preserve"> </w:t>
      </w:r>
      <w:r>
        <w:rPr>
          <w:sz w:val="24"/>
        </w:rPr>
        <w:t>437-</w:t>
      </w:r>
      <w:r>
        <w:rPr>
          <w:spacing w:val="-4"/>
          <w:sz w:val="24"/>
        </w:rPr>
        <w:t>443.</w:t>
      </w:r>
    </w:p>
    <w:p w14:paraId="117DE568" w14:textId="77777777" w:rsidR="007C5A61" w:rsidRDefault="00000000">
      <w:pPr>
        <w:pStyle w:val="ListParagraph"/>
        <w:numPr>
          <w:ilvl w:val="0"/>
          <w:numId w:val="1"/>
        </w:numPr>
        <w:tabs>
          <w:tab w:val="left" w:pos="596"/>
        </w:tabs>
        <w:spacing w:line="246" w:lineRule="exact"/>
        <w:ind w:left="596" w:hanging="337"/>
        <w:jc w:val="both"/>
        <w:rPr>
          <w:sz w:val="24"/>
        </w:rPr>
      </w:pPr>
      <w:r>
        <w:rPr>
          <w:sz w:val="24"/>
        </w:rPr>
        <w:t>Trzeciak,</w:t>
      </w:r>
      <w:r>
        <w:rPr>
          <w:spacing w:val="37"/>
          <w:sz w:val="24"/>
        </w:rPr>
        <w:t xml:space="preserve"> </w:t>
      </w:r>
      <w:r>
        <w:rPr>
          <w:sz w:val="24"/>
        </w:rPr>
        <w:t>S.,</w:t>
      </w:r>
      <w:r>
        <w:rPr>
          <w:spacing w:val="37"/>
          <w:sz w:val="24"/>
        </w:rPr>
        <w:t xml:space="preserve"> </w:t>
      </w:r>
      <w:r>
        <w:rPr>
          <w:sz w:val="24"/>
        </w:rPr>
        <w:t>&amp;</w:t>
      </w:r>
      <w:r>
        <w:rPr>
          <w:spacing w:val="23"/>
          <w:sz w:val="24"/>
        </w:rPr>
        <w:t xml:space="preserve"> </w:t>
      </w:r>
      <w:r>
        <w:rPr>
          <w:sz w:val="24"/>
        </w:rPr>
        <w:t>Rivers,</w:t>
      </w:r>
      <w:r>
        <w:rPr>
          <w:spacing w:val="37"/>
          <w:sz w:val="24"/>
        </w:rPr>
        <w:t xml:space="preserve"> </w:t>
      </w:r>
      <w:r>
        <w:rPr>
          <w:sz w:val="24"/>
        </w:rPr>
        <w:t>E.</w:t>
      </w:r>
      <w:r>
        <w:rPr>
          <w:spacing w:val="22"/>
          <w:sz w:val="24"/>
        </w:rPr>
        <w:t xml:space="preserve"> </w:t>
      </w:r>
      <w:r>
        <w:rPr>
          <w:sz w:val="24"/>
        </w:rPr>
        <w:t>P.</w:t>
      </w:r>
      <w:r>
        <w:rPr>
          <w:spacing w:val="23"/>
          <w:sz w:val="24"/>
        </w:rPr>
        <w:t xml:space="preserve"> </w:t>
      </w:r>
      <w:r>
        <w:rPr>
          <w:sz w:val="24"/>
        </w:rPr>
        <w:t>(2003).</w:t>
      </w:r>
      <w:r>
        <w:rPr>
          <w:spacing w:val="37"/>
          <w:sz w:val="24"/>
        </w:rPr>
        <w:t xml:space="preserve"> </w:t>
      </w:r>
      <w:r>
        <w:rPr>
          <w:sz w:val="24"/>
        </w:rPr>
        <w:t>Emergency</w:t>
      </w:r>
      <w:r>
        <w:rPr>
          <w:spacing w:val="22"/>
          <w:sz w:val="24"/>
        </w:rPr>
        <w:t xml:space="preserve"> </w:t>
      </w:r>
      <w:r>
        <w:rPr>
          <w:sz w:val="24"/>
        </w:rPr>
        <w:t>department</w:t>
      </w:r>
      <w:r>
        <w:rPr>
          <w:spacing w:val="23"/>
          <w:sz w:val="24"/>
        </w:rPr>
        <w:t xml:space="preserve"> </w:t>
      </w:r>
      <w:r>
        <w:rPr>
          <w:sz w:val="24"/>
        </w:rPr>
        <w:t>overcrowding</w:t>
      </w:r>
      <w:r>
        <w:rPr>
          <w:spacing w:val="22"/>
          <w:sz w:val="24"/>
        </w:rPr>
        <w:t xml:space="preserve"> </w:t>
      </w:r>
      <w:r>
        <w:rPr>
          <w:sz w:val="24"/>
        </w:rPr>
        <w:t>in</w:t>
      </w:r>
      <w:r>
        <w:rPr>
          <w:spacing w:val="22"/>
          <w:sz w:val="24"/>
        </w:rPr>
        <w:t xml:space="preserve"> </w:t>
      </w:r>
      <w:r>
        <w:rPr>
          <w:sz w:val="24"/>
        </w:rPr>
        <w:t>the</w:t>
      </w:r>
      <w:r>
        <w:rPr>
          <w:spacing w:val="23"/>
          <w:sz w:val="24"/>
        </w:rPr>
        <w:t xml:space="preserve"> </w:t>
      </w:r>
      <w:r>
        <w:rPr>
          <w:sz w:val="24"/>
        </w:rPr>
        <w:t>United</w:t>
      </w:r>
      <w:r>
        <w:rPr>
          <w:spacing w:val="22"/>
          <w:sz w:val="24"/>
        </w:rPr>
        <w:t xml:space="preserve"> </w:t>
      </w:r>
      <w:r>
        <w:rPr>
          <w:spacing w:val="-2"/>
          <w:sz w:val="24"/>
        </w:rPr>
        <w:t>States.</w:t>
      </w:r>
    </w:p>
    <w:p w14:paraId="25D68CC4" w14:textId="77777777" w:rsidR="007C5A61" w:rsidRDefault="00000000">
      <w:pPr>
        <w:spacing w:line="246" w:lineRule="exact"/>
        <w:ind w:left="597"/>
        <w:jc w:val="both"/>
        <w:rPr>
          <w:sz w:val="24"/>
        </w:rPr>
      </w:pPr>
      <w:r>
        <w:rPr>
          <w:i/>
          <w:sz w:val="24"/>
        </w:rPr>
        <w:t>Emergency</w:t>
      </w:r>
      <w:r>
        <w:rPr>
          <w:i/>
          <w:spacing w:val="-14"/>
          <w:sz w:val="24"/>
        </w:rPr>
        <w:t xml:space="preserve"> </w:t>
      </w:r>
      <w:r>
        <w:rPr>
          <w:i/>
          <w:sz w:val="24"/>
        </w:rPr>
        <w:t>Medicine</w:t>
      </w:r>
      <w:r>
        <w:rPr>
          <w:i/>
          <w:spacing w:val="-14"/>
          <w:sz w:val="24"/>
        </w:rPr>
        <w:t xml:space="preserve"> </w:t>
      </w:r>
      <w:r>
        <w:rPr>
          <w:i/>
          <w:sz w:val="24"/>
        </w:rPr>
        <w:t>Journal</w:t>
      </w:r>
      <w:r>
        <w:rPr>
          <w:sz w:val="24"/>
        </w:rPr>
        <w:t>,</w:t>
      </w:r>
      <w:r>
        <w:rPr>
          <w:spacing w:val="-14"/>
          <w:sz w:val="24"/>
        </w:rPr>
        <w:t xml:space="preserve"> </w:t>
      </w:r>
      <w:r>
        <w:rPr>
          <w:sz w:val="24"/>
        </w:rPr>
        <w:t>20(5),</w:t>
      </w:r>
      <w:r>
        <w:rPr>
          <w:spacing w:val="-14"/>
          <w:sz w:val="24"/>
        </w:rPr>
        <w:t xml:space="preserve"> </w:t>
      </w:r>
      <w:r>
        <w:rPr>
          <w:spacing w:val="-2"/>
          <w:sz w:val="24"/>
        </w:rPr>
        <w:t>402–405.</w:t>
      </w:r>
    </w:p>
    <w:p w14:paraId="32E307B5" w14:textId="77777777" w:rsidR="007C5A61" w:rsidRDefault="00000000">
      <w:pPr>
        <w:pStyle w:val="ListParagraph"/>
        <w:numPr>
          <w:ilvl w:val="0"/>
          <w:numId w:val="1"/>
        </w:numPr>
        <w:tabs>
          <w:tab w:val="left" w:pos="595"/>
          <w:tab w:val="left" w:pos="597"/>
        </w:tabs>
        <w:spacing w:before="18" w:line="208" w:lineRule="auto"/>
        <w:ind w:right="906"/>
        <w:jc w:val="both"/>
        <w:rPr>
          <w:sz w:val="24"/>
        </w:rPr>
      </w:pPr>
      <w:r w:rsidRPr="0059747C">
        <w:rPr>
          <w:sz w:val="24"/>
          <w:lang w:val="fr-FR"/>
        </w:rPr>
        <w:t xml:space="preserve">Asplin, B. R., Magid, D. J., Rhodes, K. V., et al. </w:t>
      </w:r>
      <w:r>
        <w:rPr>
          <w:sz w:val="24"/>
        </w:rPr>
        <w:t xml:space="preserve">(2003). A conceptual model of emergency department crowding. </w:t>
      </w:r>
      <w:r>
        <w:rPr>
          <w:i/>
          <w:sz w:val="24"/>
        </w:rPr>
        <w:t>Annals of Emergency Medicine</w:t>
      </w:r>
      <w:r>
        <w:rPr>
          <w:sz w:val="24"/>
        </w:rPr>
        <w:t>, 42(2), 173-180.</w:t>
      </w:r>
    </w:p>
    <w:p w14:paraId="4AAB6FB0" w14:textId="77777777" w:rsidR="007C5A61" w:rsidRDefault="00000000">
      <w:pPr>
        <w:pStyle w:val="ListParagraph"/>
        <w:numPr>
          <w:ilvl w:val="0"/>
          <w:numId w:val="1"/>
        </w:numPr>
        <w:tabs>
          <w:tab w:val="left" w:pos="595"/>
          <w:tab w:val="left" w:pos="597"/>
        </w:tabs>
        <w:spacing w:before="12" w:line="208" w:lineRule="auto"/>
        <w:ind w:right="906"/>
        <w:jc w:val="both"/>
        <w:rPr>
          <w:rFonts w:ascii="Courier New"/>
          <w:sz w:val="24"/>
        </w:rPr>
      </w:pPr>
      <w:r>
        <w:rPr>
          <w:sz w:val="24"/>
        </w:rPr>
        <w:t>Royal</w:t>
      </w:r>
      <w:r>
        <w:rPr>
          <w:spacing w:val="-11"/>
          <w:sz w:val="24"/>
        </w:rPr>
        <w:t xml:space="preserve"> </w:t>
      </w:r>
      <w:r>
        <w:rPr>
          <w:sz w:val="24"/>
        </w:rPr>
        <w:t>College</w:t>
      </w:r>
      <w:r>
        <w:rPr>
          <w:spacing w:val="-10"/>
          <w:sz w:val="24"/>
        </w:rPr>
        <w:t xml:space="preserve"> </w:t>
      </w:r>
      <w:r>
        <w:rPr>
          <w:sz w:val="24"/>
        </w:rPr>
        <w:t>of</w:t>
      </w:r>
      <w:r>
        <w:rPr>
          <w:spacing w:val="-11"/>
          <w:sz w:val="24"/>
        </w:rPr>
        <w:t xml:space="preserve"> </w:t>
      </w:r>
      <w:r>
        <w:rPr>
          <w:sz w:val="24"/>
        </w:rPr>
        <w:t>Emergency</w:t>
      </w:r>
      <w:r>
        <w:rPr>
          <w:spacing w:val="-10"/>
          <w:sz w:val="24"/>
        </w:rPr>
        <w:t xml:space="preserve"> </w:t>
      </w:r>
      <w:r>
        <w:rPr>
          <w:sz w:val="24"/>
        </w:rPr>
        <w:t>Medicine.</w:t>
      </w:r>
      <w:r>
        <w:rPr>
          <w:spacing w:val="-9"/>
          <w:sz w:val="24"/>
        </w:rPr>
        <w:t xml:space="preserve"> </w:t>
      </w:r>
      <w:r>
        <w:rPr>
          <w:sz w:val="24"/>
        </w:rPr>
        <w:t>(2025).</w:t>
      </w:r>
      <w:r>
        <w:rPr>
          <w:spacing w:val="-9"/>
          <w:sz w:val="24"/>
        </w:rPr>
        <w:t xml:space="preserve"> </w:t>
      </w:r>
      <w:r>
        <w:rPr>
          <w:i/>
          <w:sz w:val="24"/>
        </w:rPr>
        <w:t>NHS</w:t>
      </w:r>
      <w:r>
        <w:rPr>
          <w:i/>
          <w:spacing w:val="-10"/>
          <w:sz w:val="24"/>
        </w:rPr>
        <w:t xml:space="preserve"> </w:t>
      </w:r>
      <w:r>
        <w:rPr>
          <w:i/>
          <w:sz w:val="24"/>
        </w:rPr>
        <w:t>Performance</w:t>
      </w:r>
      <w:r>
        <w:rPr>
          <w:i/>
          <w:spacing w:val="-11"/>
          <w:sz w:val="24"/>
        </w:rPr>
        <w:t xml:space="preserve"> </w:t>
      </w:r>
      <w:r>
        <w:rPr>
          <w:i/>
          <w:sz w:val="24"/>
        </w:rPr>
        <w:t>Tracker:</w:t>
      </w:r>
      <w:r>
        <w:rPr>
          <w:i/>
          <w:spacing w:val="-9"/>
          <w:sz w:val="24"/>
        </w:rPr>
        <w:t xml:space="preserve"> </w:t>
      </w:r>
      <w:r>
        <w:rPr>
          <w:i/>
          <w:sz w:val="24"/>
        </w:rPr>
        <w:t>Emergency</w:t>
      </w:r>
      <w:r>
        <w:rPr>
          <w:i/>
          <w:spacing w:val="-10"/>
          <w:sz w:val="24"/>
        </w:rPr>
        <w:t xml:space="preserve"> </w:t>
      </w:r>
      <w:r>
        <w:rPr>
          <w:i/>
          <w:sz w:val="24"/>
        </w:rPr>
        <w:t>Department Statistics</w:t>
      </w:r>
      <w:r>
        <w:rPr>
          <w:sz w:val="24"/>
        </w:rPr>
        <w:t xml:space="preserve">. Retrieved from </w:t>
      </w:r>
      <w:r>
        <w:rPr>
          <w:rFonts w:ascii="Courier New"/>
          <w:sz w:val="24"/>
        </w:rPr>
        <w:t>https://rcem.ac.uk/nhs-performance-tracker/</w:t>
      </w:r>
    </w:p>
    <w:p w14:paraId="2DE890F9" w14:textId="77777777" w:rsidR="007C5A61" w:rsidRDefault="00000000">
      <w:pPr>
        <w:pStyle w:val="ListParagraph"/>
        <w:numPr>
          <w:ilvl w:val="0"/>
          <w:numId w:val="1"/>
        </w:numPr>
        <w:tabs>
          <w:tab w:val="left" w:pos="595"/>
          <w:tab w:val="left" w:pos="597"/>
        </w:tabs>
        <w:spacing w:line="208" w:lineRule="auto"/>
        <w:ind w:right="906"/>
        <w:jc w:val="both"/>
        <w:rPr>
          <w:rFonts w:ascii="Courier New"/>
          <w:sz w:val="24"/>
        </w:rPr>
      </w:pPr>
      <w:r>
        <w:rPr>
          <w:sz w:val="24"/>
        </w:rPr>
        <w:t>Kansal,</w:t>
      </w:r>
      <w:r>
        <w:rPr>
          <w:spacing w:val="31"/>
          <w:sz w:val="24"/>
        </w:rPr>
        <w:t xml:space="preserve"> </w:t>
      </w:r>
      <w:r>
        <w:rPr>
          <w:sz w:val="24"/>
        </w:rPr>
        <w:t>A.,</w:t>
      </w:r>
      <w:r>
        <w:rPr>
          <w:spacing w:val="31"/>
          <w:sz w:val="24"/>
        </w:rPr>
        <w:t xml:space="preserve"> </w:t>
      </w:r>
      <w:r>
        <w:rPr>
          <w:sz w:val="24"/>
        </w:rPr>
        <w:t>Chen,</w:t>
      </w:r>
      <w:r>
        <w:rPr>
          <w:spacing w:val="31"/>
          <w:sz w:val="24"/>
        </w:rPr>
        <w:t xml:space="preserve"> </w:t>
      </w:r>
      <w:r>
        <w:rPr>
          <w:sz w:val="24"/>
        </w:rPr>
        <w:t>E.,</w:t>
      </w:r>
      <w:r>
        <w:rPr>
          <w:spacing w:val="31"/>
          <w:sz w:val="24"/>
        </w:rPr>
        <w:t xml:space="preserve"> </w:t>
      </w:r>
      <w:r>
        <w:rPr>
          <w:sz w:val="24"/>
        </w:rPr>
        <w:t>Jin,</w:t>
      </w:r>
      <w:r>
        <w:rPr>
          <w:spacing w:val="31"/>
          <w:sz w:val="24"/>
        </w:rPr>
        <w:t xml:space="preserve"> </w:t>
      </w:r>
      <w:r>
        <w:rPr>
          <w:sz w:val="24"/>
        </w:rPr>
        <w:t>T.,</w:t>
      </w:r>
      <w:r>
        <w:rPr>
          <w:spacing w:val="31"/>
          <w:sz w:val="24"/>
        </w:rPr>
        <w:t xml:space="preserve"> </w:t>
      </w:r>
      <w:r>
        <w:rPr>
          <w:sz w:val="24"/>
        </w:rPr>
        <w:t>Rajpurkar,</w:t>
      </w:r>
      <w:r>
        <w:rPr>
          <w:spacing w:val="31"/>
          <w:sz w:val="24"/>
        </w:rPr>
        <w:t xml:space="preserve"> </w:t>
      </w:r>
      <w:r>
        <w:rPr>
          <w:sz w:val="24"/>
        </w:rPr>
        <w:t>P.,</w:t>
      </w:r>
      <w:r>
        <w:rPr>
          <w:spacing w:val="31"/>
          <w:sz w:val="24"/>
        </w:rPr>
        <w:t xml:space="preserve"> </w:t>
      </w:r>
      <w:r>
        <w:rPr>
          <w:sz w:val="24"/>
        </w:rPr>
        <w:t>&amp;</w:t>
      </w:r>
      <w:r>
        <w:rPr>
          <w:spacing w:val="19"/>
          <w:sz w:val="24"/>
        </w:rPr>
        <w:t xml:space="preserve"> </w:t>
      </w:r>
      <w:r>
        <w:rPr>
          <w:sz w:val="24"/>
        </w:rPr>
        <w:t>Kim,</w:t>
      </w:r>
      <w:r>
        <w:rPr>
          <w:spacing w:val="31"/>
          <w:sz w:val="24"/>
        </w:rPr>
        <w:t xml:space="preserve"> </w:t>
      </w:r>
      <w:r>
        <w:rPr>
          <w:sz w:val="24"/>
        </w:rPr>
        <w:t>D.</w:t>
      </w:r>
      <w:r>
        <w:rPr>
          <w:spacing w:val="19"/>
          <w:sz w:val="24"/>
        </w:rPr>
        <w:t xml:space="preserve"> </w:t>
      </w:r>
      <w:r>
        <w:rPr>
          <w:sz w:val="24"/>
        </w:rPr>
        <w:t>(2025).</w:t>
      </w:r>
      <w:r>
        <w:rPr>
          <w:spacing w:val="31"/>
          <w:sz w:val="24"/>
        </w:rPr>
        <w:t xml:space="preserve"> </w:t>
      </w:r>
      <w:r>
        <w:rPr>
          <w:sz w:val="24"/>
        </w:rPr>
        <w:t>Multimodal</w:t>
      </w:r>
      <w:r>
        <w:rPr>
          <w:spacing w:val="19"/>
          <w:sz w:val="24"/>
        </w:rPr>
        <w:t xml:space="preserve"> </w:t>
      </w:r>
      <w:r>
        <w:rPr>
          <w:sz w:val="24"/>
        </w:rPr>
        <w:t>Clinical</w:t>
      </w:r>
      <w:r>
        <w:rPr>
          <w:spacing w:val="19"/>
          <w:sz w:val="24"/>
        </w:rPr>
        <w:t xml:space="preserve"> </w:t>
      </w:r>
      <w:r>
        <w:rPr>
          <w:sz w:val="24"/>
        </w:rPr>
        <w:t xml:space="preserve">Monitoring in the Emergency Department (MC-MED). </w:t>
      </w:r>
      <w:r>
        <w:rPr>
          <w:i/>
          <w:sz w:val="24"/>
        </w:rPr>
        <w:t>PhysioNet</w:t>
      </w:r>
      <w:r>
        <w:rPr>
          <w:sz w:val="24"/>
        </w:rPr>
        <w:t xml:space="preserve">, Version 1.0.1. </w:t>
      </w:r>
      <w:r>
        <w:rPr>
          <w:rFonts w:ascii="Courier New"/>
          <w:sz w:val="24"/>
        </w:rPr>
        <w:t xml:space="preserve">https://doi.org/10. </w:t>
      </w:r>
      <w:r>
        <w:rPr>
          <w:rFonts w:ascii="Courier New"/>
          <w:spacing w:val="-2"/>
          <w:sz w:val="24"/>
        </w:rPr>
        <w:t>13026/wvyw-g663</w:t>
      </w:r>
    </w:p>
    <w:p w14:paraId="4E0E78B9" w14:textId="77777777" w:rsidR="007C5A61" w:rsidRDefault="00000000">
      <w:pPr>
        <w:pStyle w:val="ListParagraph"/>
        <w:numPr>
          <w:ilvl w:val="0"/>
          <w:numId w:val="1"/>
        </w:numPr>
        <w:tabs>
          <w:tab w:val="left" w:pos="595"/>
          <w:tab w:val="left" w:pos="597"/>
        </w:tabs>
        <w:spacing w:line="208" w:lineRule="auto"/>
        <w:ind w:right="906"/>
        <w:jc w:val="both"/>
        <w:rPr>
          <w:sz w:val="24"/>
        </w:rPr>
      </w:pPr>
      <w:r>
        <w:rPr>
          <w:sz w:val="24"/>
        </w:rPr>
        <w:t xml:space="preserve">Kansal, A., Chen, E., Jin, B. T., et al. (2025). MC-MED, multimodal clinical monitoring in the emergency department. </w:t>
      </w:r>
      <w:r>
        <w:rPr>
          <w:i/>
          <w:sz w:val="24"/>
        </w:rPr>
        <w:t>Scientific Data</w:t>
      </w:r>
      <w:r>
        <w:rPr>
          <w:sz w:val="24"/>
        </w:rPr>
        <w:t>, 12, 1094.</w:t>
      </w:r>
    </w:p>
    <w:p w14:paraId="1C3A2A00" w14:textId="77777777" w:rsidR="007C5A61" w:rsidRDefault="00000000">
      <w:pPr>
        <w:pStyle w:val="ListParagraph"/>
        <w:numPr>
          <w:ilvl w:val="0"/>
          <w:numId w:val="1"/>
        </w:numPr>
        <w:tabs>
          <w:tab w:val="left" w:pos="595"/>
          <w:tab w:val="left" w:pos="597"/>
        </w:tabs>
        <w:spacing w:line="208" w:lineRule="auto"/>
        <w:ind w:right="906"/>
        <w:jc w:val="both"/>
        <w:rPr>
          <w:sz w:val="24"/>
        </w:rPr>
      </w:pPr>
      <w:r>
        <w:rPr>
          <w:sz w:val="24"/>
        </w:rPr>
        <w:t>Stone, K., et</w:t>
      </w:r>
      <w:r>
        <w:rPr>
          <w:spacing w:val="-1"/>
          <w:sz w:val="24"/>
        </w:rPr>
        <w:t xml:space="preserve"> </w:t>
      </w:r>
      <w:r>
        <w:rPr>
          <w:sz w:val="24"/>
        </w:rPr>
        <w:t>al. (2022). Predicting</w:t>
      </w:r>
      <w:r>
        <w:rPr>
          <w:spacing w:val="-1"/>
          <w:sz w:val="24"/>
        </w:rPr>
        <w:t xml:space="preserve"> </w:t>
      </w:r>
      <w:r>
        <w:rPr>
          <w:sz w:val="24"/>
        </w:rPr>
        <w:t>hospital</w:t>
      </w:r>
      <w:r>
        <w:rPr>
          <w:spacing w:val="-1"/>
          <w:sz w:val="24"/>
        </w:rPr>
        <w:t xml:space="preserve"> </w:t>
      </w:r>
      <w:r>
        <w:rPr>
          <w:sz w:val="24"/>
        </w:rPr>
        <w:t>length</w:t>
      </w:r>
      <w:r>
        <w:rPr>
          <w:spacing w:val="-1"/>
          <w:sz w:val="24"/>
        </w:rPr>
        <w:t xml:space="preserve"> </w:t>
      </w:r>
      <w:r>
        <w:rPr>
          <w:sz w:val="24"/>
        </w:rPr>
        <w:t>of</w:t>
      </w:r>
      <w:r>
        <w:rPr>
          <w:spacing w:val="-1"/>
          <w:sz w:val="24"/>
        </w:rPr>
        <w:t xml:space="preserve"> </w:t>
      </w:r>
      <w:r>
        <w:rPr>
          <w:sz w:val="24"/>
        </w:rPr>
        <w:t>stay: A</w:t>
      </w:r>
      <w:r>
        <w:rPr>
          <w:spacing w:val="-1"/>
          <w:sz w:val="24"/>
        </w:rPr>
        <w:t xml:space="preserve"> </w:t>
      </w:r>
      <w:r>
        <w:rPr>
          <w:sz w:val="24"/>
        </w:rPr>
        <w:t>systematic</w:t>
      </w:r>
      <w:r>
        <w:rPr>
          <w:spacing w:val="-1"/>
          <w:sz w:val="24"/>
        </w:rPr>
        <w:t xml:space="preserve"> </w:t>
      </w:r>
      <w:r>
        <w:rPr>
          <w:sz w:val="24"/>
        </w:rPr>
        <w:t>review</w:t>
      </w:r>
      <w:r>
        <w:rPr>
          <w:spacing w:val="-1"/>
          <w:sz w:val="24"/>
        </w:rPr>
        <w:t xml:space="preserve"> </w:t>
      </w:r>
      <w:r>
        <w:rPr>
          <w:sz w:val="24"/>
        </w:rPr>
        <w:t>of</w:t>
      </w:r>
      <w:r>
        <w:rPr>
          <w:spacing w:val="-1"/>
          <w:sz w:val="24"/>
        </w:rPr>
        <w:t xml:space="preserve"> </w:t>
      </w:r>
      <w:r>
        <w:rPr>
          <w:sz w:val="24"/>
        </w:rPr>
        <w:t>machine</w:t>
      </w:r>
      <w:r>
        <w:rPr>
          <w:spacing w:val="-1"/>
          <w:sz w:val="24"/>
        </w:rPr>
        <w:t xml:space="preserve"> </w:t>
      </w:r>
      <w:r>
        <w:rPr>
          <w:sz w:val="24"/>
        </w:rPr>
        <w:t xml:space="preserve">learning models. </w:t>
      </w:r>
      <w:r>
        <w:rPr>
          <w:i/>
          <w:sz w:val="24"/>
        </w:rPr>
        <w:t>PLOS Digital Health</w:t>
      </w:r>
      <w:r>
        <w:rPr>
          <w:sz w:val="24"/>
        </w:rPr>
        <w:t>, 1(9), e0000365.</w:t>
      </w:r>
    </w:p>
    <w:p w14:paraId="7E69FED7" w14:textId="77777777" w:rsidR="007C5A61" w:rsidRDefault="00000000">
      <w:pPr>
        <w:pStyle w:val="ListParagraph"/>
        <w:numPr>
          <w:ilvl w:val="0"/>
          <w:numId w:val="1"/>
        </w:numPr>
        <w:tabs>
          <w:tab w:val="left" w:pos="595"/>
          <w:tab w:val="left" w:pos="597"/>
        </w:tabs>
        <w:spacing w:before="12" w:line="208" w:lineRule="auto"/>
        <w:ind w:right="906"/>
        <w:jc w:val="both"/>
        <w:rPr>
          <w:sz w:val="24"/>
        </w:rPr>
      </w:pPr>
      <w:r>
        <w:rPr>
          <w:sz w:val="24"/>
        </w:rPr>
        <w:t xml:space="preserve">Ricciardi, et al. (2024). Emergency department clinical prediction outcomes. </w:t>
      </w:r>
      <w:r>
        <w:rPr>
          <w:i/>
          <w:sz w:val="24"/>
        </w:rPr>
        <w:t>BMC Emergency Medicine</w:t>
      </w:r>
      <w:r>
        <w:rPr>
          <w:sz w:val="24"/>
        </w:rPr>
        <w:t>, 24, 1152.</w:t>
      </w:r>
    </w:p>
    <w:p w14:paraId="43626AD4" w14:textId="77777777" w:rsidR="007C5A61" w:rsidRDefault="00000000">
      <w:pPr>
        <w:pStyle w:val="ListParagraph"/>
        <w:numPr>
          <w:ilvl w:val="0"/>
          <w:numId w:val="1"/>
        </w:numPr>
        <w:tabs>
          <w:tab w:val="left" w:pos="595"/>
          <w:tab w:val="left" w:pos="597"/>
        </w:tabs>
        <w:spacing w:before="12" w:line="208" w:lineRule="auto"/>
        <w:ind w:right="906"/>
        <w:jc w:val="both"/>
        <w:rPr>
          <w:sz w:val="24"/>
        </w:rPr>
      </w:pPr>
      <w:r>
        <w:rPr>
          <w:sz w:val="24"/>
        </w:rPr>
        <w:t>Brullas,</w:t>
      </w:r>
      <w:r>
        <w:rPr>
          <w:spacing w:val="-15"/>
          <w:sz w:val="24"/>
        </w:rPr>
        <w:t xml:space="preserve"> </w:t>
      </w:r>
      <w:r>
        <w:rPr>
          <w:sz w:val="24"/>
        </w:rPr>
        <w:t>G.,</w:t>
      </w:r>
      <w:r>
        <w:rPr>
          <w:spacing w:val="-15"/>
          <w:sz w:val="24"/>
        </w:rPr>
        <w:t xml:space="preserve"> </w:t>
      </w:r>
      <w:r>
        <w:rPr>
          <w:sz w:val="24"/>
        </w:rPr>
        <w:t>et</w:t>
      </w:r>
      <w:r>
        <w:rPr>
          <w:spacing w:val="-15"/>
          <w:sz w:val="24"/>
        </w:rPr>
        <w:t xml:space="preserve"> </w:t>
      </w:r>
      <w:r>
        <w:rPr>
          <w:sz w:val="24"/>
        </w:rPr>
        <w:t>al.</w:t>
      </w:r>
      <w:r>
        <w:rPr>
          <w:spacing w:val="-15"/>
          <w:sz w:val="24"/>
        </w:rPr>
        <w:t xml:space="preserve"> </w:t>
      </w:r>
      <w:r>
        <w:rPr>
          <w:sz w:val="24"/>
        </w:rPr>
        <w:t>(2026).</w:t>
      </w:r>
      <w:r>
        <w:rPr>
          <w:spacing w:val="-15"/>
          <w:sz w:val="24"/>
        </w:rPr>
        <w:t xml:space="preserve"> </w:t>
      </w:r>
      <w:r>
        <w:rPr>
          <w:sz w:val="24"/>
        </w:rPr>
        <w:t>Prediction</w:t>
      </w:r>
      <w:r>
        <w:rPr>
          <w:spacing w:val="-15"/>
          <w:sz w:val="24"/>
        </w:rPr>
        <w:t xml:space="preserve"> </w:t>
      </w:r>
      <w:r>
        <w:rPr>
          <w:sz w:val="24"/>
        </w:rPr>
        <w:t>models</w:t>
      </w:r>
      <w:r>
        <w:rPr>
          <w:spacing w:val="-15"/>
          <w:sz w:val="24"/>
        </w:rPr>
        <w:t xml:space="preserve"> </w:t>
      </w:r>
      <w:r>
        <w:rPr>
          <w:sz w:val="24"/>
        </w:rPr>
        <w:t>for</w:t>
      </w:r>
      <w:r>
        <w:rPr>
          <w:spacing w:val="-15"/>
          <w:sz w:val="24"/>
        </w:rPr>
        <w:t xml:space="preserve"> </w:t>
      </w:r>
      <w:r>
        <w:rPr>
          <w:sz w:val="24"/>
        </w:rPr>
        <w:t>hospital</w:t>
      </w:r>
      <w:r>
        <w:rPr>
          <w:spacing w:val="-15"/>
          <w:sz w:val="24"/>
        </w:rPr>
        <w:t xml:space="preserve"> </w:t>
      </w:r>
      <w:r>
        <w:rPr>
          <w:sz w:val="24"/>
        </w:rPr>
        <w:t>admissions</w:t>
      </w:r>
      <w:r>
        <w:rPr>
          <w:spacing w:val="-15"/>
          <w:sz w:val="24"/>
        </w:rPr>
        <w:t xml:space="preserve"> </w:t>
      </w:r>
      <w:r>
        <w:rPr>
          <w:sz w:val="24"/>
        </w:rPr>
        <w:t>from</w:t>
      </w:r>
      <w:r>
        <w:rPr>
          <w:spacing w:val="-15"/>
          <w:sz w:val="24"/>
        </w:rPr>
        <w:t xml:space="preserve"> </w:t>
      </w:r>
      <w:r>
        <w:rPr>
          <w:sz w:val="24"/>
        </w:rPr>
        <w:t>Pediatric</w:t>
      </w:r>
      <w:r>
        <w:rPr>
          <w:spacing w:val="-15"/>
          <w:sz w:val="24"/>
        </w:rPr>
        <w:t xml:space="preserve"> </w:t>
      </w:r>
      <w:r>
        <w:rPr>
          <w:sz w:val="24"/>
        </w:rPr>
        <w:t>EDs.</w:t>
      </w:r>
      <w:r>
        <w:rPr>
          <w:spacing w:val="-15"/>
          <w:sz w:val="24"/>
        </w:rPr>
        <w:t xml:space="preserve"> </w:t>
      </w:r>
      <w:r>
        <w:rPr>
          <w:i/>
          <w:sz w:val="24"/>
        </w:rPr>
        <w:t>International Journal of Medical Informatics</w:t>
      </w:r>
      <w:r>
        <w:rPr>
          <w:sz w:val="24"/>
        </w:rPr>
        <w:t>, 207, 106189.</w:t>
      </w:r>
    </w:p>
    <w:p w14:paraId="31A91012" w14:textId="77777777" w:rsidR="007C5A61" w:rsidRDefault="00000000">
      <w:pPr>
        <w:pStyle w:val="ListParagraph"/>
        <w:numPr>
          <w:ilvl w:val="0"/>
          <w:numId w:val="1"/>
        </w:numPr>
        <w:tabs>
          <w:tab w:val="left" w:pos="595"/>
          <w:tab w:val="left" w:pos="597"/>
        </w:tabs>
        <w:spacing w:before="12" w:line="208" w:lineRule="auto"/>
        <w:ind w:right="906" w:hanging="459"/>
        <w:jc w:val="both"/>
        <w:rPr>
          <w:sz w:val="24"/>
        </w:rPr>
      </w:pPr>
      <w:r>
        <w:rPr>
          <w:sz w:val="24"/>
        </w:rPr>
        <w:t xml:space="preserve">Levin, S., et al. (2020). Machine-learning-based electronic triage more accurately predicts clinical outcomes than the emergency severity index. </w:t>
      </w:r>
      <w:r>
        <w:rPr>
          <w:i/>
          <w:sz w:val="24"/>
        </w:rPr>
        <w:t>Annals of Emergency Medicine</w:t>
      </w:r>
      <w:r>
        <w:rPr>
          <w:sz w:val="24"/>
        </w:rPr>
        <w:t>, 76(3), 341-352.</w:t>
      </w:r>
    </w:p>
    <w:p w14:paraId="3DDA6033" w14:textId="77777777" w:rsidR="007C5A61" w:rsidRDefault="00000000">
      <w:pPr>
        <w:pStyle w:val="ListParagraph"/>
        <w:numPr>
          <w:ilvl w:val="0"/>
          <w:numId w:val="1"/>
        </w:numPr>
        <w:tabs>
          <w:tab w:val="left" w:pos="596"/>
        </w:tabs>
        <w:spacing w:line="241" w:lineRule="exact"/>
        <w:ind w:left="596" w:hanging="457"/>
        <w:jc w:val="both"/>
        <w:rPr>
          <w:sz w:val="24"/>
        </w:rPr>
      </w:pPr>
      <w:r>
        <w:rPr>
          <w:sz w:val="24"/>
        </w:rPr>
        <w:t>Slack,</w:t>
      </w:r>
      <w:r>
        <w:rPr>
          <w:spacing w:val="31"/>
          <w:sz w:val="24"/>
        </w:rPr>
        <w:t xml:space="preserve"> </w:t>
      </w:r>
      <w:r>
        <w:rPr>
          <w:sz w:val="24"/>
        </w:rPr>
        <w:t>D.,</w:t>
      </w:r>
      <w:r>
        <w:rPr>
          <w:spacing w:val="31"/>
          <w:sz w:val="24"/>
        </w:rPr>
        <w:t xml:space="preserve"> </w:t>
      </w:r>
      <w:r>
        <w:rPr>
          <w:sz w:val="24"/>
        </w:rPr>
        <w:t>Hilgard,</w:t>
      </w:r>
      <w:r>
        <w:rPr>
          <w:spacing w:val="31"/>
          <w:sz w:val="24"/>
        </w:rPr>
        <w:t xml:space="preserve"> </w:t>
      </w:r>
      <w:r>
        <w:rPr>
          <w:sz w:val="24"/>
        </w:rPr>
        <w:t>S.,</w:t>
      </w:r>
      <w:r>
        <w:rPr>
          <w:spacing w:val="31"/>
          <w:sz w:val="24"/>
        </w:rPr>
        <w:t xml:space="preserve"> </w:t>
      </w:r>
      <w:r>
        <w:rPr>
          <w:sz w:val="24"/>
        </w:rPr>
        <w:t>Jia,</w:t>
      </w:r>
      <w:r>
        <w:rPr>
          <w:spacing w:val="32"/>
          <w:sz w:val="24"/>
        </w:rPr>
        <w:t xml:space="preserve"> </w:t>
      </w:r>
      <w:r>
        <w:rPr>
          <w:sz w:val="24"/>
        </w:rPr>
        <w:t>E.,</w:t>
      </w:r>
      <w:r>
        <w:rPr>
          <w:spacing w:val="31"/>
          <w:sz w:val="24"/>
        </w:rPr>
        <w:t xml:space="preserve"> </w:t>
      </w:r>
      <w:r>
        <w:rPr>
          <w:sz w:val="24"/>
        </w:rPr>
        <w:t>et</w:t>
      </w:r>
      <w:r>
        <w:rPr>
          <w:spacing w:val="19"/>
          <w:sz w:val="24"/>
        </w:rPr>
        <w:t xml:space="preserve"> </w:t>
      </w:r>
      <w:r>
        <w:rPr>
          <w:sz w:val="24"/>
        </w:rPr>
        <w:t>al.</w:t>
      </w:r>
      <w:r>
        <w:rPr>
          <w:spacing w:val="31"/>
          <w:sz w:val="24"/>
        </w:rPr>
        <w:t xml:space="preserve"> </w:t>
      </w:r>
      <w:r>
        <w:rPr>
          <w:sz w:val="24"/>
        </w:rPr>
        <w:t>(2022).</w:t>
      </w:r>
      <w:r>
        <w:rPr>
          <w:spacing w:val="31"/>
          <w:sz w:val="24"/>
        </w:rPr>
        <w:t xml:space="preserve"> </w:t>
      </w:r>
      <w:r>
        <w:rPr>
          <w:sz w:val="24"/>
        </w:rPr>
        <w:t>Fooling</w:t>
      </w:r>
      <w:r>
        <w:rPr>
          <w:spacing w:val="19"/>
          <w:sz w:val="24"/>
        </w:rPr>
        <w:t xml:space="preserve"> </w:t>
      </w:r>
      <w:r>
        <w:rPr>
          <w:sz w:val="24"/>
        </w:rPr>
        <w:t>SHAP</w:t>
      </w:r>
      <w:r>
        <w:rPr>
          <w:spacing w:val="19"/>
          <w:sz w:val="24"/>
        </w:rPr>
        <w:t xml:space="preserve"> </w:t>
      </w:r>
      <w:r>
        <w:rPr>
          <w:sz w:val="24"/>
        </w:rPr>
        <w:t>with</w:t>
      </w:r>
      <w:r>
        <w:rPr>
          <w:spacing w:val="19"/>
          <w:sz w:val="24"/>
        </w:rPr>
        <w:t xml:space="preserve"> </w:t>
      </w:r>
      <w:r>
        <w:rPr>
          <w:sz w:val="24"/>
        </w:rPr>
        <w:t>stealthily</w:t>
      </w:r>
      <w:r>
        <w:rPr>
          <w:spacing w:val="19"/>
          <w:sz w:val="24"/>
        </w:rPr>
        <w:t xml:space="preserve"> </w:t>
      </w:r>
      <w:r>
        <w:rPr>
          <w:sz w:val="24"/>
        </w:rPr>
        <w:t>learned</w:t>
      </w:r>
      <w:r>
        <w:rPr>
          <w:spacing w:val="19"/>
          <w:sz w:val="24"/>
        </w:rPr>
        <w:t xml:space="preserve"> </w:t>
      </w:r>
      <w:r>
        <w:rPr>
          <w:spacing w:val="-2"/>
          <w:sz w:val="24"/>
        </w:rPr>
        <w:t>perturbations.</w:t>
      </w:r>
    </w:p>
    <w:p w14:paraId="7DA96050" w14:textId="77777777" w:rsidR="007C5A61" w:rsidRDefault="00000000">
      <w:pPr>
        <w:spacing w:line="246" w:lineRule="exact"/>
        <w:ind w:left="597"/>
        <w:jc w:val="both"/>
        <w:rPr>
          <w:sz w:val="24"/>
        </w:rPr>
      </w:pPr>
      <w:r>
        <w:rPr>
          <w:i/>
          <w:sz w:val="24"/>
        </w:rPr>
        <w:t>Proceedings</w:t>
      </w:r>
      <w:r>
        <w:rPr>
          <w:i/>
          <w:spacing w:val="-10"/>
          <w:sz w:val="24"/>
        </w:rPr>
        <w:t xml:space="preserve"> </w:t>
      </w:r>
      <w:r>
        <w:rPr>
          <w:i/>
          <w:sz w:val="24"/>
        </w:rPr>
        <w:t>of</w:t>
      </w:r>
      <w:r>
        <w:rPr>
          <w:i/>
          <w:spacing w:val="-10"/>
          <w:sz w:val="24"/>
        </w:rPr>
        <w:t xml:space="preserve"> </w:t>
      </w:r>
      <w:r>
        <w:rPr>
          <w:i/>
          <w:sz w:val="24"/>
        </w:rPr>
        <w:t>the</w:t>
      </w:r>
      <w:r>
        <w:rPr>
          <w:i/>
          <w:spacing w:val="-10"/>
          <w:sz w:val="24"/>
        </w:rPr>
        <w:t xml:space="preserve"> </w:t>
      </w:r>
      <w:r>
        <w:rPr>
          <w:i/>
          <w:sz w:val="24"/>
        </w:rPr>
        <w:t>2022</w:t>
      </w:r>
      <w:r>
        <w:rPr>
          <w:i/>
          <w:spacing w:val="-9"/>
          <w:sz w:val="24"/>
        </w:rPr>
        <w:t xml:space="preserve"> </w:t>
      </w:r>
      <w:r>
        <w:rPr>
          <w:i/>
          <w:sz w:val="24"/>
        </w:rPr>
        <w:t>AAAI/ACM</w:t>
      </w:r>
      <w:r>
        <w:rPr>
          <w:i/>
          <w:spacing w:val="-10"/>
          <w:sz w:val="24"/>
        </w:rPr>
        <w:t xml:space="preserve"> </w:t>
      </w:r>
      <w:r>
        <w:rPr>
          <w:i/>
          <w:sz w:val="24"/>
        </w:rPr>
        <w:t>Conference</w:t>
      </w:r>
      <w:r>
        <w:rPr>
          <w:i/>
          <w:spacing w:val="-10"/>
          <w:sz w:val="24"/>
        </w:rPr>
        <w:t xml:space="preserve"> </w:t>
      </w:r>
      <w:r>
        <w:rPr>
          <w:i/>
          <w:sz w:val="24"/>
        </w:rPr>
        <w:t>on</w:t>
      </w:r>
      <w:r>
        <w:rPr>
          <w:i/>
          <w:spacing w:val="-9"/>
          <w:sz w:val="24"/>
        </w:rPr>
        <w:t xml:space="preserve"> </w:t>
      </w:r>
      <w:r>
        <w:rPr>
          <w:i/>
          <w:sz w:val="24"/>
        </w:rPr>
        <w:t>AI,</w:t>
      </w:r>
      <w:r>
        <w:rPr>
          <w:i/>
          <w:spacing w:val="-10"/>
          <w:sz w:val="24"/>
        </w:rPr>
        <w:t xml:space="preserve"> </w:t>
      </w:r>
      <w:r>
        <w:rPr>
          <w:i/>
          <w:sz w:val="24"/>
        </w:rPr>
        <w:t>Ethics,</w:t>
      </w:r>
      <w:r>
        <w:rPr>
          <w:i/>
          <w:spacing w:val="-10"/>
          <w:sz w:val="24"/>
        </w:rPr>
        <w:t xml:space="preserve"> </w:t>
      </w:r>
      <w:r>
        <w:rPr>
          <w:i/>
          <w:sz w:val="24"/>
        </w:rPr>
        <w:t>and</w:t>
      </w:r>
      <w:r>
        <w:rPr>
          <w:i/>
          <w:spacing w:val="-10"/>
          <w:sz w:val="24"/>
        </w:rPr>
        <w:t xml:space="preserve"> </w:t>
      </w:r>
      <w:r>
        <w:rPr>
          <w:i/>
          <w:spacing w:val="-2"/>
          <w:sz w:val="24"/>
        </w:rPr>
        <w:t>Society</w:t>
      </w:r>
      <w:r>
        <w:rPr>
          <w:spacing w:val="-2"/>
          <w:sz w:val="24"/>
        </w:rPr>
        <w:t>.</w:t>
      </w:r>
    </w:p>
    <w:p w14:paraId="65E0CA75" w14:textId="77777777" w:rsidR="007C5A61" w:rsidRDefault="00000000">
      <w:pPr>
        <w:pStyle w:val="ListParagraph"/>
        <w:numPr>
          <w:ilvl w:val="0"/>
          <w:numId w:val="1"/>
        </w:numPr>
        <w:tabs>
          <w:tab w:val="left" w:pos="596"/>
        </w:tabs>
        <w:spacing w:line="246" w:lineRule="exact"/>
        <w:ind w:left="596" w:hanging="457"/>
        <w:jc w:val="both"/>
        <w:rPr>
          <w:sz w:val="24"/>
        </w:rPr>
      </w:pPr>
      <w:r>
        <w:rPr>
          <w:sz w:val="24"/>
        </w:rPr>
        <w:t>Prasad,</w:t>
      </w:r>
      <w:r>
        <w:rPr>
          <w:spacing w:val="24"/>
          <w:sz w:val="24"/>
        </w:rPr>
        <w:t xml:space="preserve"> </w:t>
      </w:r>
      <w:r>
        <w:rPr>
          <w:sz w:val="24"/>
        </w:rPr>
        <w:t>et</w:t>
      </w:r>
      <w:r>
        <w:rPr>
          <w:spacing w:val="14"/>
          <w:sz w:val="24"/>
        </w:rPr>
        <w:t xml:space="preserve"> </w:t>
      </w:r>
      <w:r>
        <w:rPr>
          <w:sz w:val="24"/>
        </w:rPr>
        <w:t>al.</w:t>
      </w:r>
      <w:r>
        <w:rPr>
          <w:spacing w:val="24"/>
          <w:sz w:val="24"/>
        </w:rPr>
        <w:t xml:space="preserve"> </w:t>
      </w:r>
      <w:r>
        <w:rPr>
          <w:sz w:val="24"/>
        </w:rPr>
        <w:t>(2025).</w:t>
      </w:r>
      <w:r>
        <w:rPr>
          <w:spacing w:val="24"/>
          <w:sz w:val="24"/>
        </w:rPr>
        <w:t xml:space="preserve"> </w:t>
      </w:r>
      <w:r>
        <w:rPr>
          <w:sz w:val="24"/>
        </w:rPr>
        <w:t>Evaluating</w:t>
      </w:r>
      <w:r>
        <w:rPr>
          <w:spacing w:val="15"/>
          <w:sz w:val="24"/>
        </w:rPr>
        <w:t xml:space="preserve"> </w:t>
      </w:r>
      <w:r>
        <w:rPr>
          <w:sz w:val="24"/>
        </w:rPr>
        <w:t>fairness</w:t>
      </w:r>
      <w:r>
        <w:rPr>
          <w:spacing w:val="14"/>
          <w:sz w:val="24"/>
        </w:rPr>
        <w:t xml:space="preserve"> </w:t>
      </w:r>
      <w:r>
        <w:rPr>
          <w:sz w:val="24"/>
        </w:rPr>
        <w:t>of</w:t>
      </w:r>
      <w:r>
        <w:rPr>
          <w:spacing w:val="14"/>
          <w:sz w:val="24"/>
        </w:rPr>
        <w:t xml:space="preserve"> </w:t>
      </w:r>
      <w:r>
        <w:rPr>
          <w:sz w:val="24"/>
        </w:rPr>
        <w:t>machine</w:t>
      </w:r>
      <w:r>
        <w:rPr>
          <w:spacing w:val="14"/>
          <w:sz w:val="24"/>
        </w:rPr>
        <w:t xml:space="preserve"> </w:t>
      </w:r>
      <w:r>
        <w:rPr>
          <w:sz w:val="24"/>
        </w:rPr>
        <w:t>learning</w:t>
      </w:r>
      <w:r>
        <w:rPr>
          <w:spacing w:val="14"/>
          <w:sz w:val="24"/>
        </w:rPr>
        <w:t xml:space="preserve"> </w:t>
      </w:r>
      <w:r>
        <w:rPr>
          <w:sz w:val="24"/>
        </w:rPr>
        <w:t>prediction</w:t>
      </w:r>
      <w:r>
        <w:rPr>
          <w:spacing w:val="14"/>
          <w:sz w:val="24"/>
        </w:rPr>
        <w:t xml:space="preserve"> </w:t>
      </w:r>
      <w:r>
        <w:rPr>
          <w:sz w:val="24"/>
        </w:rPr>
        <w:t>of</w:t>
      </w:r>
      <w:r>
        <w:rPr>
          <w:spacing w:val="15"/>
          <w:sz w:val="24"/>
        </w:rPr>
        <w:t xml:space="preserve"> </w:t>
      </w:r>
      <w:r>
        <w:rPr>
          <w:sz w:val="24"/>
        </w:rPr>
        <w:t>prolonged</w:t>
      </w:r>
      <w:r>
        <w:rPr>
          <w:spacing w:val="14"/>
          <w:sz w:val="24"/>
        </w:rPr>
        <w:t xml:space="preserve"> </w:t>
      </w:r>
      <w:r>
        <w:rPr>
          <w:sz w:val="24"/>
        </w:rPr>
        <w:t>wait</w:t>
      </w:r>
      <w:r>
        <w:rPr>
          <w:spacing w:val="14"/>
          <w:sz w:val="24"/>
        </w:rPr>
        <w:t xml:space="preserve"> </w:t>
      </w:r>
      <w:r>
        <w:rPr>
          <w:spacing w:val="-2"/>
          <w:sz w:val="24"/>
        </w:rPr>
        <w:t>times.</w:t>
      </w:r>
    </w:p>
    <w:p w14:paraId="7BC3CBD5" w14:textId="77777777" w:rsidR="007C5A61" w:rsidRDefault="00000000">
      <w:pPr>
        <w:spacing w:line="246" w:lineRule="exact"/>
        <w:ind w:left="597"/>
        <w:jc w:val="both"/>
        <w:rPr>
          <w:sz w:val="24"/>
        </w:rPr>
      </w:pPr>
      <w:r>
        <w:rPr>
          <w:i/>
          <w:sz w:val="24"/>
        </w:rPr>
        <w:t>PLOS</w:t>
      </w:r>
      <w:r>
        <w:rPr>
          <w:i/>
          <w:spacing w:val="-8"/>
          <w:sz w:val="24"/>
        </w:rPr>
        <w:t xml:space="preserve"> </w:t>
      </w:r>
      <w:r>
        <w:rPr>
          <w:i/>
          <w:sz w:val="24"/>
        </w:rPr>
        <w:t>Digital</w:t>
      </w:r>
      <w:r>
        <w:rPr>
          <w:i/>
          <w:spacing w:val="-7"/>
          <w:sz w:val="24"/>
        </w:rPr>
        <w:t xml:space="preserve"> </w:t>
      </w:r>
      <w:r>
        <w:rPr>
          <w:i/>
          <w:sz w:val="24"/>
        </w:rPr>
        <w:t>Health</w:t>
      </w:r>
      <w:r>
        <w:rPr>
          <w:sz w:val="24"/>
        </w:rPr>
        <w:t>,</w:t>
      </w:r>
      <w:r>
        <w:rPr>
          <w:spacing w:val="-7"/>
          <w:sz w:val="24"/>
        </w:rPr>
        <w:t xml:space="preserve"> </w:t>
      </w:r>
      <w:r>
        <w:rPr>
          <w:sz w:val="24"/>
        </w:rPr>
        <w:t>4(3),</w:t>
      </w:r>
      <w:r>
        <w:rPr>
          <w:spacing w:val="-7"/>
          <w:sz w:val="24"/>
        </w:rPr>
        <w:t xml:space="preserve"> </w:t>
      </w:r>
      <w:r>
        <w:rPr>
          <w:spacing w:val="-2"/>
          <w:sz w:val="24"/>
        </w:rPr>
        <w:t>e0000751.</w:t>
      </w:r>
    </w:p>
    <w:p w14:paraId="216FA8B6" w14:textId="77777777" w:rsidR="007C5A61" w:rsidRDefault="00000000">
      <w:pPr>
        <w:pStyle w:val="ListParagraph"/>
        <w:numPr>
          <w:ilvl w:val="0"/>
          <w:numId w:val="1"/>
        </w:numPr>
        <w:tabs>
          <w:tab w:val="left" w:pos="595"/>
          <w:tab w:val="left" w:pos="597"/>
        </w:tabs>
        <w:spacing w:before="18" w:line="208" w:lineRule="auto"/>
        <w:ind w:right="906" w:hanging="459"/>
        <w:jc w:val="both"/>
        <w:rPr>
          <w:sz w:val="24"/>
        </w:rPr>
      </w:pPr>
      <w:r>
        <w:rPr>
          <w:sz w:val="24"/>
        </w:rPr>
        <w:t xml:space="preserve">Kareemi, H., et al. (2020). Machine Learning Versus Usual Care for Diagnostic and Prognostic Prediction in Emergency Medicine: A Systematic Review. </w:t>
      </w:r>
      <w:r>
        <w:rPr>
          <w:i/>
          <w:sz w:val="24"/>
        </w:rPr>
        <w:t>Academic Emergency Medicine</w:t>
      </w:r>
      <w:r>
        <w:rPr>
          <w:sz w:val="24"/>
        </w:rPr>
        <w:t xml:space="preserve">, 28(2), </w:t>
      </w:r>
      <w:r>
        <w:rPr>
          <w:spacing w:val="-2"/>
          <w:sz w:val="24"/>
        </w:rPr>
        <w:t>184-196.</w:t>
      </w:r>
    </w:p>
    <w:p w14:paraId="53A80B2F" w14:textId="77777777" w:rsidR="007C5A61" w:rsidRDefault="00000000">
      <w:pPr>
        <w:pStyle w:val="ListParagraph"/>
        <w:numPr>
          <w:ilvl w:val="0"/>
          <w:numId w:val="1"/>
        </w:numPr>
        <w:tabs>
          <w:tab w:val="left" w:pos="595"/>
          <w:tab w:val="left" w:pos="597"/>
        </w:tabs>
        <w:spacing w:before="11" w:line="208" w:lineRule="auto"/>
        <w:ind w:right="906" w:hanging="459"/>
        <w:jc w:val="both"/>
        <w:rPr>
          <w:sz w:val="24"/>
        </w:rPr>
      </w:pPr>
      <w:r>
        <w:rPr>
          <w:sz w:val="24"/>
        </w:rPr>
        <w:t xml:space="preserve">Cardosi, et al. (2021). Machine learning for trauma mortality prediction. </w:t>
      </w:r>
      <w:r>
        <w:rPr>
          <w:i/>
          <w:sz w:val="24"/>
        </w:rPr>
        <w:t xml:space="preserve">National Trauma Data </w:t>
      </w:r>
      <w:r>
        <w:rPr>
          <w:i/>
          <w:spacing w:val="-2"/>
          <w:sz w:val="24"/>
        </w:rPr>
        <w:t>Bank</w:t>
      </w:r>
      <w:r>
        <w:rPr>
          <w:spacing w:val="-2"/>
          <w:sz w:val="24"/>
        </w:rPr>
        <w:t>.</w:t>
      </w:r>
    </w:p>
    <w:p w14:paraId="70C1E556" w14:textId="77777777" w:rsidR="007C5A61" w:rsidRDefault="00000000">
      <w:pPr>
        <w:pStyle w:val="ListParagraph"/>
        <w:numPr>
          <w:ilvl w:val="0"/>
          <w:numId w:val="1"/>
        </w:numPr>
        <w:tabs>
          <w:tab w:val="left" w:pos="595"/>
          <w:tab w:val="left" w:pos="597"/>
        </w:tabs>
        <w:spacing w:before="13" w:line="208" w:lineRule="auto"/>
        <w:ind w:right="906" w:hanging="459"/>
        <w:jc w:val="both"/>
        <w:rPr>
          <w:sz w:val="24"/>
        </w:rPr>
      </w:pPr>
      <w:r>
        <w:rPr>
          <w:sz w:val="24"/>
        </w:rPr>
        <w:t xml:space="preserve">Wu, B., et al. (2025). Development of an emergency department length-of-stay prediction model based on machine learning. </w:t>
      </w:r>
      <w:r>
        <w:rPr>
          <w:i/>
          <w:sz w:val="24"/>
        </w:rPr>
        <w:t>World Journal of Emergency Medicine</w:t>
      </w:r>
      <w:r>
        <w:rPr>
          <w:sz w:val="24"/>
        </w:rPr>
        <w:t>, 16(1), 54-62.</w:t>
      </w:r>
    </w:p>
    <w:p w14:paraId="5987F739" w14:textId="77777777" w:rsidR="007C5A61" w:rsidRDefault="00000000">
      <w:pPr>
        <w:pStyle w:val="ListParagraph"/>
        <w:numPr>
          <w:ilvl w:val="0"/>
          <w:numId w:val="1"/>
        </w:numPr>
        <w:tabs>
          <w:tab w:val="left" w:pos="595"/>
          <w:tab w:val="left" w:pos="597"/>
        </w:tabs>
        <w:spacing w:before="12" w:line="208" w:lineRule="auto"/>
        <w:ind w:right="906" w:hanging="459"/>
        <w:jc w:val="both"/>
        <w:rPr>
          <w:sz w:val="24"/>
        </w:rPr>
      </w:pPr>
      <w:r w:rsidRPr="0059747C">
        <w:rPr>
          <w:sz w:val="24"/>
          <w:lang w:val="fr-FR"/>
        </w:rPr>
        <w:t>Wu,</w:t>
      </w:r>
      <w:r w:rsidRPr="0059747C">
        <w:rPr>
          <w:spacing w:val="-6"/>
          <w:sz w:val="24"/>
          <w:lang w:val="fr-FR"/>
        </w:rPr>
        <w:t xml:space="preserve"> </w:t>
      </w:r>
      <w:r w:rsidRPr="0059747C">
        <w:rPr>
          <w:sz w:val="24"/>
          <w:lang w:val="fr-FR"/>
        </w:rPr>
        <w:t>B.,</w:t>
      </w:r>
      <w:r w:rsidRPr="0059747C">
        <w:rPr>
          <w:spacing w:val="-5"/>
          <w:sz w:val="24"/>
          <w:lang w:val="fr-FR"/>
        </w:rPr>
        <w:t xml:space="preserve"> </w:t>
      </w:r>
      <w:r w:rsidRPr="0059747C">
        <w:rPr>
          <w:sz w:val="24"/>
          <w:lang w:val="fr-FR"/>
        </w:rPr>
        <w:t>Xiao,</w:t>
      </w:r>
      <w:r w:rsidRPr="0059747C">
        <w:rPr>
          <w:spacing w:val="-6"/>
          <w:sz w:val="24"/>
          <w:lang w:val="fr-FR"/>
        </w:rPr>
        <w:t xml:space="preserve"> </w:t>
      </w:r>
      <w:r w:rsidRPr="0059747C">
        <w:rPr>
          <w:sz w:val="24"/>
          <w:lang w:val="fr-FR"/>
        </w:rPr>
        <w:t>et</w:t>
      </w:r>
      <w:r w:rsidRPr="0059747C">
        <w:rPr>
          <w:spacing w:val="-7"/>
          <w:sz w:val="24"/>
          <w:lang w:val="fr-FR"/>
        </w:rPr>
        <w:t xml:space="preserve"> </w:t>
      </w:r>
      <w:r w:rsidRPr="0059747C">
        <w:rPr>
          <w:sz w:val="24"/>
          <w:lang w:val="fr-FR"/>
        </w:rPr>
        <w:t>al.</w:t>
      </w:r>
      <w:r w:rsidRPr="0059747C">
        <w:rPr>
          <w:spacing w:val="-5"/>
          <w:sz w:val="24"/>
          <w:lang w:val="fr-FR"/>
        </w:rPr>
        <w:t xml:space="preserve"> </w:t>
      </w:r>
      <w:r>
        <w:rPr>
          <w:sz w:val="24"/>
        </w:rPr>
        <w:t>(2023).</w:t>
      </w:r>
      <w:r>
        <w:rPr>
          <w:spacing w:val="-6"/>
          <w:sz w:val="24"/>
        </w:rPr>
        <w:t xml:space="preserve"> </w:t>
      </w:r>
      <w:r>
        <w:rPr>
          <w:sz w:val="24"/>
        </w:rPr>
        <w:t>TransNet</w:t>
      </w:r>
      <w:r>
        <w:rPr>
          <w:spacing w:val="-7"/>
          <w:sz w:val="24"/>
        </w:rPr>
        <w:t xml:space="preserve"> </w:t>
      </w:r>
      <w:r>
        <w:rPr>
          <w:sz w:val="24"/>
        </w:rPr>
        <w:t>and</w:t>
      </w:r>
      <w:r>
        <w:rPr>
          <w:spacing w:val="-7"/>
          <w:sz w:val="24"/>
        </w:rPr>
        <w:t xml:space="preserve"> </w:t>
      </w:r>
      <w:r>
        <w:rPr>
          <w:sz w:val="24"/>
        </w:rPr>
        <w:t>TextRNN:</w:t>
      </w:r>
      <w:r>
        <w:rPr>
          <w:spacing w:val="-7"/>
          <w:sz w:val="24"/>
        </w:rPr>
        <w:t xml:space="preserve"> </w:t>
      </w:r>
      <w:r>
        <w:rPr>
          <w:sz w:val="24"/>
        </w:rPr>
        <w:t>Two</w:t>
      </w:r>
      <w:r>
        <w:rPr>
          <w:spacing w:val="-7"/>
          <w:sz w:val="24"/>
        </w:rPr>
        <w:t xml:space="preserve"> </w:t>
      </w:r>
      <w:r>
        <w:rPr>
          <w:sz w:val="24"/>
        </w:rPr>
        <w:t>deep</w:t>
      </w:r>
      <w:r>
        <w:rPr>
          <w:spacing w:val="-7"/>
          <w:sz w:val="24"/>
        </w:rPr>
        <w:t xml:space="preserve"> </w:t>
      </w:r>
      <w:r>
        <w:rPr>
          <w:sz w:val="24"/>
        </w:rPr>
        <w:t>learning</w:t>
      </w:r>
      <w:r>
        <w:rPr>
          <w:spacing w:val="-7"/>
          <w:sz w:val="24"/>
        </w:rPr>
        <w:t xml:space="preserve"> </w:t>
      </w:r>
      <w:r>
        <w:rPr>
          <w:sz w:val="24"/>
        </w:rPr>
        <w:t>models</w:t>
      </w:r>
      <w:r>
        <w:rPr>
          <w:spacing w:val="-7"/>
          <w:sz w:val="24"/>
        </w:rPr>
        <w:t xml:space="preserve"> </w:t>
      </w:r>
      <w:r>
        <w:rPr>
          <w:sz w:val="24"/>
        </w:rPr>
        <w:t>for</w:t>
      </w:r>
      <w:r>
        <w:rPr>
          <w:spacing w:val="-7"/>
          <w:sz w:val="24"/>
        </w:rPr>
        <w:t xml:space="preserve"> </w:t>
      </w:r>
      <w:r>
        <w:rPr>
          <w:sz w:val="24"/>
        </w:rPr>
        <w:t>predicting</w:t>
      </w:r>
      <w:r>
        <w:rPr>
          <w:spacing w:val="-7"/>
          <w:sz w:val="24"/>
        </w:rPr>
        <w:t xml:space="preserve"> </w:t>
      </w:r>
      <w:r>
        <w:rPr>
          <w:sz w:val="24"/>
        </w:rPr>
        <w:t xml:space="preserve">triage severity and clinical departments in emergency departments using chief complaints. </w:t>
      </w:r>
      <w:r>
        <w:rPr>
          <w:i/>
          <w:sz w:val="24"/>
        </w:rPr>
        <w:t>Computers in Biology and Medicine</w:t>
      </w:r>
      <w:r>
        <w:rPr>
          <w:sz w:val="24"/>
        </w:rPr>
        <w:t>, 164, 107181.</w:t>
      </w:r>
    </w:p>
    <w:p w14:paraId="50241D99" w14:textId="77777777" w:rsidR="007C5A61" w:rsidRDefault="00000000">
      <w:pPr>
        <w:pStyle w:val="ListParagraph"/>
        <w:numPr>
          <w:ilvl w:val="0"/>
          <w:numId w:val="1"/>
        </w:numPr>
        <w:tabs>
          <w:tab w:val="left" w:pos="595"/>
          <w:tab w:val="left" w:pos="597"/>
        </w:tabs>
        <w:spacing w:before="12" w:line="208" w:lineRule="auto"/>
        <w:ind w:right="906" w:hanging="459"/>
        <w:jc w:val="both"/>
        <w:rPr>
          <w:sz w:val="24"/>
        </w:rPr>
      </w:pPr>
      <w:r w:rsidRPr="0059747C">
        <w:rPr>
          <w:sz w:val="24"/>
          <w:lang w:val="fr-FR"/>
        </w:rPr>
        <w:t xml:space="preserve">Wu, B., Xiao, et al. </w:t>
      </w:r>
      <w:r>
        <w:rPr>
          <w:sz w:val="24"/>
        </w:rPr>
        <w:t xml:space="preserve">(2023). Application of machine learning in predicting emergency department length of stay: A single-center retrospective study. </w:t>
      </w:r>
      <w:r>
        <w:rPr>
          <w:i/>
          <w:sz w:val="24"/>
        </w:rPr>
        <w:t>Journal of Clinical Medicine</w:t>
      </w:r>
      <w:r>
        <w:rPr>
          <w:sz w:val="24"/>
        </w:rPr>
        <w:t>, 12(18), 5892.</w:t>
      </w:r>
    </w:p>
    <w:p w14:paraId="149052E6" w14:textId="77777777" w:rsidR="007C5A61" w:rsidRDefault="00000000">
      <w:pPr>
        <w:pStyle w:val="ListParagraph"/>
        <w:numPr>
          <w:ilvl w:val="0"/>
          <w:numId w:val="1"/>
        </w:numPr>
        <w:tabs>
          <w:tab w:val="left" w:pos="595"/>
          <w:tab w:val="left" w:pos="597"/>
        </w:tabs>
        <w:spacing w:before="12" w:line="208" w:lineRule="auto"/>
        <w:ind w:right="906" w:hanging="459"/>
        <w:jc w:val="both"/>
        <w:rPr>
          <w:sz w:val="24"/>
        </w:rPr>
      </w:pPr>
      <w:r>
        <w:rPr>
          <w:sz w:val="24"/>
        </w:rPr>
        <w:t xml:space="preserve">Wong, C., et al. (2025). Predicting prolonged length of stay in the emergency medicine ward using machine learning. </w:t>
      </w:r>
      <w:r>
        <w:rPr>
          <w:i/>
          <w:sz w:val="24"/>
        </w:rPr>
        <w:t>Hong Kong Journal of Emergency Medicine</w:t>
      </w:r>
      <w:r>
        <w:rPr>
          <w:sz w:val="24"/>
        </w:rPr>
        <w:t>.</w:t>
      </w:r>
    </w:p>
    <w:p w14:paraId="7FC8ECA3" w14:textId="77777777" w:rsidR="007C5A61" w:rsidRDefault="00000000">
      <w:pPr>
        <w:pStyle w:val="ListParagraph"/>
        <w:numPr>
          <w:ilvl w:val="0"/>
          <w:numId w:val="1"/>
        </w:numPr>
        <w:tabs>
          <w:tab w:val="left" w:pos="595"/>
          <w:tab w:val="left" w:pos="597"/>
        </w:tabs>
        <w:spacing w:before="12" w:line="208" w:lineRule="auto"/>
        <w:ind w:right="906" w:hanging="459"/>
        <w:jc w:val="both"/>
        <w:rPr>
          <w:sz w:val="24"/>
        </w:rPr>
      </w:pPr>
      <w:r>
        <w:rPr>
          <w:sz w:val="24"/>
        </w:rPr>
        <w:t>Feretzakis,</w:t>
      </w:r>
      <w:r>
        <w:rPr>
          <w:spacing w:val="-15"/>
          <w:sz w:val="24"/>
        </w:rPr>
        <w:t xml:space="preserve"> </w:t>
      </w:r>
      <w:r>
        <w:rPr>
          <w:sz w:val="24"/>
        </w:rPr>
        <w:t>G.,</w:t>
      </w:r>
      <w:r>
        <w:rPr>
          <w:spacing w:val="-15"/>
          <w:sz w:val="24"/>
        </w:rPr>
        <w:t xml:space="preserve"> </w:t>
      </w:r>
      <w:r>
        <w:rPr>
          <w:sz w:val="24"/>
        </w:rPr>
        <w:t>Sakagianni,</w:t>
      </w:r>
      <w:r>
        <w:rPr>
          <w:spacing w:val="-15"/>
          <w:sz w:val="24"/>
        </w:rPr>
        <w:t xml:space="preserve"> </w:t>
      </w:r>
      <w:r>
        <w:rPr>
          <w:sz w:val="24"/>
        </w:rPr>
        <w:t>A.,</w:t>
      </w:r>
      <w:r>
        <w:rPr>
          <w:spacing w:val="-15"/>
          <w:sz w:val="24"/>
        </w:rPr>
        <w:t xml:space="preserve"> </w:t>
      </w:r>
      <w:r>
        <w:rPr>
          <w:sz w:val="24"/>
        </w:rPr>
        <w:t>Anastasiou,</w:t>
      </w:r>
      <w:r>
        <w:rPr>
          <w:spacing w:val="-15"/>
          <w:sz w:val="24"/>
        </w:rPr>
        <w:t xml:space="preserve"> </w:t>
      </w:r>
      <w:r>
        <w:rPr>
          <w:sz w:val="24"/>
        </w:rPr>
        <w:t>A.,</w:t>
      </w:r>
      <w:r>
        <w:rPr>
          <w:spacing w:val="-15"/>
          <w:sz w:val="24"/>
        </w:rPr>
        <w:t xml:space="preserve"> </w:t>
      </w:r>
      <w:r>
        <w:rPr>
          <w:sz w:val="24"/>
        </w:rPr>
        <w:t>et</w:t>
      </w:r>
      <w:r>
        <w:rPr>
          <w:spacing w:val="-15"/>
          <w:sz w:val="24"/>
        </w:rPr>
        <w:t xml:space="preserve"> </w:t>
      </w:r>
      <w:r>
        <w:rPr>
          <w:sz w:val="24"/>
        </w:rPr>
        <w:t>al.</w:t>
      </w:r>
      <w:r>
        <w:rPr>
          <w:spacing w:val="-15"/>
          <w:sz w:val="24"/>
        </w:rPr>
        <w:t xml:space="preserve"> </w:t>
      </w:r>
      <w:r>
        <w:rPr>
          <w:sz w:val="24"/>
        </w:rPr>
        <w:t>(2024).</w:t>
      </w:r>
      <w:r>
        <w:rPr>
          <w:spacing w:val="-15"/>
          <w:sz w:val="24"/>
        </w:rPr>
        <w:t xml:space="preserve"> </w:t>
      </w:r>
      <w:r>
        <w:rPr>
          <w:sz w:val="24"/>
        </w:rPr>
        <w:t>Integrating</w:t>
      </w:r>
      <w:r>
        <w:rPr>
          <w:spacing w:val="-15"/>
          <w:sz w:val="24"/>
        </w:rPr>
        <w:t xml:space="preserve"> </w:t>
      </w:r>
      <w:r>
        <w:rPr>
          <w:sz w:val="24"/>
        </w:rPr>
        <w:t>Shapley</w:t>
      </w:r>
      <w:r>
        <w:rPr>
          <w:spacing w:val="-15"/>
          <w:sz w:val="24"/>
        </w:rPr>
        <w:t xml:space="preserve"> </w:t>
      </w:r>
      <w:r>
        <w:rPr>
          <w:sz w:val="24"/>
        </w:rPr>
        <w:t>Values</w:t>
      </w:r>
      <w:r>
        <w:rPr>
          <w:spacing w:val="-15"/>
          <w:sz w:val="24"/>
        </w:rPr>
        <w:t xml:space="preserve"> </w:t>
      </w:r>
      <w:r>
        <w:rPr>
          <w:sz w:val="24"/>
        </w:rPr>
        <w:t>into</w:t>
      </w:r>
      <w:r>
        <w:rPr>
          <w:spacing w:val="-15"/>
          <w:sz w:val="24"/>
        </w:rPr>
        <w:t xml:space="preserve"> </w:t>
      </w:r>
      <w:r>
        <w:rPr>
          <w:sz w:val="24"/>
        </w:rPr>
        <w:t xml:space="preserve">Machine Learning Techniques for Enhanced Predictions of Hospital Admissions. </w:t>
      </w:r>
      <w:r>
        <w:rPr>
          <w:i/>
          <w:sz w:val="24"/>
        </w:rPr>
        <w:t>Applied Sciences</w:t>
      </w:r>
      <w:r>
        <w:rPr>
          <w:sz w:val="24"/>
        </w:rPr>
        <w:t xml:space="preserve">, 14(13), </w:t>
      </w:r>
      <w:r>
        <w:rPr>
          <w:spacing w:val="-2"/>
          <w:sz w:val="24"/>
        </w:rPr>
        <w:t>5925.</w:t>
      </w:r>
    </w:p>
    <w:p w14:paraId="5A2B1410" w14:textId="77777777" w:rsidR="007C5A61" w:rsidRDefault="00000000">
      <w:pPr>
        <w:pStyle w:val="ListParagraph"/>
        <w:numPr>
          <w:ilvl w:val="0"/>
          <w:numId w:val="1"/>
        </w:numPr>
        <w:tabs>
          <w:tab w:val="left" w:pos="595"/>
          <w:tab w:val="left" w:pos="597"/>
        </w:tabs>
        <w:spacing w:before="12" w:line="208" w:lineRule="auto"/>
        <w:ind w:right="906" w:hanging="459"/>
        <w:jc w:val="both"/>
        <w:rPr>
          <w:sz w:val="24"/>
        </w:rPr>
      </w:pPr>
      <w:r>
        <w:rPr>
          <w:sz w:val="24"/>
        </w:rPr>
        <w:t>Goldberger, A., Amaral, L., Glass, L., et al. (2000). PhysioBank, PhysioToolkit, and PhysioNet: Components</w:t>
      </w:r>
      <w:r>
        <w:rPr>
          <w:spacing w:val="-15"/>
          <w:sz w:val="24"/>
        </w:rPr>
        <w:t xml:space="preserve"> </w:t>
      </w:r>
      <w:r>
        <w:rPr>
          <w:sz w:val="24"/>
        </w:rPr>
        <w:t>of</w:t>
      </w:r>
      <w:r>
        <w:rPr>
          <w:spacing w:val="-15"/>
          <w:sz w:val="24"/>
        </w:rPr>
        <w:t xml:space="preserve"> </w:t>
      </w:r>
      <w:r>
        <w:rPr>
          <w:sz w:val="24"/>
        </w:rPr>
        <w:t>a</w:t>
      </w:r>
      <w:r>
        <w:rPr>
          <w:spacing w:val="-15"/>
          <w:sz w:val="24"/>
        </w:rPr>
        <w:t xml:space="preserve"> </w:t>
      </w:r>
      <w:r>
        <w:rPr>
          <w:sz w:val="24"/>
        </w:rPr>
        <w:t>new</w:t>
      </w:r>
      <w:r>
        <w:rPr>
          <w:spacing w:val="-15"/>
          <w:sz w:val="24"/>
        </w:rPr>
        <w:t xml:space="preserve"> </w:t>
      </w:r>
      <w:r>
        <w:rPr>
          <w:sz w:val="24"/>
        </w:rPr>
        <w:t>research</w:t>
      </w:r>
      <w:r>
        <w:rPr>
          <w:spacing w:val="-15"/>
          <w:sz w:val="24"/>
        </w:rPr>
        <w:t xml:space="preserve"> </w:t>
      </w:r>
      <w:r>
        <w:rPr>
          <w:sz w:val="24"/>
        </w:rPr>
        <w:t>resource</w:t>
      </w:r>
      <w:r>
        <w:rPr>
          <w:spacing w:val="-15"/>
          <w:sz w:val="24"/>
        </w:rPr>
        <w:t xml:space="preserve"> </w:t>
      </w:r>
      <w:r>
        <w:rPr>
          <w:sz w:val="24"/>
        </w:rPr>
        <w:t>for</w:t>
      </w:r>
      <w:r>
        <w:rPr>
          <w:spacing w:val="-15"/>
          <w:sz w:val="24"/>
        </w:rPr>
        <w:t xml:space="preserve"> </w:t>
      </w:r>
      <w:r>
        <w:rPr>
          <w:sz w:val="24"/>
        </w:rPr>
        <w:t>complex</w:t>
      </w:r>
      <w:r>
        <w:rPr>
          <w:spacing w:val="-15"/>
          <w:sz w:val="24"/>
        </w:rPr>
        <w:t xml:space="preserve"> </w:t>
      </w:r>
      <w:r>
        <w:rPr>
          <w:sz w:val="24"/>
        </w:rPr>
        <w:t>physiologic</w:t>
      </w:r>
      <w:r>
        <w:rPr>
          <w:spacing w:val="-15"/>
          <w:sz w:val="24"/>
        </w:rPr>
        <w:t xml:space="preserve"> </w:t>
      </w:r>
      <w:r>
        <w:rPr>
          <w:sz w:val="24"/>
        </w:rPr>
        <w:t>signals.</w:t>
      </w:r>
      <w:r>
        <w:rPr>
          <w:spacing w:val="-15"/>
          <w:sz w:val="24"/>
        </w:rPr>
        <w:t xml:space="preserve"> </w:t>
      </w:r>
      <w:r>
        <w:rPr>
          <w:i/>
          <w:sz w:val="24"/>
        </w:rPr>
        <w:t>Circulation</w:t>
      </w:r>
      <w:r>
        <w:rPr>
          <w:sz w:val="24"/>
        </w:rPr>
        <w:t>,</w:t>
      </w:r>
      <w:r>
        <w:rPr>
          <w:spacing w:val="-15"/>
          <w:sz w:val="24"/>
        </w:rPr>
        <w:t xml:space="preserve"> </w:t>
      </w:r>
      <w:r>
        <w:rPr>
          <w:sz w:val="24"/>
        </w:rPr>
        <w:t>101(23),</w:t>
      </w:r>
      <w:r>
        <w:rPr>
          <w:spacing w:val="-15"/>
          <w:sz w:val="24"/>
        </w:rPr>
        <w:t xml:space="preserve"> </w:t>
      </w:r>
      <w:r>
        <w:rPr>
          <w:sz w:val="24"/>
        </w:rPr>
        <w:t xml:space="preserve">e215- </w:t>
      </w:r>
      <w:r>
        <w:rPr>
          <w:spacing w:val="-2"/>
          <w:sz w:val="24"/>
        </w:rPr>
        <w:t>e220.</w:t>
      </w:r>
    </w:p>
    <w:p w14:paraId="41AD848D" w14:textId="77777777" w:rsidR="007C5A61" w:rsidRDefault="00000000">
      <w:pPr>
        <w:pStyle w:val="ListParagraph"/>
        <w:numPr>
          <w:ilvl w:val="0"/>
          <w:numId w:val="1"/>
        </w:numPr>
        <w:tabs>
          <w:tab w:val="left" w:pos="595"/>
          <w:tab w:val="left" w:pos="597"/>
        </w:tabs>
        <w:spacing w:before="11" w:line="208" w:lineRule="auto"/>
        <w:ind w:right="906" w:hanging="459"/>
        <w:jc w:val="both"/>
        <w:rPr>
          <w:sz w:val="24"/>
        </w:rPr>
      </w:pPr>
      <w:r>
        <w:rPr>
          <w:sz w:val="24"/>
        </w:rPr>
        <w:t xml:space="preserve">Menshawi, K. (2024). A novel triage framework for emergency department based on machine learning paradigm. </w:t>
      </w:r>
      <w:r>
        <w:rPr>
          <w:i/>
          <w:sz w:val="24"/>
        </w:rPr>
        <w:t>Expert Systems</w:t>
      </w:r>
      <w:r>
        <w:rPr>
          <w:sz w:val="24"/>
        </w:rPr>
        <w:t>.</w:t>
      </w:r>
    </w:p>
    <w:p w14:paraId="38C2EDCA" w14:textId="77777777" w:rsidR="007C5A61" w:rsidRDefault="00000000">
      <w:pPr>
        <w:pStyle w:val="ListParagraph"/>
        <w:numPr>
          <w:ilvl w:val="0"/>
          <w:numId w:val="1"/>
        </w:numPr>
        <w:tabs>
          <w:tab w:val="left" w:pos="596"/>
        </w:tabs>
        <w:spacing w:line="241" w:lineRule="exact"/>
        <w:ind w:left="596" w:hanging="457"/>
        <w:jc w:val="both"/>
        <w:rPr>
          <w:sz w:val="24"/>
        </w:rPr>
      </w:pPr>
      <w:r>
        <w:rPr>
          <w:sz w:val="24"/>
        </w:rPr>
        <w:t>Lin,</w:t>
      </w:r>
      <w:r>
        <w:rPr>
          <w:spacing w:val="-7"/>
          <w:sz w:val="24"/>
        </w:rPr>
        <w:t xml:space="preserve"> </w:t>
      </w:r>
      <w:r>
        <w:rPr>
          <w:sz w:val="24"/>
        </w:rPr>
        <w:t>L.,</w:t>
      </w:r>
      <w:r>
        <w:rPr>
          <w:spacing w:val="-6"/>
          <w:sz w:val="24"/>
        </w:rPr>
        <w:t xml:space="preserve"> </w:t>
      </w:r>
      <w:r>
        <w:rPr>
          <w:sz w:val="24"/>
        </w:rPr>
        <w:t>et</w:t>
      </w:r>
      <w:r>
        <w:rPr>
          <w:spacing w:val="-8"/>
          <w:sz w:val="24"/>
        </w:rPr>
        <w:t xml:space="preserve"> </w:t>
      </w:r>
      <w:r>
        <w:rPr>
          <w:sz w:val="24"/>
        </w:rPr>
        <w:t>al.</w:t>
      </w:r>
      <w:r>
        <w:rPr>
          <w:spacing w:val="-6"/>
          <w:sz w:val="24"/>
        </w:rPr>
        <w:t xml:space="preserve"> </w:t>
      </w:r>
      <w:r>
        <w:rPr>
          <w:sz w:val="24"/>
        </w:rPr>
        <w:t>(2024).</w:t>
      </w:r>
      <w:r>
        <w:rPr>
          <w:spacing w:val="-7"/>
          <w:sz w:val="24"/>
        </w:rPr>
        <w:t xml:space="preserve"> </w:t>
      </w:r>
      <w:r>
        <w:rPr>
          <w:sz w:val="24"/>
        </w:rPr>
        <w:t>Deep</w:t>
      </w:r>
      <w:r>
        <w:rPr>
          <w:spacing w:val="-7"/>
          <w:sz w:val="24"/>
        </w:rPr>
        <w:t xml:space="preserve"> </w:t>
      </w:r>
      <w:r>
        <w:rPr>
          <w:sz w:val="24"/>
        </w:rPr>
        <w:t>learning</w:t>
      </w:r>
      <w:r>
        <w:rPr>
          <w:spacing w:val="-7"/>
          <w:sz w:val="24"/>
        </w:rPr>
        <w:t xml:space="preserve"> </w:t>
      </w:r>
      <w:r>
        <w:rPr>
          <w:sz w:val="24"/>
        </w:rPr>
        <w:t>triage</w:t>
      </w:r>
      <w:r>
        <w:rPr>
          <w:spacing w:val="-7"/>
          <w:sz w:val="24"/>
        </w:rPr>
        <w:t xml:space="preserve"> </w:t>
      </w:r>
      <w:r>
        <w:rPr>
          <w:sz w:val="24"/>
        </w:rPr>
        <w:t>prediction</w:t>
      </w:r>
      <w:r>
        <w:rPr>
          <w:spacing w:val="-8"/>
          <w:sz w:val="24"/>
        </w:rPr>
        <w:t xml:space="preserve"> </w:t>
      </w:r>
      <w:r>
        <w:rPr>
          <w:sz w:val="24"/>
        </w:rPr>
        <w:t>system</w:t>
      </w:r>
      <w:r>
        <w:rPr>
          <w:spacing w:val="-7"/>
          <w:sz w:val="24"/>
        </w:rPr>
        <w:t xml:space="preserve"> </w:t>
      </w:r>
      <w:r>
        <w:rPr>
          <w:sz w:val="24"/>
        </w:rPr>
        <w:t>using</w:t>
      </w:r>
      <w:r>
        <w:rPr>
          <w:spacing w:val="-7"/>
          <w:sz w:val="24"/>
        </w:rPr>
        <w:t xml:space="preserve"> </w:t>
      </w:r>
      <w:r>
        <w:rPr>
          <w:sz w:val="24"/>
        </w:rPr>
        <w:t>TabNet</w:t>
      </w:r>
      <w:r>
        <w:rPr>
          <w:spacing w:val="-8"/>
          <w:sz w:val="24"/>
        </w:rPr>
        <w:t xml:space="preserve"> </w:t>
      </w:r>
      <w:r>
        <w:rPr>
          <w:sz w:val="24"/>
        </w:rPr>
        <w:t>and</w:t>
      </w:r>
      <w:r>
        <w:rPr>
          <w:spacing w:val="-7"/>
          <w:sz w:val="24"/>
        </w:rPr>
        <w:t xml:space="preserve"> </w:t>
      </w:r>
      <w:r>
        <w:rPr>
          <w:sz w:val="24"/>
        </w:rPr>
        <w:t>MacBERT</w:t>
      </w:r>
      <w:r>
        <w:rPr>
          <w:spacing w:val="-7"/>
          <w:sz w:val="24"/>
        </w:rPr>
        <w:t xml:space="preserve"> </w:t>
      </w:r>
      <w:r>
        <w:rPr>
          <w:spacing w:val="-2"/>
          <w:sz w:val="24"/>
        </w:rPr>
        <w:t>encoders.</w:t>
      </w:r>
    </w:p>
    <w:p w14:paraId="29292CAF" w14:textId="77777777" w:rsidR="007C5A61" w:rsidRDefault="00000000">
      <w:pPr>
        <w:spacing w:line="246" w:lineRule="exact"/>
        <w:ind w:left="597"/>
        <w:jc w:val="both"/>
        <w:rPr>
          <w:sz w:val="24"/>
        </w:rPr>
      </w:pPr>
      <w:r>
        <w:rPr>
          <w:i/>
          <w:sz w:val="24"/>
        </w:rPr>
        <w:t>JMIR</w:t>
      </w:r>
      <w:r>
        <w:rPr>
          <w:i/>
          <w:spacing w:val="-8"/>
          <w:sz w:val="24"/>
        </w:rPr>
        <w:t xml:space="preserve"> </w:t>
      </w:r>
      <w:r>
        <w:rPr>
          <w:i/>
          <w:sz w:val="24"/>
        </w:rPr>
        <w:t>Medical</w:t>
      </w:r>
      <w:r>
        <w:rPr>
          <w:i/>
          <w:spacing w:val="-8"/>
          <w:sz w:val="24"/>
        </w:rPr>
        <w:t xml:space="preserve"> </w:t>
      </w:r>
      <w:r>
        <w:rPr>
          <w:i/>
          <w:sz w:val="24"/>
        </w:rPr>
        <w:t>Informatics</w:t>
      </w:r>
      <w:r>
        <w:rPr>
          <w:sz w:val="24"/>
        </w:rPr>
        <w:t>,</w:t>
      </w:r>
      <w:r>
        <w:rPr>
          <w:spacing w:val="-8"/>
          <w:sz w:val="24"/>
        </w:rPr>
        <w:t xml:space="preserve"> </w:t>
      </w:r>
      <w:r>
        <w:rPr>
          <w:sz w:val="24"/>
        </w:rPr>
        <w:t>12,</w:t>
      </w:r>
      <w:r>
        <w:rPr>
          <w:spacing w:val="-8"/>
          <w:sz w:val="24"/>
        </w:rPr>
        <w:t xml:space="preserve"> </w:t>
      </w:r>
      <w:r>
        <w:rPr>
          <w:spacing w:val="-2"/>
          <w:sz w:val="24"/>
        </w:rPr>
        <w:t>e48862.</w:t>
      </w:r>
    </w:p>
    <w:p w14:paraId="2BA4084C" w14:textId="77777777" w:rsidR="007C5A61" w:rsidRDefault="00000000">
      <w:pPr>
        <w:pStyle w:val="ListParagraph"/>
        <w:numPr>
          <w:ilvl w:val="0"/>
          <w:numId w:val="1"/>
        </w:numPr>
        <w:tabs>
          <w:tab w:val="left" w:pos="595"/>
          <w:tab w:val="left" w:pos="597"/>
        </w:tabs>
        <w:spacing w:before="18" w:line="208" w:lineRule="auto"/>
        <w:ind w:right="906" w:hanging="459"/>
        <w:jc w:val="left"/>
        <w:rPr>
          <w:sz w:val="24"/>
        </w:rPr>
      </w:pPr>
      <w:r>
        <w:rPr>
          <w:sz w:val="24"/>
        </w:rPr>
        <w:t>Hosseini,</w:t>
      </w:r>
      <w:r>
        <w:rPr>
          <w:spacing w:val="40"/>
          <w:sz w:val="24"/>
        </w:rPr>
        <w:t xml:space="preserve"> </w:t>
      </w:r>
      <w:r>
        <w:rPr>
          <w:sz w:val="24"/>
        </w:rPr>
        <w:t>M.,</w:t>
      </w:r>
      <w:r>
        <w:rPr>
          <w:spacing w:val="40"/>
          <w:sz w:val="24"/>
        </w:rPr>
        <w:t xml:space="preserve"> </w:t>
      </w:r>
      <w:r>
        <w:rPr>
          <w:sz w:val="24"/>
        </w:rPr>
        <w:t>et</w:t>
      </w:r>
      <w:r>
        <w:rPr>
          <w:spacing w:val="35"/>
          <w:sz w:val="24"/>
        </w:rPr>
        <w:t xml:space="preserve"> </w:t>
      </w:r>
      <w:r>
        <w:rPr>
          <w:sz w:val="24"/>
        </w:rPr>
        <w:t>al.</w:t>
      </w:r>
      <w:r>
        <w:rPr>
          <w:spacing w:val="40"/>
          <w:sz w:val="24"/>
        </w:rPr>
        <w:t xml:space="preserve"> </w:t>
      </w:r>
      <w:r>
        <w:rPr>
          <w:sz w:val="24"/>
        </w:rPr>
        <w:t>(2026).</w:t>
      </w:r>
      <w:r>
        <w:rPr>
          <w:spacing w:val="40"/>
          <w:sz w:val="24"/>
        </w:rPr>
        <w:t xml:space="preserve"> </w:t>
      </w:r>
      <w:r>
        <w:rPr>
          <w:sz w:val="24"/>
        </w:rPr>
        <w:t>Implementation</w:t>
      </w:r>
      <w:r>
        <w:rPr>
          <w:spacing w:val="35"/>
          <w:sz w:val="24"/>
        </w:rPr>
        <w:t xml:space="preserve"> </w:t>
      </w:r>
      <w:r>
        <w:rPr>
          <w:sz w:val="24"/>
        </w:rPr>
        <w:t>of</w:t>
      </w:r>
      <w:r>
        <w:rPr>
          <w:spacing w:val="35"/>
          <w:sz w:val="24"/>
        </w:rPr>
        <w:t xml:space="preserve"> </w:t>
      </w:r>
      <w:r>
        <w:rPr>
          <w:sz w:val="24"/>
        </w:rPr>
        <w:t>machine</w:t>
      </w:r>
      <w:r>
        <w:rPr>
          <w:spacing w:val="35"/>
          <w:sz w:val="24"/>
        </w:rPr>
        <w:t xml:space="preserve"> </w:t>
      </w:r>
      <w:r>
        <w:rPr>
          <w:sz w:val="24"/>
        </w:rPr>
        <w:t>learning</w:t>
      </w:r>
      <w:r>
        <w:rPr>
          <w:spacing w:val="35"/>
          <w:sz w:val="24"/>
        </w:rPr>
        <w:t xml:space="preserve"> </w:t>
      </w:r>
      <w:r>
        <w:rPr>
          <w:sz w:val="24"/>
        </w:rPr>
        <w:t>in</w:t>
      </w:r>
      <w:r>
        <w:rPr>
          <w:spacing w:val="35"/>
          <w:sz w:val="24"/>
        </w:rPr>
        <w:t xml:space="preserve"> </w:t>
      </w:r>
      <w:r>
        <w:rPr>
          <w:sz w:val="24"/>
        </w:rPr>
        <w:t>emergency</w:t>
      </w:r>
      <w:r>
        <w:rPr>
          <w:spacing w:val="35"/>
          <w:sz w:val="24"/>
        </w:rPr>
        <w:t xml:space="preserve"> </w:t>
      </w:r>
      <w:r>
        <w:rPr>
          <w:sz w:val="24"/>
        </w:rPr>
        <w:t>departments:</w:t>
      </w:r>
      <w:r>
        <w:rPr>
          <w:spacing w:val="40"/>
          <w:sz w:val="24"/>
        </w:rPr>
        <w:t xml:space="preserve"> </w:t>
      </w:r>
      <w:r>
        <w:rPr>
          <w:sz w:val="24"/>
        </w:rPr>
        <w:t xml:space="preserve">A systematic review. </w:t>
      </w:r>
      <w:r>
        <w:rPr>
          <w:i/>
          <w:sz w:val="24"/>
        </w:rPr>
        <w:t>Systematic Review</w:t>
      </w:r>
      <w:r>
        <w:rPr>
          <w:sz w:val="24"/>
        </w:rPr>
        <w:t>.</w:t>
      </w:r>
    </w:p>
    <w:p w14:paraId="4EDF1377" w14:textId="77777777" w:rsidR="007C5A61" w:rsidRDefault="00000000">
      <w:pPr>
        <w:pStyle w:val="ListParagraph"/>
        <w:numPr>
          <w:ilvl w:val="0"/>
          <w:numId w:val="1"/>
        </w:numPr>
        <w:tabs>
          <w:tab w:val="left" w:pos="595"/>
          <w:tab w:val="left" w:pos="597"/>
        </w:tabs>
        <w:spacing w:before="12" w:line="208" w:lineRule="auto"/>
        <w:ind w:right="906" w:hanging="459"/>
        <w:jc w:val="left"/>
        <w:rPr>
          <w:sz w:val="24"/>
        </w:rPr>
      </w:pPr>
      <w:r>
        <w:rPr>
          <w:sz w:val="24"/>
        </w:rPr>
        <w:t xml:space="preserve">Raff, et al. (2024). Remote triage processes using AI. </w:t>
      </w:r>
      <w:r>
        <w:rPr>
          <w:i/>
          <w:sz w:val="24"/>
        </w:rPr>
        <w:t>Interactive Journal of Medical Research</w:t>
      </w:r>
      <w:r>
        <w:rPr>
          <w:sz w:val="24"/>
        </w:rPr>
        <w:t xml:space="preserve">, 13, </w:t>
      </w:r>
      <w:r>
        <w:rPr>
          <w:spacing w:val="-2"/>
          <w:sz w:val="24"/>
        </w:rPr>
        <w:t>e56729.</w:t>
      </w:r>
    </w:p>
    <w:p w14:paraId="5EFA9D7C" w14:textId="77777777" w:rsidR="007C5A61" w:rsidRDefault="00000000">
      <w:pPr>
        <w:pStyle w:val="ListParagraph"/>
        <w:numPr>
          <w:ilvl w:val="0"/>
          <w:numId w:val="1"/>
        </w:numPr>
        <w:tabs>
          <w:tab w:val="left" w:pos="595"/>
          <w:tab w:val="left" w:pos="597"/>
        </w:tabs>
        <w:spacing w:before="13" w:line="208" w:lineRule="auto"/>
        <w:ind w:right="906" w:hanging="459"/>
        <w:jc w:val="left"/>
        <w:rPr>
          <w:sz w:val="24"/>
        </w:rPr>
      </w:pPr>
      <w:r>
        <w:rPr>
          <w:sz w:val="24"/>
        </w:rPr>
        <w:t>Raita,</w:t>
      </w:r>
      <w:r>
        <w:rPr>
          <w:spacing w:val="-3"/>
          <w:sz w:val="24"/>
        </w:rPr>
        <w:t xml:space="preserve"> </w:t>
      </w:r>
      <w:r>
        <w:rPr>
          <w:sz w:val="24"/>
        </w:rPr>
        <w:t>Y.,</w:t>
      </w:r>
      <w:r>
        <w:rPr>
          <w:spacing w:val="-2"/>
          <w:sz w:val="24"/>
        </w:rPr>
        <w:t xml:space="preserve"> </w:t>
      </w:r>
      <w:r>
        <w:rPr>
          <w:sz w:val="24"/>
        </w:rPr>
        <w:t>et</w:t>
      </w:r>
      <w:r>
        <w:rPr>
          <w:spacing w:val="-4"/>
          <w:sz w:val="24"/>
        </w:rPr>
        <w:t xml:space="preserve"> </w:t>
      </w:r>
      <w:r>
        <w:rPr>
          <w:sz w:val="24"/>
        </w:rPr>
        <w:t>al.</w:t>
      </w:r>
      <w:r>
        <w:rPr>
          <w:spacing w:val="-2"/>
          <w:sz w:val="24"/>
        </w:rPr>
        <w:t xml:space="preserve"> </w:t>
      </w:r>
      <w:r>
        <w:rPr>
          <w:sz w:val="24"/>
        </w:rPr>
        <w:t>(2019).</w:t>
      </w:r>
      <w:r>
        <w:rPr>
          <w:spacing w:val="-3"/>
          <w:sz w:val="24"/>
        </w:rPr>
        <w:t xml:space="preserve"> </w:t>
      </w:r>
      <w:r>
        <w:rPr>
          <w:sz w:val="24"/>
        </w:rPr>
        <w:t>Emergency</w:t>
      </w:r>
      <w:r>
        <w:rPr>
          <w:spacing w:val="-4"/>
          <w:sz w:val="24"/>
        </w:rPr>
        <w:t xml:space="preserve"> </w:t>
      </w:r>
      <w:r>
        <w:rPr>
          <w:sz w:val="24"/>
        </w:rPr>
        <w:t>department</w:t>
      </w:r>
      <w:r>
        <w:rPr>
          <w:spacing w:val="-4"/>
          <w:sz w:val="24"/>
        </w:rPr>
        <w:t xml:space="preserve"> </w:t>
      </w:r>
      <w:r>
        <w:rPr>
          <w:sz w:val="24"/>
        </w:rPr>
        <w:t>triage</w:t>
      </w:r>
      <w:r>
        <w:rPr>
          <w:spacing w:val="-4"/>
          <w:sz w:val="24"/>
        </w:rPr>
        <w:t xml:space="preserve"> </w:t>
      </w:r>
      <w:r>
        <w:rPr>
          <w:sz w:val="24"/>
        </w:rPr>
        <w:t>prediction</w:t>
      </w:r>
      <w:r>
        <w:rPr>
          <w:spacing w:val="-4"/>
          <w:sz w:val="24"/>
        </w:rPr>
        <w:t xml:space="preserve"> </w:t>
      </w:r>
      <w:r>
        <w:rPr>
          <w:sz w:val="24"/>
        </w:rPr>
        <w:t>of</w:t>
      </w:r>
      <w:r>
        <w:rPr>
          <w:spacing w:val="-4"/>
          <w:sz w:val="24"/>
        </w:rPr>
        <w:t xml:space="preserve"> </w:t>
      </w:r>
      <w:r>
        <w:rPr>
          <w:sz w:val="24"/>
        </w:rPr>
        <w:t>clinical</w:t>
      </w:r>
      <w:r>
        <w:rPr>
          <w:spacing w:val="-4"/>
          <w:sz w:val="24"/>
        </w:rPr>
        <w:t xml:space="preserve"> </w:t>
      </w:r>
      <w:r>
        <w:rPr>
          <w:sz w:val="24"/>
        </w:rPr>
        <w:t>outcomes</w:t>
      </w:r>
      <w:r>
        <w:rPr>
          <w:spacing w:val="-4"/>
          <w:sz w:val="24"/>
        </w:rPr>
        <w:t xml:space="preserve"> </w:t>
      </w:r>
      <w:r>
        <w:rPr>
          <w:sz w:val="24"/>
        </w:rPr>
        <w:t>using</w:t>
      </w:r>
      <w:r>
        <w:rPr>
          <w:spacing w:val="-4"/>
          <w:sz w:val="24"/>
        </w:rPr>
        <w:t xml:space="preserve"> </w:t>
      </w:r>
      <w:r>
        <w:rPr>
          <w:sz w:val="24"/>
        </w:rPr>
        <w:t xml:space="preserve">machine learning models. </w:t>
      </w:r>
      <w:r>
        <w:rPr>
          <w:i/>
          <w:sz w:val="24"/>
        </w:rPr>
        <w:t>Critical Care</w:t>
      </w:r>
      <w:r>
        <w:rPr>
          <w:sz w:val="24"/>
        </w:rPr>
        <w:t>, 23(1), 64.</w:t>
      </w:r>
    </w:p>
    <w:p w14:paraId="4F789568" w14:textId="77777777" w:rsidR="007C5A61" w:rsidRDefault="007C5A61">
      <w:pPr>
        <w:pStyle w:val="ListParagraph"/>
        <w:spacing w:line="208" w:lineRule="auto"/>
        <w:rPr>
          <w:sz w:val="24"/>
        </w:rPr>
        <w:sectPr w:rsidR="007C5A61">
          <w:type w:val="continuous"/>
          <w:pgSz w:w="11910" w:h="16840"/>
          <w:pgMar w:top="400" w:right="0" w:bottom="1240" w:left="283" w:header="763" w:footer="1033" w:gutter="0"/>
          <w:cols w:num="2" w:space="720" w:equalWidth="0">
            <w:col w:w="473" w:space="59"/>
            <w:col w:w="11095"/>
          </w:cols>
        </w:sectPr>
      </w:pPr>
    </w:p>
    <w:p w14:paraId="60089E2E" w14:textId="77777777" w:rsidR="007C5A61" w:rsidRDefault="007C5A61">
      <w:pPr>
        <w:pStyle w:val="BodyText"/>
        <w:spacing w:before="9"/>
        <w:rPr>
          <w:sz w:val="17"/>
        </w:rPr>
      </w:pPr>
    </w:p>
    <w:p w14:paraId="45A93E07" w14:textId="77777777" w:rsidR="007C5A61" w:rsidRDefault="007C5A61">
      <w:pPr>
        <w:pStyle w:val="BodyText"/>
        <w:rPr>
          <w:sz w:val="17"/>
        </w:rPr>
        <w:sectPr w:rsidR="007C5A61">
          <w:pgSz w:w="11910" w:h="16840"/>
          <w:pgMar w:top="1160" w:right="0" w:bottom="1220" w:left="283" w:header="763" w:footer="1033" w:gutter="0"/>
          <w:cols w:space="720"/>
        </w:sectPr>
      </w:pPr>
    </w:p>
    <w:p w14:paraId="08BD5AED" w14:textId="77777777" w:rsidR="007C5A61" w:rsidRDefault="00000000">
      <w:pPr>
        <w:spacing w:before="143"/>
        <w:ind w:left="94"/>
        <w:rPr>
          <w:rFonts w:ascii="Arial MT"/>
          <w:sz w:val="20"/>
        </w:rPr>
      </w:pPr>
      <w:r>
        <w:rPr>
          <w:rFonts w:ascii="Arial MT"/>
          <w:spacing w:val="-5"/>
          <w:sz w:val="20"/>
        </w:rPr>
        <w:t>401</w:t>
      </w:r>
    </w:p>
    <w:p w14:paraId="6355FB68" w14:textId="77777777" w:rsidR="007C5A61" w:rsidRDefault="00000000">
      <w:pPr>
        <w:spacing w:before="9"/>
        <w:ind w:left="94"/>
        <w:rPr>
          <w:rFonts w:ascii="Arial MT"/>
          <w:sz w:val="20"/>
        </w:rPr>
      </w:pPr>
      <w:r>
        <w:rPr>
          <w:rFonts w:ascii="Arial MT"/>
          <w:spacing w:val="-5"/>
          <w:sz w:val="20"/>
        </w:rPr>
        <w:t>402</w:t>
      </w:r>
    </w:p>
    <w:p w14:paraId="749A9F4B" w14:textId="77777777" w:rsidR="007C5A61" w:rsidRDefault="00000000">
      <w:pPr>
        <w:spacing w:before="9"/>
        <w:ind w:left="94"/>
        <w:rPr>
          <w:rFonts w:ascii="Arial MT"/>
          <w:sz w:val="20"/>
        </w:rPr>
      </w:pPr>
      <w:r>
        <w:rPr>
          <w:rFonts w:ascii="Arial MT"/>
          <w:spacing w:val="-5"/>
          <w:sz w:val="20"/>
        </w:rPr>
        <w:t>403</w:t>
      </w:r>
    </w:p>
    <w:p w14:paraId="6ADDEA44" w14:textId="77777777" w:rsidR="007C5A61" w:rsidRDefault="00000000">
      <w:pPr>
        <w:spacing w:before="9"/>
        <w:ind w:left="94"/>
        <w:rPr>
          <w:rFonts w:ascii="Arial MT"/>
          <w:sz w:val="20"/>
        </w:rPr>
      </w:pPr>
      <w:r>
        <w:rPr>
          <w:rFonts w:ascii="Arial MT"/>
          <w:spacing w:val="-5"/>
          <w:sz w:val="20"/>
        </w:rPr>
        <w:t>404</w:t>
      </w:r>
    </w:p>
    <w:p w14:paraId="5E7133CE" w14:textId="77777777" w:rsidR="007C5A61" w:rsidRDefault="00000000">
      <w:pPr>
        <w:spacing w:before="9"/>
        <w:ind w:left="94"/>
        <w:rPr>
          <w:rFonts w:ascii="Arial MT"/>
          <w:sz w:val="20"/>
        </w:rPr>
      </w:pPr>
      <w:r>
        <w:rPr>
          <w:rFonts w:ascii="Arial MT"/>
          <w:spacing w:val="-5"/>
          <w:sz w:val="20"/>
        </w:rPr>
        <w:t>405</w:t>
      </w:r>
    </w:p>
    <w:p w14:paraId="37DD3E7A" w14:textId="77777777" w:rsidR="007C5A61" w:rsidRDefault="00000000">
      <w:pPr>
        <w:spacing w:before="9"/>
        <w:ind w:left="94"/>
        <w:rPr>
          <w:rFonts w:ascii="Arial MT"/>
          <w:sz w:val="20"/>
        </w:rPr>
      </w:pPr>
      <w:r>
        <w:rPr>
          <w:rFonts w:ascii="Arial MT"/>
          <w:spacing w:val="-5"/>
          <w:sz w:val="20"/>
        </w:rPr>
        <w:t>406</w:t>
      </w:r>
    </w:p>
    <w:p w14:paraId="3DB2A397" w14:textId="77777777" w:rsidR="007C5A61" w:rsidRDefault="00000000">
      <w:pPr>
        <w:spacing w:before="9"/>
        <w:ind w:left="94"/>
        <w:rPr>
          <w:rFonts w:ascii="Arial MT"/>
          <w:sz w:val="20"/>
        </w:rPr>
      </w:pPr>
      <w:r>
        <w:rPr>
          <w:rFonts w:ascii="Arial MT"/>
          <w:spacing w:val="-5"/>
          <w:sz w:val="20"/>
        </w:rPr>
        <w:t>407</w:t>
      </w:r>
    </w:p>
    <w:p w14:paraId="093AA675" w14:textId="77777777" w:rsidR="007C5A61" w:rsidRDefault="00000000">
      <w:pPr>
        <w:spacing w:before="9"/>
        <w:ind w:left="94"/>
        <w:rPr>
          <w:rFonts w:ascii="Arial MT"/>
          <w:sz w:val="20"/>
        </w:rPr>
      </w:pPr>
      <w:r>
        <w:rPr>
          <w:rFonts w:ascii="Arial MT"/>
          <w:spacing w:val="-5"/>
          <w:sz w:val="20"/>
        </w:rPr>
        <w:t>408</w:t>
      </w:r>
    </w:p>
    <w:p w14:paraId="2A109EBD" w14:textId="77777777" w:rsidR="007C5A61" w:rsidRDefault="00000000">
      <w:pPr>
        <w:spacing w:before="10"/>
        <w:ind w:left="94"/>
        <w:rPr>
          <w:rFonts w:ascii="Arial MT"/>
          <w:sz w:val="20"/>
        </w:rPr>
      </w:pPr>
      <w:r>
        <w:rPr>
          <w:rFonts w:ascii="Arial MT"/>
          <w:spacing w:val="-5"/>
          <w:sz w:val="20"/>
        </w:rPr>
        <w:t>409</w:t>
      </w:r>
    </w:p>
    <w:p w14:paraId="5AA67008" w14:textId="77777777" w:rsidR="007C5A61" w:rsidRDefault="00000000">
      <w:pPr>
        <w:spacing w:before="9"/>
        <w:ind w:left="94"/>
        <w:rPr>
          <w:rFonts w:ascii="Arial MT"/>
          <w:sz w:val="20"/>
        </w:rPr>
      </w:pPr>
      <w:r>
        <w:rPr>
          <w:rFonts w:ascii="Arial MT"/>
          <w:spacing w:val="-5"/>
          <w:sz w:val="20"/>
        </w:rPr>
        <w:t>410</w:t>
      </w:r>
    </w:p>
    <w:p w14:paraId="3E24C5AA" w14:textId="77777777" w:rsidR="007C5A61" w:rsidRDefault="00000000">
      <w:pPr>
        <w:spacing w:before="9"/>
        <w:ind w:left="94"/>
        <w:rPr>
          <w:rFonts w:ascii="Arial MT"/>
          <w:sz w:val="20"/>
        </w:rPr>
      </w:pPr>
      <w:r>
        <w:rPr>
          <w:rFonts w:ascii="Arial MT"/>
          <w:spacing w:val="-5"/>
          <w:sz w:val="20"/>
        </w:rPr>
        <w:t>411</w:t>
      </w:r>
    </w:p>
    <w:p w14:paraId="23BFCDAC" w14:textId="77777777" w:rsidR="007C5A61" w:rsidRDefault="00000000">
      <w:pPr>
        <w:spacing w:before="9"/>
        <w:ind w:left="94"/>
        <w:rPr>
          <w:rFonts w:ascii="Arial MT"/>
          <w:sz w:val="20"/>
        </w:rPr>
      </w:pPr>
      <w:r>
        <w:rPr>
          <w:rFonts w:ascii="Arial MT"/>
          <w:spacing w:val="-5"/>
          <w:sz w:val="20"/>
        </w:rPr>
        <w:t>412</w:t>
      </w:r>
    </w:p>
    <w:p w14:paraId="1041FAD5" w14:textId="77777777" w:rsidR="007C5A61" w:rsidRDefault="00000000">
      <w:pPr>
        <w:spacing w:before="9"/>
        <w:ind w:left="94"/>
        <w:rPr>
          <w:rFonts w:ascii="Arial MT"/>
          <w:sz w:val="20"/>
        </w:rPr>
      </w:pPr>
      <w:r>
        <w:rPr>
          <w:rFonts w:ascii="Arial MT"/>
          <w:spacing w:val="-5"/>
          <w:sz w:val="20"/>
        </w:rPr>
        <w:t>413</w:t>
      </w:r>
    </w:p>
    <w:p w14:paraId="4E406B76" w14:textId="77777777" w:rsidR="007C5A61" w:rsidRDefault="00000000">
      <w:pPr>
        <w:spacing w:before="9"/>
        <w:ind w:left="94"/>
        <w:rPr>
          <w:rFonts w:ascii="Arial MT"/>
          <w:sz w:val="20"/>
        </w:rPr>
      </w:pPr>
      <w:r>
        <w:rPr>
          <w:rFonts w:ascii="Arial MT"/>
          <w:spacing w:val="-5"/>
          <w:sz w:val="20"/>
        </w:rPr>
        <w:t>414</w:t>
      </w:r>
    </w:p>
    <w:p w14:paraId="18675C8B" w14:textId="77777777" w:rsidR="007C5A61" w:rsidRDefault="00000000">
      <w:pPr>
        <w:spacing w:before="9"/>
        <w:ind w:left="94"/>
        <w:rPr>
          <w:rFonts w:ascii="Arial MT"/>
          <w:sz w:val="20"/>
        </w:rPr>
      </w:pPr>
      <w:r>
        <w:rPr>
          <w:rFonts w:ascii="Arial MT"/>
          <w:spacing w:val="-5"/>
          <w:sz w:val="20"/>
        </w:rPr>
        <w:t>415</w:t>
      </w:r>
    </w:p>
    <w:p w14:paraId="50560FB2" w14:textId="77777777" w:rsidR="007C5A61" w:rsidRDefault="00000000">
      <w:pPr>
        <w:spacing w:before="9"/>
        <w:ind w:left="94"/>
        <w:rPr>
          <w:rFonts w:ascii="Arial MT"/>
          <w:sz w:val="20"/>
        </w:rPr>
      </w:pPr>
      <w:r>
        <w:rPr>
          <w:rFonts w:ascii="Arial MT"/>
          <w:spacing w:val="-5"/>
          <w:sz w:val="20"/>
        </w:rPr>
        <w:t>416</w:t>
      </w:r>
    </w:p>
    <w:p w14:paraId="10A4F948" w14:textId="77777777" w:rsidR="007C5A61" w:rsidRDefault="00000000">
      <w:pPr>
        <w:spacing w:before="10"/>
        <w:ind w:left="94"/>
        <w:rPr>
          <w:rFonts w:ascii="Arial MT"/>
          <w:sz w:val="20"/>
        </w:rPr>
      </w:pPr>
      <w:r>
        <w:rPr>
          <w:rFonts w:ascii="Arial MT"/>
          <w:spacing w:val="-5"/>
          <w:sz w:val="20"/>
        </w:rPr>
        <w:t>417</w:t>
      </w:r>
    </w:p>
    <w:p w14:paraId="23FBFBED" w14:textId="77777777" w:rsidR="007C5A61" w:rsidRDefault="00000000">
      <w:pPr>
        <w:spacing w:before="9"/>
        <w:ind w:left="94"/>
        <w:rPr>
          <w:rFonts w:ascii="Arial MT"/>
          <w:sz w:val="20"/>
        </w:rPr>
      </w:pPr>
      <w:r>
        <w:rPr>
          <w:rFonts w:ascii="Arial MT"/>
          <w:spacing w:val="-5"/>
          <w:sz w:val="20"/>
        </w:rPr>
        <w:t>418</w:t>
      </w:r>
    </w:p>
    <w:p w14:paraId="14FC727D" w14:textId="77777777" w:rsidR="007C5A61" w:rsidRDefault="00000000">
      <w:pPr>
        <w:spacing w:before="9"/>
        <w:ind w:left="94"/>
        <w:rPr>
          <w:rFonts w:ascii="Arial MT"/>
          <w:sz w:val="20"/>
        </w:rPr>
      </w:pPr>
      <w:r>
        <w:rPr>
          <w:rFonts w:ascii="Arial MT"/>
          <w:spacing w:val="-5"/>
          <w:sz w:val="20"/>
        </w:rPr>
        <w:t>419</w:t>
      </w:r>
    </w:p>
    <w:p w14:paraId="33C0F283" w14:textId="77777777" w:rsidR="007C5A61" w:rsidRDefault="00000000">
      <w:pPr>
        <w:spacing w:before="9"/>
        <w:ind w:left="94"/>
        <w:rPr>
          <w:rFonts w:ascii="Arial MT"/>
          <w:sz w:val="20"/>
        </w:rPr>
      </w:pPr>
      <w:r>
        <w:rPr>
          <w:rFonts w:ascii="Arial MT"/>
          <w:spacing w:val="-5"/>
          <w:sz w:val="20"/>
        </w:rPr>
        <w:t>420</w:t>
      </w:r>
    </w:p>
    <w:p w14:paraId="0C2461E9" w14:textId="77777777" w:rsidR="007C5A61" w:rsidRDefault="00000000">
      <w:pPr>
        <w:spacing w:before="9"/>
        <w:ind w:left="94"/>
        <w:rPr>
          <w:rFonts w:ascii="Arial MT"/>
          <w:sz w:val="20"/>
        </w:rPr>
      </w:pPr>
      <w:r>
        <w:rPr>
          <w:rFonts w:ascii="Arial MT"/>
          <w:spacing w:val="-5"/>
          <w:sz w:val="20"/>
        </w:rPr>
        <w:t>421</w:t>
      </w:r>
    </w:p>
    <w:p w14:paraId="6ACCE4B5" w14:textId="77777777" w:rsidR="007C5A61" w:rsidRDefault="00000000">
      <w:pPr>
        <w:spacing w:before="9"/>
        <w:ind w:left="94"/>
        <w:rPr>
          <w:rFonts w:ascii="Arial MT"/>
          <w:sz w:val="20"/>
        </w:rPr>
      </w:pPr>
      <w:r>
        <w:rPr>
          <w:rFonts w:ascii="Arial MT"/>
          <w:spacing w:val="-5"/>
          <w:sz w:val="20"/>
        </w:rPr>
        <w:t>422</w:t>
      </w:r>
    </w:p>
    <w:p w14:paraId="516EF561" w14:textId="77777777" w:rsidR="007C5A61" w:rsidRDefault="00000000">
      <w:pPr>
        <w:spacing w:before="9"/>
        <w:ind w:left="94"/>
        <w:rPr>
          <w:rFonts w:ascii="Arial MT"/>
          <w:sz w:val="20"/>
        </w:rPr>
      </w:pPr>
      <w:r>
        <w:rPr>
          <w:rFonts w:ascii="Arial MT"/>
          <w:spacing w:val="-5"/>
          <w:sz w:val="20"/>
        </w:rPr>
        <w:t>423</w:t>
      </w:r>
    </w:p>
    <w:p w14:paraId="28C86D5F" w14:textId="77777777" w:rsidR="007C5A61" w:rsidRDefault="00000000">
      <w:pPr>
        <w:spacing w:before="9"/>
        <w:ind w:left="94"/>
        <w:rPr>
          <w:rFonts w:ascii="Arial MT"/>
          <w:sz w:val="20"/>
        </w:rPr>
      </w:pPr>
      <w:r>
        <w:rPr>
          <w:rFonts w:ascii="Arial MT"/>
          <w:spacing w:val="-5"/>
          <w:sz w:val="20"/>
        </w:rPr>
        <w:t>424</w:t>
      </w:r>
    </w:p>
    <w:p w14:paraId="2C1894E7" w14:textId="77777777" w:rsidR="007C5A61" w:rsidRDefault="00000000">
      <w:pPr>
        <w:spacing w:before="10"/>
        <w:ind w:left="94"/>
        <w:rPr>
          <w:rFonts w:ascii="Arial MT"/>
          <w:sz w:val="20"/>
        </w:rPr>
      </w:pPr>
      <w:r>
        <w:rPr>
          <w:rFonts w:ascii="Arial MT"/>
          <w:spacing w:val="-5"/>
          <w:sz w:val="20"/>
        </w:rPr>
        <w:t>425</w:t>
      </w:r>
    </w:p>
    <w:p w14:paraId="46152F05" w14:textId="77777777" w:rsidR="007C5A61" w:rsidRDefault="00000000">
      <w:pPr>
        <w:spacing w:before="9"/>
        <w:ind w:left="94"/>
        <w:rPr>
          <w:rFonts w:ascii="Arial MT"/>
          <w:sz w:val="20"/>
        </w:rPr>
      </w:pPr>
      <w:r>
        <w:rPr>
          <w:rFonts w:ascii="Arial MT"/>
          <w:spacing w:val="-5"/>
          <w:sz w:val="20"/>
        </w:rPr>
        <w:t>426</w:t>
      </w:r>
    </w:p>
    <w:p w14:paraId="35B9A922" w14:textId="77777777" w:rsidR="007C5A61" w:rsidRDefault="00000000">
      <w:pPr>
        <w:spacing w:before="9"/>
        <w:ind w:left="94"/>
        <w:rPr>
          <w:rFonts w:ascii="Arial MT"/>
          <w:sz w:val="20"/>
        </w:rPr>
      </w:pPr>
      <w:r>
        <w:rPr>
          <w:rFonts w:ascii="Arial MT"/>
          <w:spacing w:val="-5"/>
          <w:sz w:val="20"/>
        </w:rPr>
        <w:t>427</w:t>
      </w:r>
    </w:p>
    <w:p w14:paraId="2E9A60C8" w14:textId="77777777" w:rsidR="007C5A61" w:rsidRDefault="00000000">
      <w:pPr>
        <w:spacing w:before="9"/>
        <w:ind w:left="94"/>
        <w:rPr>
          <w:rFonts w:ascii="Arial MT"/>
          <w:sz w:val="20"/>
        </w:rPr>
      </w:pPr>
      <w:r>
        <w:rPr>
          <w:rFonts w:ascii="Arial MT"/>
          <w:spacing w:val="-5"/>
          <w:sz w:val="20"/>
        </w:rPr>
        <w:t>428</w:t>
      </w:r>
    </w:p>
    <w:p w14:paraId="737FB3EB" w14:textId="77777777" w:rsidR="007C5A61" w:rsidRDefault="00000000">
      <w:pPr>
        <w:spacing w:before="9"/>
        <w:ind w:left="94"/>
        <w:rPr>
          <w:rFonts w:ascii="Arial MT"/>
          <w:sz w:val="20"/>
        </w:rPr>
      </w:pPr>
      <w:r>
        <w:rPr>
          <w:rFonts w:ascii="Arial MT"/>
          <w:spacing w:val="-5"/>
          <w:sz w:val="20"/>
        </w:rPr>
        <w:t>429</w:t>
      </w:r>
    </w:p>
    <w:p w14:paraId="0526215B" w14:textId="77777777" w:rsidR="007C5A61" w:rsidRDefault="00000000">
      <w:pPr>
        <w:spacing w:before="9"/>
        <w:ind w:left="94"/>
        <w:rPr>
          <w:rFonts w:ascii="Arial MT"/>
          <w:sz w:val="20"/>
        </w:rPr>
      </w:pPr>
      <w:r>
        <w:rPr>
          <w:rFonts w:ascii="Arial MT"/>
          <w:spacing w:val="-5"/>
          <w:sz w:val="20"/>
        </w:rPr>
        <w:t>430</w:t>
      </w:r>
    </w:p>
    <w:p w14:paraId="22DA5197" w14:textId="77777777" w:rsidR="007C5A61" w:rsidRDefault="00000000">
      <w:pPr>
        <w:spacing w:before="9"/>
        <w:ind w:left="94"/>
        <w:rPr>
          <w:rFonts w:ascii="Arial MT"/>
          <w:sz w:val="20"/>
        </w:rPr>
      </w:pPr>
      <w:r>
        <w:rPr>
          <w:rFonts w:ascii="Arial MT"/>
          <w:spacing w:val="-5"/>
          <w:sz w:val="20"/>
        </w:rPr>
        <w:t>431</w:t>
      </w:r>
    </w:p>
    <w:p w14:paraId="2C78C3CE" w14:textId="77777777" w:rsidR="007C5A61" w:rsidRDefault="00000000">
      <w:pPr>
        <w:spacing w:before="9"/>
        <w:ind w:left="94"/>
        <w:rPr>
          <w:rFonts w:ascii="Arial MT"/>
          <w:sz w:val="20"/>
        </w:rPr>
      </w:pPr>
      <w:r>
        <w:rPr>
          <w:rFonts w:ascii="Arial MT"/>
          <w:spacing w:val="-5"/>
          <w:sz w:val="20"/>
        </w:rPr>
        <w:t>432</w:t>
      </w:r>
    </w:p>
    <w:p w14:paraId="2FFC8749" w14:textId="77777777" w:rsidR="007C5A61" w:rsidRDefault="00000000">
      <w:pPr>
        <w:spacing w:before="10"/>
        <w:ind w:left="94"/>
        <w:rPr>
          <w:rFonts w:ascii="Arial MT"/>
          <w:sz w:val="20"/>
        </w:rPr>
      </w:pPr>
      <w:r>
        <w:rPr>
          <w:rFonts w:ascii="Arial MT"/>
          <w:spacing w:val="-5"/>
          <w:sz w:val="20"/>
        </w:rPr>
        <w:t>433</w:t>
      </w:r>
    </w:p>
    <w:p w14:paraId="05DEC002" w14:textId="77777777" w:rsidR="007C5A61" w:rsidRDefault="00000000">
      <w:pPr>
        <w:spacing w:before="9"/>
        <w:ind w:left="94"/>
        <w:rPr>
          <w:rFonts w:ascii="Arial MT"/>
          <w:sz w:val="20"/>
        </w:rPr>
      </w:pPr>
      <w:r>
        <w:rPr>
          <w:rFonts w:ascii="Arial MT"/>
          <w:spacing w:val="-5"/>
          <w:sz w:val="20"/>
        </w:rPr>
        <w:t>434</w:t>
      </w:r>
    </w:p>
    <w:p w14:paraId="4D78C0F3" w14:textId="77777777" w:rsidR="007C5A61" w:rsidRDefault="00000000">
      <w:pPr>
        <w:spacing w:before="9"/>
        <w:ind w:left="94"/>
        <w:rPr>
          <w:rFonts w:ascii="Arial MT"/>
          <w:sz w:val="20"/>
        </w:rPr>
      </w:pPr>
      <w:r>
        <w:rPr>
          <w:rFonts w:ascii="Arial MT"/>
          <w:spacing w:val="-5"/>
          <w:sz w:val="20"/>
        </w:rPr>
        <w:t>435</w:t>
      </w:r>
    </w:p>
    <w:p w14:paraId="2C8F1B45" w14:textId="77777777" w:rsidR="007C5A61" w:rsidRDefault="00000000">
      <w:pPr>
        <w:spacing w:before="9"/>
        <w:ind w:left="94"/>
        <w:rPr>
          <w:rFonts w:ascii="Arial MT"/>
          <w:sz w:val="20"/>
        </w:rPr>
      </w:pPr>
      <w:r>
        <w:rPr>
          <w:rFonts w:ascii="Arial MT"/>
          <w:spacing w:val="-5"/>
          <w:sz w:val="20"/>
        </w:rPr>
        <w:t>436</w:t>
      </w:r>
    </w:p>
    <w:p w14:paraId="0915FC9D" w14:textId="77777777" w:rsidR="007C5A61" w:rsidRDefault="00000000">
      <w:pPr>
        <w:spacing w:before="9"/>
        <w:ind w:left="94"/>
        <w:rPr>
          <w:rFonts w:ascii="Arial MT"/>
          <w:sz w:val="20"/>
        </w:rPr>
      </w:pPr>
      <w:r>
        <w:rPr>
          <w:rFonts w:ascii="Arial MT"/>
          <w:spacing w:val="-5"/>
          <w:sz w:val="20"/>
        </w:rPr>
        <w:t>437</w:t>
      </w:r>
    </w:p>
    <w:p w14:paraId="2B88BEA5" w14:textId="77777777" w:rsidR="007C5A61" w:rsidRDefault="00000000">
      <w:pPr>
        <w:spacing w:before="9"/>
        <w:ind w:left="94"/>
        <w:rPr>
          <w:rFonts w:ascii="Arial MT"/>
          <w:sz w:val="20"/>
        </w:rPr>
      </w:pPr>
      <w:r>
        <w:rPr>
          <w:rFonts w:ascii="Arial MT"/>
          <w:spacing w:val="-5"/>
          <w:sz w:val="20"/>
        </w:rPr>
        <w:t>438</w:t>
      </w:r>
    </w:p>
    <w:p w14:paraId="38068ED7" w14:textId="77777777" w:rsidR="007C5A61" w:rsidRDefault="00000000">
      <w:pPr>
        <w:spacing w:before="9"/>
        <w:ind w:left="94"/>
        <w:rPr>
          <w:rFonts w:ascii="Arial MT"/>
          <w:sz w:val="20"/>
        </w:rPr>
      </w:pPr>
      <w:r>
        <w:rPr>
          <w:rFonts w:ascii="Arial MT"/>
          <w:spacing w:val="-5"/>
          <w:sz w:val="20"/>
        </w:rPr>
        <w:t>439</w:t>
      </w:r>
    </w:p>
    <w:p w14:paraId="6EA2B235" w14:textId="77777777" w:rsidR="007C5A61" w:rsidRDefault="00000000">
      <w:pPr>
        <w:spacing w:before="9"/>
        <w:ind w:left="94"/>
        <w:rPr>
          <w:rFonts w:ascii="Arial MT"/>
          <w:sz w:val="20"/>
        </w:rPr>
      </w:pPr>
      <w:r>
        <w:rPr>
          <w:rFonts w:ascii="Arial MT"/>
          <w:spacing w:val="-5"/>
          <w:sz w:val="20"/>
        </w:rPr>
        <w:t>440</w:t>
      </w:r>
    </w:p>
    <w:p w14:paraId="729B8EDE" w14:textId="77777777" w:rsidR="007C5A61" w:rsidRDefault="00000000">
      <w:pPr>
        <w:spacing w:before="10"/>
        <w:ind w:left="94"/>
        <w:rPr>
          <w:rFonts w:ascii="Arial MT"/>
          <w:sz w:val="20"/>
        </w:rPr>
      </w:pPr>
      <w:r>
        <w:rPr>
          <w:rFonts w:ascii="Arial MT"/>
          <w:spacing w:val="-5"/>
          <w:sz w:val="20"/>
        </w:rPr>
        <w:t>441</w:t>
      </w:r>
    </w:p>
    <w:p w14:paraId="54C4BEFA" w14:textId="77777777" w:rsidR="007C5A61" w:rsidRDefault="00000000">
      <w:pPr>
        <w:spacing w:before="9"/>
        <w:ind w:left="94"/>
        <w:rPr>
          <w:rFonts w:ascii="Arial MT"/>
          <w:sz w:val="20"/>
        </w:rPr>
      </w:pPr>
      <w:r>
        <w:rPr>
          <w:rFonts w:ascii="Arial MT"/>
          <w:spacing w:val="-5"/>
          <w:sz w:val="20"/>
        </w:rPr>
        <w:t>442</w:t>
      </w:r>
    </w:p>
    <w:p w14:paraId="1ADF5F0E" w14:textId="77777777" w:rsidR="007C5A61" w:rsidRDefault="00000000">
      <w:pPr>
        <w:spacing w:before="9"/>
        <w:ind w:left="94"/>
        <w:rPr>
          <w:rFonts w:ascii="Arial MT"/>
          <w:sz w:val="20"/>
        </w:rPr>
      </w:pPr>
      <w:r>
        <w:rPr>
          <w:rFonts w:ascii="Arial MT"/>
          <w:spacing w:val="-5"/>
          <w:sz w:val="20"/>
        </w:rPr>
        <w:t>443</w:t>
      </w:r>
    </w:p>
    <w:p w14:paraId="064E5496" w14:textId="77777777" w:rsidR="007C5A61" w:rsidRDefault="00000000">
      <w:pPr>
        <w:spacing w:before="9"/>
        <w:ind w:left="94"/>
        <w:rPr>
          <w:rFonts w:ascii="Arial MT"/>
          <w:sz w:val="20"/>
        </w:rPr>
      </w:pPr>
      <w:r>
        <w:rPr>
          <w:rFonts w:ascii="Arial MT"/>
          <w:spacing w:val="-5"/>
          <w:sz w:val="20"/>
        </w:rPr>
        <w:t>444</w:t>
      </w:r>
    </w:p>
    <w:p w14:paraId="060FB053" w14:textId="77777777" w:rsidR="007C5A61" w:rsidRDefault="00000000">
      <w:pPr>
        <w:spacing w:before="9"/>
        <w:ind w:left="94"/>
        <w:rPr>
          <w:rFonts w:ascii="Arial MT"/>
          <w:sz w:val="20"/>
        </w:rPr>
      </w:pPr>
      <w:r>
        <w:rPr>
          <w:rFonts w:ascii="Arial MT"/>
          <w:spacing w:val="-5"/>
          <w:sz w:val="20"/>
        </w:rPr>
        <w:t>445</w:t>
      </w:r>
    </w:p>
    <w:p w14:paraId="22EC0B9D" w14:textId="77777777" w:rsidR="007C5A61" w:rsidRDefault="00000000">
      <w:pPr>
        <w:spacing w:before="9"/>
        <w:ind w:left="94"/>
        <w:rPr>
          <w:rFonts w:ascii="Arial MT"/>
          <w:sz w:val="20"/>
        </w:rPr>
      </w:pPr>
      <w:r>
        <w:rPr>
          <w:rFonts w:ascii="Arial MT"/>
          <w:spacing w:val="-5"/>
          <w:sz w:val="20"/>
        </w:rPr>
        <w:t>446</w:t>
      </w:r>
    </w:p>
    <w:p w14:paraId="548646FF" w14:textId="77777777" w:rsidR="007C5A61" w:rsidRDefault="00000000">
      <w:pPr>
        <w:spacing w:before="9"/>
        <w:ind w:left="94"/>
        <w:rPr>
          <w:rFonts w:ascii="Arial MT"/>
          <w:sz w:val="20"/>
        </w:rPr>
      </w:pPr>
      <w:r>
        <w:rPr>
          <w:rFonts w:ascii="Arial MT"/>
          <w:spacing w:val="-5"/>
          <w:sz w:val="20"/>
        </w:rPr>
        <w:t>447</w:t>
      </w:r>
    </w:p>
    <w:p w14:paraId="3E5E90FC" w14:textId="77777777" w:rsidR="007C5A61" w:rsidRDefault="00000000">
      <w:pPr>
        <w:spacing w:before="9"/>
        <w:ind w:left="94"/>
        <w:rPr>
          <w:rFonts w:ascii="Arial MT"/>
          <w:sz w:val="20"/>
        </w:rPr>
      </w:pPr>
      <w:r>
        <w:rPr>
          <w:rFonts w:ascii="Arial MT"/>
          <w:spacing w:val="-5"/>
          <w:sz w:val="20"/>
        </w:rPr>
        <w:t>448</w:t>
      </w:r>
    </w:p>
    <w:p w14:paraId="4CECE00C" w14:textId="77777777" w:rsidR="007C5A61" w:rsidRDefault="00000000">
      <w:pPr>
        <w:spacing w:before="9"/>
        <w:ind w:left="94"/>
        <w:rPr>
          <w:rFonts w:ascii="Arial MT"/>
          <w:sz w:val="20"/>
        </w:rPr>
      </w:pPr>
      <w:r>
        <w:rPr>
          <w:rFonts w:ascii="Arial MT"/>
          <w:spacing w:val="-5"/>
          <w:sz w:val="20"/>
        </w:rPr>
        <w:t>449</w:t>
      </w:r>
    </w:p>
    <w:p w14:paraId="365C17A8" w14:textId="77777777" w:rsidR="007C5A61" w:rsidRDefault="00000000">
      <w:pPr>
        <w:spacing w:before="10"/>
        <w:ind w:left="94"/>
        <w:rPr>
          <w:rFonts w:ascii="Arial MT"/>
          <w:sz w:val="20"/>
        </w:rPr>
      </w:pPr>
      <w:r>
        <w:rPr>
          <w:rFonts w:ascii="Arial MT"/>
          <w:spacing w:val="-5"/>
          <w:sz w:val="20"/>
        </w:rPr>
        <w:t>450</w:t>
      </w:r>
    </w:p>
    <w:p w14:paraId="06046612" w14:textId="77777777" w:rsidR="007C5A61" w:rsidRDefault="00000000">
      <w:pPr>
        <w:spacing w:before="9"/>
        <w:ind w:left="94"/>
        <w:rPr>
          <w:rFonts w:ascii="Arial MT"/>
          <w:sz w:val="20"/>
        </w:rPr>
      </w:pPr>
      <w:r>
        <w:rPr>
          <w:rFonts w:ascii="Arial MT"/>
          <w:spacing w:val="-5"/>
          <w:sz w:val="20"/>
        </w:rPr>
        <w:t>451</w:t>
      </w:r>
    </w:p>
    <w:p w14:paraId="71CC7270" w14:textId="77777777" w:rsidR="007C5A61" w:rsidRDefault="00000000">
      <w:pPr>
        <w:spacing w:before="9"/>
        <w:ind w:left="94"/>
        <w:rPr>
          <w:rFonts w:ascii="Arial MT"/>
          <w:sz w:val="20"/>
        </w:rPr>
      </w:pPr>
      <w:r>
        <w:rPr>
          <w:rFonts w:ascii="Arial MT"/>
          <w:spacing w:val="-5"/>
          <w:sz w:val="20"/>
        </w:rPr>
        <w:t>452</w:t>
      </w:r>
    </w:p>
    <w:p w14:paraId="4B4F31D7" w14:textId="77777777" w:rsidR="007C5A61" w:rsidRDefault="00000000">
      <w:pPr>
        <w:spacing w:before="9"/>
        <w:ind w:left="94"/>
        <w:rPr>
          <w:rFonts w:ascii="Arial MT"/>
          <w:sz w:val="20"/>
        </w:rPr>
      </w:pPr>
      <w:r>
        <w:rPr>
          <w:rFonts w:ascii="Arial MT"/>
          <w:spacing w:val="-5"/>
          <w:sz w:val="20"/>
        </w:rPr>
        <w:t>453</w:t>
      </w:r>
    </w:p>
    <w:p w14:paraId="3837E863" w14:textId="77777777" w:rsidR="007C5A61" w:rsidRDefault="00000000">
      <w:pPr>
        <w:spacing w:before="9"/>
        <w:ind w:left="94"/>
        <w:rPr>
          <w:rFonts w:ascii="Arial MT"/>
          <w:sz w:val="20"/>
        </w:rPr>
      </w:pPr>
      <w:r>
        <w:rPr>
          <w:rFonts w:ascii="Arial MT"/>
          <w:spacing w:val="-5"/>
          <w:sz w:val="20"/>
        </w:rPr>
        <w:t>454</w:t>
      </w:r>
    </w:p>
    <w:p w14:paraId="53DAEB4A" w14:textId="77777777" w:rsidR="007C5A61" w:rsidRDefault="00000000">
      <w:pPr>
        <w:spacing w:before="9"/>
        <w:ind w:left="94"/>
        <w:rPr>
          <w:rFonts w:ascii="Arial MT"/>
          <w:sz w:val="20"/>
        </w:rPr>
      </w:pPr>
      <w:r>
        <w:rPr>
          <w:rFonts w:ascii="Arial MT"/>
          <w:spacing w:val="-5"/>
          <w:sz w:val="20"/>
        </w:rPr>
        <w:t>455</w:t>
      </w:r>
    </w:p>
    <w:p w14:paraId="1081611C" w14:textId="77777777" w:rsidR="007C5A61" w:rsidRDefault="00000000">
      <w:pPr>
        <w:spacing w:before="9"/>
        <w:ind w:left="94"/>
        <w:rPr>
          <w:rFonts w:ascii="Arial MT"/>
          <w:sz w:val="20"/>
        </w:rPr>
      </w:pPr>
      <w:r>
        <w:rPr>
          <w:rFonts w:ascii="Arial MT"/>
          <w:spacing w:val="-5"/>
          <w:sz w:val="20"/>
        </w:rPr>
        <w:t>456</w:t>
      </w:r>
    </w:p>
    <w:p w14:paraId="4E771FE0" w14:textId="77777777" w:rsidR="007C5A61" w:rsidRDefault="00000000">
      <w:pPr>
        <w:spacing w:before="9"/>
        <w:ind w:left="94"/>
        <w:rPr>
          <w:rFonts w:ascii="Arial MT"/>
          <w:sz w:val="20"/>
        </w:rPr>
      </w:pPr>
      <w:r>
        <w:rPr>
          <w:rFonts w:ascii="Arial MT"/>
          <w:spacing w:val="-5"/>
          <w:sz w:val="20"/>
        </w:rPr>
        <w:t>457</w:t>
      </w:r>
    </w:p>
    <w:p w14:paraId="4B0EB0C3" w14:textId="77777777" w:rsidR="007C5A61" w:rsidRDefault="00000000">
      <w:pPr>
        <w:pStyle w:val="ListParagraph"/>
        <w:numPr>
          <w:ilvl w:val="0"/>
          <w:numId w:val="1"/>
        </w:numPr>
        <w:tabs>
          <w:tab w:val="left" w:pos="550"/>
          <w:tab w:val="left" w:pos="552"/>
        </w:tabs>
        <w:spacing w:before="135" w:line="208" w:lineRule="auto"/>
        <w:ind w:left="552" w:right="952" w:hanging="459"/>
        <w:jc w:val="both"/>
        <w:rPr>
          <w:sz w:val="24"/>
        </w:rPr>
      </w:pPr>
      <w:r>
        <w:br w:type="column"/>
      </w:r>
      <w:r>
        <w:rPr>
          <w:sz w:val="24"/>
        </w:rPr>
        <w:t>Taylor, R.</w:t>
      </w:r>
      <w:r>
        <w:rPr>
          <w:spacing w:val="-2"/>
          <w:sz w:val="24"/>
        </w:rPr>
        <w:t xml:space="preserve"> </w:t>
      </w:r>
      <w:r>
        <w:rPr>
          <w:sz w:val="24"/>
        </w:rPr>
        <w:t>A., &amp;</w:t>
      </w:r>
      <w:r>
        <w:rPr>
          <w:spacing w:val="-2"/>
          <w:sz w:val="24"/>
        </w:rPr>
        <w:t xml:space="preserve"> </w:t>
      </w:r>
      <w:r>
        <w:rPr>
          <w:sz w:val="24"/>
        </w:rPr>
        <w:t>Haimovich, A.</w:t>
      </w:r>
      <w:r>
        <w:rPr>
          <w:spacing w:val="-2"/>
          <w:sz w:val="24"/>
        </w:rPr>
        <w:t xml:space="preserve"> </w:t>
      </w:r>
      <w:r>
        <w:rPr>
          <w:sz w:val="24"/>
        </w:rPr>
        <w:t>(2020). Machine</w:t>
      </w:r>
      <w:r>
        <w:rPr>
          <w:spacing w:val="-2"/>
          <w:sz w:val="24"/>
        </w:rPr>
        <w:t xml:space="preserve"> </w:t>
      </w:r>
      <w:r>
        <w:rPr>
          <w:sz w:val="24"/>
        </w:rPr>
        <w:t>Learning</w:t>
      </w:r>
      <w:r>
        <w:rPr>
          <w:spacing w:val="-2"/>
          <w:sz w:val="24"/>
        </w:rPr>
        <w:t xml:space="preserve"> </w:t>
      </w:r>
      <w:r>
        <w:rPr>
          <w:sz w:val="24"/>
        </w:rPr>
        <w:t>in</w:t>
      </w:r>
      <w:r>
        <w:rPr>
          <w:spacing w:val="-2"/>
          <w:sz w:val="24"/>
        </w:rPr>
        <w:t xml:space="preserve"> </w:t>
      </w:r>
      <w:r>
        <w:rPr>
          <w:sz w:val="24"/>
        </w:rPr>
        <w:t>Emergency</w:t>
      </w:r>
      <w:r>
        <w:rPr>
          <w:spacing w:val="-2"/>
          <w:sz w:val="24"/>
        </w:rPr>
        <w:t xml:space="preserve"> </w:t>
      </w:r>
      <w:r>
        <w:rPr>
          <w:sz w:val="24"/>
        </w:rPr>
        <w:t>Medicine: Keys</w:t>
      </w:r>
      <w:r>
        <w:rPr>
          <w:spacing w:val="-2"/>
          <w:sz w:val="24"/>
        </w:rPr>
        <w:t xml:space="preserve"> </w:t>
      </w:r>
      <w:r>
        <w:rPr>
          <w:sz w:val="24"/>
        </w:rPr>
        <w:t>to</w:t>
      </w:r>
      <w:r>
        <w:rPr>
          <w:spacing w:val="-2"/>
          <w:sz w:val="24"/>
        </w:rPr>
        <w:t xml:space="preserve"> </w:t>
      </w:r>
      <w:r>
        <w:rPr>
          <w:sz w:val="24"/>
        </w:rPr>
        <w:t xml:space="preserve">Future Success. </w:t>
      </w:r>
      <w:r>
        <w:rPr>
          <w:i/>
          <w:sz w:val="24"/>
        </w:rPr>
        <w:t>Academic Emergency Medicine</w:t>
      </w:r>
      <w:r>
        <w:rPr>
          <w:sz w:val="24"/>
        </w:rPr>
        <w:t>.</w:t>
      </w:r>
    </w:p>
    <w:p w14:paraId="0DA00142" w14:textId="77777777" w:rsidR="007C5A61" w:rsidRDefault="00000000">
      <w:pPr>
        <w:pStyle w:val="ListParagraph"/>
        <w:numPr>
          <w:ilvl w:val="0"/>
          <w:numId w:val="1"/>
        </w:numPr>
        <w:tabs>
          <w:tab w:val="left" w:pos="550"/>
          <w:tab w:val="left" w:pos="552"/>
        </w:tabs>
        <w:spacing w:line="208" w:lineRule="auto"/>
        <w:ind w:left="552" w:right="952" w:hanging="459"/>
        <w:jc w:val="both"/>
        <w:rPr>
          <w:sz w:val="24"/>
        </w:rPr>
      </w:pPr>
      <w:r w:rsidRPr="0059747C">
        <w:rPr>
          <w:sz w:val="24"/>
          <w:lang w:val="fr-FR"/>
        </w:rPr>
        <w:t xml:space="preserve">Huang, T. Y., et al. </w:t>
      </w:r>
      <w:r>
        <w:rPr>
          <w:sz w:val="24"/>
        </w:rPr>
        <w:t xml:space="preserve">(2022). Systematic review methodology for machine learning in healthcare: Guidelines and best practices. </w:t>
      </w:r>
      <w:r>
        <w:rPr>
          <w:i/>
          <w:sz w:val="24"/>
        </w:rPr>
        <w:t>JMIR Medical Informatics</w:t>
      </w:r>
      <w:r>
        <w:rPr>
          <w:sz w:val="24"/>
        </w:rPr>
        <w:t>, 10(5), e36388.</w:t>
      </w:r>
    </w:p>
    <w:p w14:paraId="4E5D0157" w14:textId="77777777" w:rsidR="007C5A61" w:rsidRDefault="00000000">
      <w:pPr>
        <w:pStyle w:val="ListParagraph"/>
        <w:numPr>
          <w:ilvl w:val="0"/>
          <w:numId w:val="1"/>
        </w:numPr>
        <w:tabs>
          <w:tab w:val="left" w:pos="550"/>
          <w:tab w:val="left" w:pos="552"/>
        </w:tabs>
        <w:spacing w:line="208" w:lineRule="auto"/>
        <w:ind w:left="552" w:right="952" w:hanging="459"/>
        <w:jc w:val="both"/>
        <w:rPr>
          <w:sz w:val="24"/>
        </w:rPr>
      </w:pPr>
      <w:r>
        <w:rPr>
          <w:sz w:val="24"/>
        </w:rPr>
        <w:t xml:space="preserve">Tyler, S. (2024). Corrected Use of Artificial Intelligence in Triage in Hospital Emergency Departments: A Scoping Review. </w:t>
      </w:r>
      <w:r>
        <w:rPr>
          <w:i/>
          <w:sz w:val="24"/>
        </w:rPr>
        <w:t>Scoping Review</w:t>
      </w:r>
      <w:r>
        <w:rPr>
          <w:sz w:val="24"/>
        </w:rPr>
        <w:t>.</w:t>
      </w:r>
    </w:p>
    <w:p w14:paraId="61094191" w14:textId="77777777" w:rsidR="007C5A61" w:rsidRDefault="00000000">
      <w:pPr>
        <w:pStyle w:val="ListParagraph"/>
        <w:numPr>
          <w:ilvl w:val="0"/>
          <w:numId w:val="1"/>
        </w:numPr>
        <w:tabs>
          <w:tab w:val="left" w:pos="550"/>
          <w:tab w:val="left" w:pos="552"/>
        </w:tabs>
        <w:spacing w:line="208" w:lineRule="auto"/>
        <w:ind w:left="552" w:right="952" w:hanging="459"/>
        <w:jc w:val="both"/>
        <w:rPr>
          <w:sz w:val="24"/>
        </w:rPr>
      </w:pPr>
      <w:r w:rsidRPr="0059747C">
        <w:rPr>
          <w:sz w:val="24"/>
          <w:lang w:val="es-ES"/>
        </w:rPr>
        <w:t>Quan,</w:t>
      </w:r>
      <w:r w:rsidRPr="0059747C">
        <w:rPr>
          <w:spacing w:val="-13"/>
          <w:sz w:val="24"/>
          <w:lang w:val="es-ES"/>
        </w:rPr>
        <w:t xml:space="preserve"> </w:t>
      </w:r>
      <w:r w:rsidRPr="0059747C">
        <w:rPr>
          <w:sz w:val="24"/>
          <w:lang w:val="es-ES"/>
        </w:rPr>
        <w:t>H.,</w:t>
      </w:r>
      <w:r w:rsidRPr="0059747C">
        <w:rPr>
          <w:spacing w:val="-13"/>
          <w:sz w:val="24"/>
          <w:lang w:val="es-ES"/>
        </w:rPr>
        <w:t xml:space="preserve"> </w:t>
      </w:r>
      <w:r w:rsidRPr="0059747C">
        <w:rPr>
          <w:sz w:val="24"/>
          <w:lang w:val="es-ES"/>
        </w:rPr>
        <w:t>Sundararajan,</w:t>
      </w:r>
      <w:r w:rsidRPr="0059747C">
        <w:rPr>
          <w:spacing w:val="-13"/>
          <w:sz w:val="24"/>
          <w:lang w:val="es-ES"/>
        </w:rPr>
        <w:t xml:space="preserve"> </w:t>
      </w:r>
      <w:r w:rsidRPr="0059747C">
        <w:rPr>
          <w:sz w:val="24"/>
          <w:lang w:val="es-ES"/>
        </w:rPr>
        <w:t>V.,</w:t>
      </w:r>
      <w:r w:rsidRPr="0059747C">
        <w:rPr>
          <w:spacing w:val="-13"/>
          <w:sz w:val="24"/>
          <w:lang w:val="es-ES"/>
        </w:rPr>
        <w:t xml:space="preserve"> </w:t>
      </w:r>
      <w:r w:rsidRPr="0059747C">
        <w:rPr>
          <w:sz w:val="24"/>
          <w:lang w:val="es-ES"/>
        </w:rPr>
        <w:t>Halfon,</w:t>
      </w:r>
      <w:r w:rsidRPr="0059747C">
        <w:rPr>
          <w:spacing w:val="-13"/>
          <w:sz w:val="24"/>
          <w:lang w:val="es-ES"/>
        </w:rPr>
        <w:t xml:space="preserve"> </w:t>
      </w:r>
      <w:r w:rsidRPr="0059747C">
        <w:rPr>
          <w:sz w:val="24"/>
          <w:lang w:val="es-ES"/>
        </w:rPr>
        <w:t>P.,</w:t>
      </w:r>
      <w:r w:rsidRPr="0059747C">
        <w:rPr>
          <w:spacing w:val="-13"/>
          <w:sz w:val="24"/>
          <w:lang w:val="es-ES"/>
        </w:rPr>
        <w:t xml:space="preserve"> </w:t>
      </w:r>
      <w:r w:rsidRPr="0059747C">
        <w:rPr>
          <w:sz w:val="24"/>
          <w:lang w:val="es-ES"/>
        </w:rPr>
        <w:t>et</w:t>
      </w:r>
      <w:r w:rsidRPr="0059747C">
        <w:rPr>
          <w:spacing w:val="-14"/>
          <w:sz w:val="24"/>
          <w:lang w:val="es-ES"/>
        </w:rPr>
        <w:t xml:space="preserve"> </w:t>
      </w:r>
      <w:r w:rsidRPr="0059747C">
        <w:rPr>
          <w:sz w:val="24"/>
          <w:lang w:val="es-ES"/>
        </w:rPr>
        <w:t>al.</w:t>
      </w:r>
      <w:r w:rsidRPr="0059747C">
        <w:rPr>
          <w:spacing w:val="-13"/>
          <w:sz w:val="24"/>
          <w:lang w:val="es-ES"/>
        </w:rPr>
        <w:t xml:space="preserve"> </w:t>
      </w:r>
      <w:r>
        <w:rPr>
          <w:sz w:val="24"/>
        </w:rPr>
        <w:t>(2005).</w:t>
      </w:r>
      <w:r>
        <w:rPr>
          <w:spacing w:val="-13"/>
          <w:sz w:val="24"/>
        </w:rPr>
        <w:t xml:space="preserve"> </w:t>
      </w:r>
      <w:r>
        <w:rPr>
          <w:sz w:val="24"/>
        </w:rPr>
        <w:t>Coding</w:t>
      </w:r>
      <w:r>
        <w:rPr>
          <w:spacing w:val="-14"/>
          <w:sz w:val="24"/>
        </w:rPr>
        <w:t xml:space="preserve"> </w:t>
      </w:r>
      <w:r>
        <w:rPr>
          <w:sz w:val="24"/>
        </w:rPr>
        <w:t>algorithms</w:t>
      </w:r>
      <w:r>
        <w:rPr>
          <w:spacing w:val="-14"/>
          <w:sz w:val="24"/>
        </w:rPr>
        <w:t xml:space="preserve"> </w:t>
      </w:r>
      <w:r>
        <w:rPr>
          <w:sz w:val="24"/>
        </w:rPr>
        <w:t>for</w:t>
      </w:r>
      <w:r>
        <w:rPr>
          <w:spacing w:val="-14"/>
          <w:sz w:val="24"/>
        </w:rPr>
        <w:t xml:space="preserve"> </w:t>
      </w:r>
      <w:r>
        <w:rPr>
          <w:sz w:val="24"/>
        </w:rPr>
        <w:t>defining</w:t>
      </w:r>
      <w:r>
        <w:rPr>
          <w:spacing w:val="-14"/>
          <w:sz w:val="24"/>
        </w:rPr>
        <w:t xml:space="preserve"> </w:t>
      </w:r>
      <w:r>
        <w:rPr>
          <w:sz w:val="24"/>
        </w:rPr>
        <w:t>comorbidities</w:t>
      </w:r>
      <w:r>
        <w:rPr>
          <w:spacing w:val="-14"/>
          <w:sz w:val="24"/>
        </w:rPr>
        <w:t xml:space="preserve"> </w:t>
      </w:r>
      <w:r>
        <w:rPr>
          <w:sz w:val="24"/>
        </w:rPr>
        <w:t xml:space="preserve">in ICD-9-CM and ICD-10 administrative data. </w:t>
      </w:r>
      <w:r>
        <w:rPr>
          <w:i/>
          <w:sz w:val="24"/>
        </w:rPr>
        <w:t>Medical Care</w:t>
      </w:r>
      <w:r>
        <w:rPr>
          <w:sz w:val="24"/>
        </w:rPr>
        <w:t>, 43(11), 1130-1139.</w:t>
      </w:r>
    </w:p>
    <w:p w14:paraId="3B254526" w14:textId="77777777" w:rsidR="007C5A61" w:rsidRDefault="00000000">
      <w:pPr>
        <w:pStyle w:val="ListParagraph"/>
        <w:numPr>
          <w:ilvl w:val="0"/>
          <w:numId w:val="1"/>
        </w:numPr>
        <w:tabs>
          <w:tab w:val="left" w:pos="550"/>
          <w:tab w:val="left" w:pos="552"/>
        </w:tabs>
        <w:spacing w:line="208" w:lineRule="auto"/>
        <w:ind w:left="552" w:right="952" w:hanging="459"/>
        <w:jc w:val="both"/>
        <w:rPr>
          <w:sz w:val="24"/>
        </w:rPr>
      </w:pPr>
      <w:r w:rsidRPr="0059747C">
        <w:rPr>
          <w:sz w:val="24"/>
          <w:lang w:val="fr-FR"/>
        </w:rPr>
        <w:t>Moreno-</w:t>
      </w:r>
      <w:r w:rsidRPr="0059747C">
        <w:rPr>
          <w:spacing w:val="8"/>
          <w:sz w:val="24"/>
          <w:lang w:val="fr-FR"/>
        </w:rPr>
        <w:t>S</w:t>
      </w:r>
      <w:r w:rsidRPr="0059747C">
        <w:rPr>
          <w:spacing w:val="-84"/>
          <w:sz w:val="24"/>
          <w:lang w:val="fr-FR"/>
        </w:rPr>
        <w:t>a</w:t>
      </w:r>
      <w:r w:rsidRPr="0059747C">
        <w:rPr>
          <w:spacing w:val="22"/>
          <w:sz w:val="24"/>
          <w:lang w:val="fr-FR"/>
        </w:rPr>
        <w:t>´</w:t>
      </w:r>
      <w:r w:rsidRPr="0059747C">
        <w:rPr>
          <w:spacing w:val="9"/>
          <w:sz w:val="24"/>
          <w:lang w:val="fr-FR"/>
        </w:rPr>
        <w:t>nchez,</w:t>
      </w:r>
      <w:r w:rsidRPr="0059747C">
        <w:rPr>
          <w:sz w:val="24"/>
          <w:lang w:val="fr-FR"/>
        </w:rPr>
        <w:t xml:space="preserve"> D., et al. </w:t>
      </w:r>
      <w:r>
        <w:rPr>
          <w:sz w:val="24"/>
        </w:rPr>
        <w:t xml:space="preserve">(2024). Prediction of patient flow in the emergency department using explainable AI. </w:t>
      </w:r>
      <w:r>
        <w:rPr>
          <w:i/>
          <w:sz w:val="24"/>
        </w:rPr>
        <w:t>Digital Health</w:t>
      </w:r>
      <w:r>
        <w:rPr>
          <w:sz w:val="24"/>
        </w:rPr>
        <w:t>.</w:t>
      </w:r>
    </w:p>
    <w:p w14:paraId="1FDA84BE" w14:textId="77777777" w:rsidR="007C5A61" w:rsidRDefault="00000000">
      <w:pPr>
        <w:pStyle w:val="ListParagraph"/>
        <w:numPr>
          <w:ilvl w:val="0"/>
          <w:numId w:val="1"/>
        </w:numPr>
        <w:tabs>
          <w:tab w:val="left" w:pos="550"/>
          <w:tab w:val="left" w:pos="552"/>
        </w:tabs>
        <w:spacing w:line="208" w:lineRule="auto"/>
        <w:ind w:left="552" w:right="952" w:hanging="459"/>
        <w:jc w:val="both"/>
        <w:rPr>
          <w:sz w:val="24"/>
        </w:rPr>
      </w:pPr>
      <w:r>
        <w:rPr>
          <w:sz w:val="24"/>
        </w:rPr>
        <w:t xml:space="preserve">Canellas, M., et al. (2024). A granular approach to optimal and fair patient placement in hospital emergency departments. </w:t>
      </w:r>
      <w:r>
        <w:rPr>
          <w:i/>
          <w:sz w:val="24"/>
        </w:rPr>
        <w:t>Emergency Department</w:t>
      </w:r>
      <w:r>
        <w:rPr>
          <w:sz w:val="24"/>
        </w:rPr>
        <w:t>.</w:t>
      </w:r>
    </w:p>
    <w:p w14:paraId="1D2340DF" w14:textId="77777777" w:rsidR="007C5A61" w:rsidRDefault="00000000">
      <w:pPr>
        <w:pStyle w:val="ListParagraph"/>
        <w:numPr>
          <w:ilvl w:val="0"/>
          <w:numId w:val="1"/>
        </w:numPr>
        <w:tabs>
          <w:tab w:val="left" w:pos="550"/>
          <w:tab w:val="left" w:pos="552"/>
        </w:tabs>
        <w:spacing w:line="208" w:lineRule="auto"/>
        <w:ind w:left="552" w:right="952" w:hanging="459"/>
        <w:jc w:val="both"/>
        <w:rPr>
          <w:sz w:val="24"/>
        </w:rPr>
      </w:pPr>
      <w:r w:rsidRPr="0059747C">
        <w:rPr>
          <w:sz w:val="24"/>
          <w:lang w:val="fr-FR"/>
        </w:rPr>
        <w:t xml:space="preserve">Obermeyer, Z., Powers, B., Vogeli, C., et al. </w:t>
      </w:r>
      <w:r>
        <w:rPr>
          <w:sz w:val="24"/>
        </w:rPr>
        <w:t xml:space="preserve">(2019). Dissecting racial bias in an algorithm used to manage the health of populations. </w:t>
      </w:r>
      <w:r>
        <w:rPr>
          <w:i/>
          <w:sz w:val="24"/>
        </w:rPr>
        <w:t>Science</w:t>
      </w:r>
      <w:r>
        <w:rPr>
          <w:sz w:val="24"/>
        </w:rPr>
        <w:t>, 366(6464), 447-453.</w:t>
      </w:r>
    </w:p>
    <w:p w14:paraId="6C7C684D" w14:textId="77777777" w:rsidR="007C5A61" w:rsidRDefault="00000000">
      <w:pPr>
        <w:pStyle w:val="ListParagraph"/>
        <w:numPr>
          <w:ilvl w:val="0"/>
          <w:numId w:val="1"/>
        </w:numPr>
        <w:tabs>
          <w:tab w:val="left" w:pos="550"/>
          <w:tab w:val="left" w:pos="552"/>
        </w:tabs>
        <w:spacing w:line="208" w:lineRule="auto"/>
        <w:ind w:left="552" w:right="952" w:hanging="459"/>
        <w:jc w:val="both"/>
        <w:rPr>
          <w:sz w:val="24"/>
        </w:rPr>
      </w:pPr>
      <w:r w:rsidRPr="0059747C">
        <w:rPr>
          <w:sz w:val="24"/>
          <w:lang w:val="fr-FR"/>
        </w:rPr>
        <w:t xml:space="preserve">Siddique, F. J., et al. </w:t>
      </w:r>
      <w:r>
        <w:rPr>
          <w:sz w:val="24"/>
        </w:rPr>
        <w:t xml:space="preserve">(2023). Critical appraisal for racial and ethnic equity in clinical prediction models: Extension development. </w:t>
      </w:r>
      <w:r>
        <w:rPr>
          <w:i/>
          <w:sz w:val="24"/>
        </w:rPr>
        <w:t>Extension Development</w:t>
      </w:r>
      <w:r>
        <w:rPr>
          <w:sz w:val="24"/>
        </w:rPr>
        <w:t>.</w:t>
      </w:r>
    </w:p>
    <w:p w14:paraId="7BBA4223" w14:textId="77777777" w:rsidR="007C5A61" w:rsidRDefault="00000000">
      <w:pPr>
        <w:pStyle w:val="ListParagraph"/>
        <w:numPr>
          <w:ilvl w:val="0"/>
          <w:numId w:val="1"/>
        </w:numPr>
        <w:tabs>
          <w:tab w:val="left" w:pos="550"/>
          <w:tab w:val="left" w:pos="552"/>
        </w:tabs>
        <w:spacing w:line="208" w:lineRule="auto"/>
        <w:ind w:left="552" w:right="952" w:hanging="459"/>
        <w:jc w:val="both"/>
        <w:rPr>
          <w:sz w:val="24"/>
        </w:rPr>
      </w:pPr>
      <w:r w:rsidRPr="0059747C">
        <w:rPr>
          <w:sz w:val="24"/>
          <w:lang w:val="fr-FR"/>
        </w:rPr>
        <w:t>Charlson, M.</w:t>
      </w:r>
      <w:r w:rsidRPr="0059747C">
        <w:rPr>
          <w:spacing w:val="-2"/>
          <w:sz w:val="24"/>
          <w:lang w:val="fr-FR"/>
        </w:rPr>
        <w:t xml:space="preserve"> </w:t>
      </w:r>
      <w:r w:rsidRPr="0059747C">
        <w:rPr>
          <w:sz w:val="24"/>
          <w:lang w:val="fr-FR"/>
        </w:rPr>
        <w:t>E., Pompei, P., Ales, K.</w:t>
      </w:r>
      <w:r w:rsidRPr="0059747C">
        <w:rPr>
          <w:spacing w:val="-2"/>
          <w:sz w:val="24"/>
          <w:lang w:val="fr-FR"/>
        </w:rPr>
        <w:t xml:space="preserve"> </w:t>
      </w:r>
      <w:r w:rsidRPr="0059747C">
        <w:rPr>
          <w:sz w:val="24"/>
          <w:lang w:val="fr-FR"/>
        </w:rPr>
        <w:t>L., &amp;</w:t>
      </w:r>
      <w:r w:rsidRPr="0059747C">
        <w:rPr>
          <w:spacing w:val="-2"/>
          <w:sz w:val="24"/>
          <w:lang w:val="fr-FR"/>
        </w:rPr>
        <w:t xml:space="preserve"> </w:t>
      </w:r>
      <w:r w:rsidRPr="0059747C">
        <w:rPr>
          <w:sz w:val="24"/>
          <w:lang w:val="fr-FR"/>
        </w:rPr>
        <w:t>MacKenzie, C.</w:t>
      </w:r>
      <w:r w:rsidRPr="0059747C">
        <w:rPr>
          <w:spacing w:val="-2"/>
          <w:sz w:val="24"/>
          <w:lang w:val="fr-FR"/>
        </w:rPr>
        <w:t xml:space="preserve"> </w:t>
      </w:r>
      <w:r w:rsidRPr="0059747C">
        <w:rPr>
          <w:sz w:val="24"/>
          <w:lang w:val="fr-FR"/>
        </w:rPr>
        <w:t>R.</w:t>
      </w:r>
      <w:r w:rsidRPr="0059747C">
        <w:rPr>
          <w:spacing w:val="-2"/>
          <w:sz w:val="24"/>
          <w:lang w:val="fr-FR"/>
        </w:rPr>
        <w:t xml:space="preserve"> </w:t>
      </w:r>
      <w:r w:rsidRPr="0059747C">
        <w:rPr>
          <w:sz w:val="24"/>
          <w:lang w:val="fr-FR"/>
        </w:rPr>
        <w:t xml:space="preserve">(1987). </w:t>
      </w:r>
      <w:r>
        <w:rPr>
          <w:sz w:val="24"/>
        </w:rPr>
        <w:t>A</w:t>
      </w:r>
      <w:r>
        <w:rPr>
          <w:spacing w:val="-2"/>
          <w:sz w:val="24"/>
        </w:rPr>
        <w:t xml:space="preserve"> </w:t>
      </w:r>
      <w:r>
        <w:rPr>
          <w:sz w:val="24"/>
        </w:rPr>
        <w:t>new</w:t>
      </w:r>
      <w:r>
        <w:rPr>
          <w:spacing w:val="-2"/>
          <w:sz w:val="24"/>
        </w:rPr>
        <w:t xml:space="preserve"> </w:t>
      </w:r>
      <w:r>
        <w:rPr>
          <w:sz w:val="24"/>
        </w:rPr>
        <w:t>method</w:t>
      </w:r>
      <w:r>
        <w:rPr>
          <w:spacing w:val="-2"/>
          <w:sz w:val="24"/>
        </w:rPr>
        <w:t xml:space="preserve"> </w:t>
      </w:r>
      <w:r>
        <w:rPr>
          <w:sz w:val="24"/>
        </w:rPr>
        <w:t>of</w:t>
      </w:r>
      <w:r>
        <w:rPr>
          <w:spacing w:val="-2"/>
          <w:sz w:val="24"/>
        </w:rPr>
        <w:t xml:space="preserve"> </w:t>
      </w:r>
      <w:r>
        <w:rPr>
          <w:sz w:val="24"/>
        </w:rPr>
        <w:t xml:space="preserve">classifying prognostic comorbidity. </w:t>
      </w:r>
      <w:r>
        <w:rPr>
          <w:i/>
          <w:sz w:val="24"/>
        </w:rPr>
        <w:t>Journal of Chronic Diseases</w:t>
      </w:r>
      <w:r>
        <w:rPr>
          <w:sz w:val="24"/>
        </w:rPr>
        <w:t>, 40, 373-383.</w:t>
      </w:r>
    </w:p>
    <w:p w14:paraId="338835C5" w14:textId="77777777" w:rsidR="007C5A61" w:rsidRDefault="00000000">
      <w:pPr>
        <w:pStyle w:val="ListParagraph"/>
        <w:numPr>
          <w:ilvl w:val="0"/>
          <w:numId w:val="1"/>
        </w:numPr>
        <w:tabs>
          <w:tab w:val="left" w:pos="550"/>
          <w:tab w:val="left" w:pos="552"/>
        </w:tabs>
        <w:spacing w:line="208" w:lineRule="auto"/>
        <w:ind w:left="552" w:right="952" w:hanging="459"/>
        <w:jc w:val="both"/>
        <w:rPr>
          <w:sz w:val="24"/>
        </w:rPr>
      </w:pPr>
      <w:r>
        <w:rPr>
          <w:sz w:val="24"/>
        </w:rPr>
        <w:t xml:space="preserve">Farimani, et al. (2024). Systematic review of ED length of stay prediction. </w:t>
      </w:r>
      <w:r>
        <w:rPr>
          <w:i/>
          <w:sz w:val="24"/>
        </w:rPr>
        <w:t>BMC Emergency Medicine</w:t>
      </w:r>
      <w:r>
        <w:rPr>
          <w:sz w:val="24"/>
        </w:rPr>
        <w:t>, 24, 54.</w:t>
      </w:r>
    </w:p>
    <w:p w14:paraId="0B83A68E" w14:textId="77777777" w:rsidR="007C5A61" w:rsidRDefault="00000000">
      <w:pPr>
        <w:pStyle w:val="ListParagraph"/>
        <w:numPr>
          <w:ilvl w:val="0"/>
          <w:numId w:val="1"/>
        </w:numPr>
        <w:tabs>
          <w:tab w:val="left" w:pos="550"/>
          <w:tab w:val="left" w:pos="552"/>
        </w:tabs>
        <w:spacing w:line="208" w:lineRule="auto"/>
        <w:ind w:left="552" w:right="952" w:hanging="459"/>
        <w:jc w:val="both"/>
        <w:rPr>
          <w:sz w:val="24"/>
        </w:rPr>
      </w:pPr>
      <w:r w:rsidRPr="0059747C">
        <w:rPr>
          <w:sz w:val="24"/>
          <w:lang w:val="fr-FR"/>
        </w:rPr>
        <w:t xml:space="preserve">Fenn, A., Davis, C., Buckland, D. M., et al. </w:t>
      </w:r>
      <w:r>
        <w:rPr>
          <w:sz w:val="24"/>
        </w:rPr>
        <w:t>(2021). Development and Validation of Machine Learning</w:t>
      </w:r>
      <w:r>
        <w:rPr>
          <w:spacing w:val="-11"/>
          <w:sz w:val="24"/>
        </w:rPr>
        <w:t xml:space="preserve"> </w:t>
      </w:r>
      <w:r>
        <w:rPr>
          <w:sz w:val="24"/>
        </w:rPr>
        <w:t>Models</w:t>
      </w:r>
      <w:r>
        <w:rPr>
          <w:spacing w:val="-11"/>
          <w:sz w:val="24"/>
        </w:rPr>
        <w:t xml:space="preserve"> </w:t>
      </w:r>
      <w:r>
        <w:rPr>
          <w:sz w:val="24"/>
        </w:rPr>
        <w:t>to</w:t>
      </w:r>
      <w:r>
        <w:rPr>
          <w:spacing w:val="-11"/>
          <w:sz w:val="24"/>
        </w:rPr>
        <w:t xml:space="preserve"> </w:t>
      </w:r>
      <w:r>
        <w:rPr>
          <w:sz w:val="24"/>
        </w:rPr>
        <w:t>Predict</w:t>
      </w:r>
      <w:r>
        <w:rPr>
          <w:spacing w:val="-11"/>
          <w:sz w:val="24"/>
        </w:rPr>
        <w:t xml:space="preserve"> </w:t>
      </w:r>
      <w:r>
        <w:rPr>
          <w:sz w:val="24"/>
        </w:rPr>
        <w:t>Admission</w:t>
      </w:r>
      <w:r>
        <w:rPr>
          <w:spacing w:val="-11"/>
          <w:sz w:val="24"/>
        </w:rPr>
        <w:t xml:space="preserve"> </w:t>
      </w:r>
      <w:r>
        <w:rPr>
          <w:sz w:val="24"/>
        </w:rPr>
        <w:t>From</w:t>
      </w:r>
      <w:r>
        <w:rPr>
          <w:spacing w:val="-11"/>
          <w:sz w:val="24"/>
        </w:rPr>
        <w:t xml:space="preserve"> </w:t>
      </w:r>
      <w:r>
        <w:rPr>
          <w:sz w:val="24"/>
        </w:rPr>
        <w:t>Emergency</w:t>
      </w:r>
      <w:r>
        <w:rPr>
          <w:spacing w:val="-11"/>
          <w:sz w:val="24"/>
        </w:rPr>
        <w:t xml:space="preserve"> </w:t>
      </w:r>
      <w:r>
        <w:rPr>
          <w:sz w:val="24"/>
        </w:rPr>
        <w:t>Department</w:t>
      </w:r>
      <w:r>
        <w:rPr>
          <w:spacing w:val="-11"/>
          <w:sz w:val="24"/>
        </w:rPr>
        <w:t xml:space="preserve"> </w:t>
      </w:r>
      <w:r>
        <w:rPr>
          <w:sz w:val="24"/>
        </w:rPr>
        <w:t>to</w:t>
      </w:r>
      <w:r>
        <w:rPr>
          <w:spacing w:val="-11"/>
          <w:sz w:val="24"/>
        </w:rPr>
        <w:t xml:space="preserve"> </w:t>
      </w:r>
      <w:r>
        <w:rPr>
          <w:sz w:val="24"/>
        </w:rPr>
        <w:t>Inpatient</w:t>
      </w:r>
      <w:r>
        <w:rPr>
          <w:spacing w:val="-11"/>
          <w:sz w:val="24"/>
        </w:rPr>
        <w:t xml:space="preserve"> </w:t>
      </w:r>
      <w:r>
        <w:rPr>
          <w:sz w:val="24"/>
        </w:rPr>
        <w:t>and</w:t>
      </w:r>
      <w:r>
        <w:rPr>
          <w:spacing w:val="-11"/>
          <w:sz w:val="24"/>
        </w:rPr>
        <w:t xml:space="preserve"> </w:t>
      </w:r>
      <w:r>
        <w:rPr>
          <w:sz w:val="24"/>
        </w:rPr>
        <w:t>Intensive</w:t>
      </w:r>
      <w:r>
        <w:rPr>
          <w:spacing w:val="-11"/>
          <w:sz w:val="24"/>
        </w:rPr>
        <w:t xml:space="preserve"> </w:t>
      </w:r>
      <w:r>
        <w:rPr>
          <w:sz w:val="24"/>
        </w:rPr>
        <w:t xml:space="preserve">Care Units. </w:t>
      </w:r>
      <w:r>
        <w:rPr>
          <w:i/>
          <w:sz w:val="24"/>
        </w:rPr>
        <w:t>Annals of Emergency Medicine</w:t>
      </w:r>
      <w:r>
        <w:rPr>
          <w:sz w:val="24"/>
        </w:rPr>
        <w:t>.</w:t>
      </w:r>
    </w:p>
    <w:p w14:paraId="54993CD9" w14:textId="77777777" w:rsidR="007C5A61" w:rsidRDefault="00000000">
      <w:pPr>
        <w:pStyle w:val="ListParagraph"/>
        <w:numPr>
          <w:ilvl w:val="0"/>
          <w:numId w:val="1"/>
        </w:numPr>
        <w:tabs>
          <w:tab w:val="left" w:pos="550"/>
          <w:tab w:val="left" w:pos="552"/>
        </w:tabs>
        <w:spacing w:line="208" w:lineRule="auto"/>
        <w:ind w:left="552" w:right="952" w:hanging="459"/>
        <w:jc w:val="both"/>
        <w:rPr>
          <w:sz w:val="24"/>
        </w:rPr>
      </w:pPr>
      <w:r>
        <w:rPr>
          <w:sz w:val="24"/>
        </w:rPr>
        <w:t xml:space="preserve">BMJ. (2013). Reporting guidelines for clinical prediction models: TRIPOD statement. </w:t>
      </w:r>
      <w:r>
        <w:rPr>
          <w:i/>
          <w:sz w:val="24"/>
        </w:rPr>
        <w:t>BMJ</w:t>
      </w:r>
      <w:r>
        <w:rPr>
          <w:sz w:val="24"/>
        </w:rPr>
        <w:t xml:space="preserve">, 350, </w:t>
      </w:r>
      <w:r>
        <w:rPr>
          <w:spacing w:val="-2"/>
          <w:sz w:val="24"/>
        </w:rPr>
        <w:t>l6927.</w:t>
      </w:r>
    </w:p>
    <w:p w14:paraId="15C03191" w14:textId="77777777" w:rsidR="007C5A61" w:rsidRDefault="00000000">
      <w:pPr>
        <w:pStyle w:val="ListParagraph"/>
        <w:numPr>
          <w:ilvl w:val="0"/>
          <w:numId w:val="1"/>
        </w:numPr>
        <w:tabs>
          <w:tab w:val="left" w:pos="550"/>
          <w:tab w:val="left" w:pos="552"/>
        </w:tabs>
        <w:spacing w:line="208" w:lineRule="auto"/>
        <w:ind w:left="552" w:right="952" w:hanging="459"/>
        <w:jc w:val="both"/>
        <w:rPr>
          <w:sz w:val="24"/>
        </w:rPr>
      </w:pPr>
      <w:r>
        <w:rPr>
          <w:sz w:val="24"/>
        </w:rPr>
        <w:t xml:space="preserve">American College of Emergency Physicians. (2016). </w:t>
      </w:r>
      <w:r>
        <w:rPr>
          <w:i/>
          <w:sz w:val="24"/>
        </w:rPr>
        <w:t>Emergency Department Crowding: High Impact Solutions</w:t>
      </w:r>
      <w:r>
        <w:rPr>
          <w:sz w:val="24"/>
        </w:rPr>
        <w:t>.</w:t>
      </w:r>
    </w:p>
    <w:p w14:paraId="093A4E43" w14:textId="77777777" w:rsidR="007C5A61" w:rsidRDefault="00000000">
      <w:pPr>
        <w:pStyle w:val="ListParagraph"/>
        <w:numPr>
          <w:ilvl w:val="0"/>
          <w:numId w:val="1"/>
        </w:numPr>
        <w:tabs>
          <w:tab w:val="left" w:pos="550"/>
          <w:tab w:val="left" w:pos="552"/>
        </w:tabs>
        <w:spacing w:line="208" w:lineRule="auto"/>
        <w:ind w:left="552" w:right="952" w:hanging="459"/>
        <w:jc w:val="both"/>
        <w:rPr>
          <w:sz w:val="24"/>
        </w:rPr>
      </w:pPr>
      <w:r>
        <w:rPr>
          <w:sz w:val="24"/>
        </w:rPr>
        <w:t xml:space="preserve">CITI Program. (2025). </w:t>
      </w:r>
      <w:r>
        <w:rPr>
          <w:i/>
          <w:sz w:val="24"/>
        </w:rPr>
        <w:t>Human Subjects Research Training Completion Certificate</w:t>
      </w:r>
      <w:r>
        <w:rPr>
          <w:sz w:val="24"/>
        </w:rPr>
        <w:t xml:space="preserve">. Record ID: </w:t>
      </w:r>
      <w:r>
        <w:rPr>
          <w:spacing w:val="-2"/>
          <w:sz w:val="24"/>
        </w:rPr>
        <w:t>72472937.</w:t>
      </w:r>
    </w:p>
    <w:p w14:paraId="1CD917DD" w14:textId="77777777" w:rsidR="007C5A61" w:rsidRDefault="00000000">
      <w:pPr>
        <w:pStyle w:val="ListParagraph"/>
        <w:numPr>
          <w:ilvl w:val="0"/>
          <w:numId w:val="1"/>
        </w:numPr>
        <w:tabs>
          <w:tab w:val="left" w:pos="550"/>
          <w:tab w:val="left" w:pos="552"/>
        </w:tabs>
        <w:spacing w:line="208" w:lineRule="auto"/>
        <w:ind w:left="552" w:right="952" w:hanging="459"/>
        <w:jc w:val="both"/>
        <w:rPr>
          <w:sz w:val="24"/>
        </w:rPr>
      </w:pPr>
      <w:r>
        <w:rPr>
          <w:sz w:val="24"/>
        </w:rPr>
        <w:t>BMJ</w:t>
      </w:r>
      <w:r>
        <w:rPr>
          <w:spacing w:val="-4"/>
          <w:sz w:val="24"/>
        </w:rPr>
        <w:t xml:space="preserve"> </w:t>
      </w:r>
      <w:r>
        <w:rPr>
          <w:sz w:val="24"/>
        </w:rPr>
        <w:t>Open.</w:t>
      </w:r>
      <w:r>
        <w:rPr>
          <w:spacing w:val="-3"/>
          <w:sz w:val="24"/>
        </w:rPr>
        <w:t xml:space="preserve"> </w:t>
      </w:r>
      <w:r>
        <w:rPr>
          <w:sz w:val="24"/>
        </w:rPr>
        <w:t>(2021).</w:t>
      </w:r>
      <w:r>
        <w:rPr>
          <w:spacing w:val="-3"/>
          <w:sz w:val="24"/>
        </w:rPr>
        <w:t xml:space="preserve"> </w:t>
      </w:r>
      <w:r>
        <w:rPr>
          <w:sz w:val="24"/>
        </w:rPr>
        <w:t>Clinical</w:t>
      </w:r>
      <w:r>
        <w:rPr>
          <w:spacing w:val="-4"/>
          <w:sz w:val="24"/>
        </w:rPr>
        <w:t xml:space="preserve"> </w:t>
      </w:r>
      <w:r>
        <w:rPr>
          <w:sz w:val="24"/>
        </w:rPr>
        <w:t>prediction</w:t>
      </w:r>
      <w:r>
        <w:rPr>
          <w:spacing w:val="-4"/>
          <w:sz w:val="24"/>
        </w:rPr>
        <w:t xml:space="preserve"> </w:t>
      </w:r>
      <w:r>
        <w:rPr>
          <w:sz w:val="24"/>
        </w:rPr>
        <w:t>model</w:t>
      </w:r>
      <w:r>
        <w:rPr>
          <w:spacing w:val="-4"/>
          <w:sz w:val="24"/>
        </w:rPr>
        <w:t xml:space="preserve"> </w:t>
      </w:r>
      <w:r>
        <w:rPr>
          <w:sz w:val="24"/>
        </w:rPr>
        <w:t>methodology</w:t>
      </w:r>
      <w:r>
        <w:rPr>
          <w:spacing w:val="-4"/>
          <w:sz w:val="24"/>
        </w:rPr>
        <w:t xml:space="preserve"> </w:t>
      </w:r>
      <w:r>
        <w:rPr>
          <w:sz w:val="24"/>
        </w:rPr>
        <w:t>and</w:t>
      </w:r>
      <w:r>
        <w:rPr>
          <w:spacing w:val="-4"/>
          <w:sz w:val="24"/>
        </w:rPr>
        <w:t xml:space="preserve"> </w:t>
      </w:r>
      <w:r>
        <w:rPr>
          <w:sz w:val="24"/>
        </w:rPr>
        <w:t>reporting</w:t>
      </w:r>
      <w:r>
        <w:rPr>
          <w:spacing w:val="-4"/>
          <w:sz w:val="24"/>
        </w:rPr>
        <w:t xml:space="preserve"> </w:t>
      </w:r>
      <w:r>
        <w:rPr>
          <w:sz w:val="24"/>
        </w:rPr>
        <w:t>standards.</w:t>
      </w:r>
      <w:r>
        <w:rPr>
          <w:spacing w:val="-3"/>
          <w:sz w:val="24"/>
        </w:rPr>
        <w:t xml:space="preserve"> </w:t>
      </w:r>
      <w:r>
        <w:rPr>
          <w:i/>
          <w:sz w:val="24"/>
        </w:rPr>
        <w:t>BMJ</w:t>
      </w:r>
      <w:r>
        <w:rPr>
          <w:i/>
          <w:spacing w:val="-4"/>
          <w:sz w:val="24"/>
        </w:rPr>
        <w:t xml:space="preserve"> </w:t>
      </w:r>
      <w:r>
        <w:rPr>
          <w:i/>
          <w:sz w:val="24"/>
        </w:rPr>
        <w:t>Open</w:t>
      </w:r>
      <w:r>
        <w:rPr>
          <w:sz w:val="24"/>
        </w:rPr>
        <w:t>,</w:t>
      </w:r>
      <w:r>
        <w:rPr>
          <w:spacing w:val="-3"/>
          <w:sz w:val="24"/>
        </w:rPr>
        <w:t xml:space="preserve"> </w:t>
      </w:r>
      <w:r>
        <w:rPr>
          <w:sz w:val="24"/>
        </w:rPr>
        <w:t xml:space="preserve">11, </w:t>
      </w:r>
      <w:r>
        <w:rPr>
          <w:spacing w:val="-2"/>
          <w:sz w:val="24"/>
        </w:rPr>
        <w:t>e052663.</w:t>
      </w:r>
    </w:p>
    <w:p w14:paraId="4F75439D" w14:textId="77777777" w:rsidR="007C5A61" w:rsidRDefault="00000000">
      <w:pPr>
        <w:pStyle w:val="ListParagraph"/>
        <w:numPr>
          <w:ilvl w:val="0"/>
          <w:numId w:val="1"/>
        </w:numPr>
        <w:tabs>
          <w:tab w:val="left" w:pos="550"/>
          <w:tab w:val="left" w:pos="552"/>
        </w:tabs>
        <w:spacing w:line="208" w:lineRule="auto"/>
        <w:ind w:left="552" w:right="952" w:hanging="459"/>
        <w:jc w:val="both"/>
        <w:rPr>
          <w:sz w:val="24"/>
        </w:rPr>
      </w:pPr>
      <w:r>
        <w:rPr>
          <w:sz w:val="24"/>
        </w:rPr>
        <w:t xml:space="preserve">Sensors. (2022). Healthcare monitoring and AI applications: Data quality standards. </w:t>
      </w:r>
      <w:r>
        <w:rPr>
          <w:i/>
          <w:sz w:val="24"/>
        </w:rPr>
        <w:t>Sensors</w:t>
      </w:r>
      <w:r>
        <w:rPr>
          <w:sz w:val="24"/>
        </w:rPr>
        <w:t xml:space="preserve">, 22, </w:t>
      </w:r>
      <w:r>
        <w:rPr>
          <w:spacing w:val="-2"/>
          <w:sz w:val="24"/>
        </w:rPr>
        <w:t>4968.</w:t>
      </w:r>
    </w:p>
    <w:p w14:paraId="60AFBF11" w14:textId="77777777" w:rsidR="007C5A61" w:rsidRDefault="00000000">
      <w:pPr>
        <w:pStyle w:val="ListParagraph"/>
        <w:numPr>
          <w:ilvl w:val="0"/>
          <w:numId w:val="1"/>
        </w:numPr>
        <w:tabs>
          <w:tab w:val="left" w:pos="550"/>
          <w:tab w:val="left" w:pos="552"/>
        </w:tabs>
        <w:spacing w:line="208" w:lineRule="auto"/>
        <w:ind w:left="552" w:right="952" w:hanging="459"/>
        <w:jc w:val="both"/>
        <w:rPr>
          <w:sz w:val="24"/>
        </w:rPr>
      </w:pPr>
      <w:r>
        <w:rPr>
          <w:sz w:val="24"/>
        </w:rPr>
        <w:t xml:space="preserve">NPJ Digital Medicine. (2021). Healthcare prediction models and fairness assessment. </w:t>
      </w:r>
      <w:r>
        <w:rPr>
          <w:i/>
          <w:sz w:val="24"/>
        </w:rPr>
        <w:t>NPJ Digital Medicine</w:t>
      </w:r>
      <w:r>
        <w:rPr>
          <w:sz w:val="24"/>
        </w:rPr>
        <w:t>, 4, 426.</w:t>
      </w:r>
    </w:p>
    <w:p w14:paraId="5141D1A1" w14:textId="77777777" w:rsidR="007C5A61" w:rsidRDefault="00000000">
      <w:pPr>
        <w:pStyle w:val="ListParagraph"/>
        <w:numPr>
          <w:ilvl w:val="0"/>
          <w:numId w:val="1"/>
        </w:numPr>
        <w:tabs>
          <w:tab w:val="left" w:pos="551"/>
        </w:tabs>
        <w:spacing w:line="226" w:lineRule="exact"/>
        <w:ind w:left="551" w:hanging="457"/>
        <w:jc w:val="both"/>
        <w:rPr>
          <w:sz w:val="24"/>
        </w:rPr>
      </w:pPr>
      <w:r>
        <w:rPr>
          <w:sz w:val="24"/>
        </w:rPr>
        <w:t>Nature</w:t>
      </w:r>
      <w:r>
        <w:rPr>
          <w:spacing w:val="32"/>
          <w:sz w:val="24"/>
        </w:rPr>
        <w:t xml:space="preserve"> </w:t>
      </w:r>
      <w:r>
        <w:rPr>
          <w:sz w:val="24"/>
        </w:rPr>
        <w:t>Machine</w:t>
      </w:r>
      <w:r>
        <w:rPr>
          <w:spacing w:val="32"/>
          <w:sz w:val="24"/>
        </w:rPr>
        <w:t xml:space="preserve"> </w:t>
      </w:r>
      <w:r>
        <w:rPr>
          <w:sz w:val="24"/>
        </w:rPr>
        <w:t>Intelligence.</w:t>
      </w:r>
      <w:r>
        <w:rPr>
          <w:spacing w:val="51"/>
          <w:sz w:val="24"/>
        </w:rPr>
        <w:t xml:space="preserve"> </w:t>
      </w:r>
      <w:r>
        <w:rPr>
          <w:sz w:val="24"/>
        </w:rPr>
        <w:t>(2023).</w:t>
      </w:r>
      <w:r>
        <w:rPr>
          <w:spacing w:val="51"/>
          <w:sz w:val="24"/>
        </w:rPr>
        <w:t xml:space="preserve"> </w:t>
      </w:r>
      <w:r>
        <w:rPr>
          <w:sz w:val="24"/>
        </w:rPr>
        <w:t>AI</w:t>
      </w:r>
      <w:r>
        <w:rPr>
          <w:spacing w:val="32"/>
          <w:sz w:val="24"/>
        </w:rPr>
        <w:t xml:space="preserve"> </w:t>
      </w:r>
      <w:r>
        <w:rPr>
          <w:sz w:val="24"/>
        </w:rPr>
        <w:t>in</w:t>
      </w:r>
      <w:r>
        <w:rPr>
          <w:spacing w:val="32"/>
          <w:sz w:val="24"/>
        </w:rPr>
        <w:t xml:space="preserve"> </w:t>
      </w:r>
      <w:r>
        <w:rPr>
          <w:sz w:val="24"/>
        </w:rPr>
        <w:t>healthcare:</w:t>
      </w:r>
      <w:r>
        <w:rPr>
          <w:spacing w:val="51"/>
          <w:sz w:val="24"/>
        </w:rPr>
        <w:t xml:space="preserve"> </w:t>
      </w:r>
      <w:r>
        <w:rPr>
          <w:sz w:val="24"/>
        </w:rPr>
        <w:t>Reporting</w:t>
      </w:r>
      <w:r>
        <w:rPr>
          <w:spacing w:val="32"/>
          <w:sz w:val="24"/>
        </w:rPr>
        <w:t xml:space="preserve"> </w:t>
      </w:r>
      <w:r>
        <w:rPr>
          <w:sz w:val="24"/>
        </w:rPr>
        <w:t>standards</w:t>
      </w:r>
      <w:r>
        <w:rPr>
          <w:spacing w:val="32"/>
          <w:sz w:val="24"/>
        </w:rPr>
        <w:t xml:space="preserve"> </w:t>
      </w:r>
      <w:r>
        <w:rPr>
          <w:sz w:val="24"/>
        </w:rPr>
        <w:t>and</w:t>
      </w:r>
      <w:r>
        <w:rPr>
          <w:spacing w:val="33"/>
          <w:sz w:val="24"/>
        </w:rPr>
        <w:t xml:space="preserve"> </w:t>
      </w:r>
      <w:r>
        <w:rPr>
          <w:spacing w:val="-2"/>
          <w:sz w:val="24"/>
        </w:rPr>
        <w:t>interpretability.</w:t>
      </w:r>
    </w:p>
    <w:p w14:paraId="65140140" w14:textId="77777777" w:rsidR="007C5A61" w:rsidRDefault="00000000">
      <w:pPr>
        <w:spacing w:line="239" w:lineRule="exact"/>
        <w:ind w:left="552"/>
        <w:jc w:val="both"/>
        <w:rPr>
          <w:sz w:val="24"/>
        </w:rPr>
      </w:pPr>
      <w:r>
        <w:rPr>
          <w:i/>
          <w:sz w:val="24"/>
        </w:rPr>
        <w:t>Nature</w:t>
      </w:r>
      <w:r>
        <w:rPr>
          <w:i/>
          <w:spacing w:val="-13"/>
          <w:sz w:val="24"/>
        </w:rPr>
        <w:t xml:space="preserve"> </w:t>
      </w:r>
      <w:r>
        <w:rPr>
          <w:i/>
          <w:sz w:val="24"/>
        </w:rPr>
        <w:t>Machine</w:t>
      </w:r>
      <w:r>
        <w:rPr>
          <w:i/>
          <w:spacing w:val="-12"/>
          <w:sz w:val="24"/>
        </w:rPr>
        <w:t xml:space="preserve"> </w:t>
      </w:r>
      <w:r>
        <w:rPr>
          <w:i/>
          <w:sz w:val="24"/>
        </w:rPr>
        <w:t>Intelligence</w:t>
      </w:r>
      <w:r>
        <w:rPr>
          <w:sz w:val="24"/>
        </w:rPr>
        <w:t>,</w:t>
      </w:r>
      <w:r>
        <w:rPr>
          <w:spacing w:val="-12"/>
          <w:sz w:val="24"/>
        </w:rPr>
        <w:t xml:space="preserve"> </w:t>
      </w:r>
      <w:r>
        <w:rPr>
          <w:sz w:val="24"/>
        </w:rPr>
        <w:t>5,</w:t>
      </w:r>
      <w:r>
        <w:rPr>
          <w:spacing w:val="-12"/>
          <w:sz w:val="24"/>
        </w:rPr>
        <w:t xml:space="preserve"> </w:t>
      </w:r>
      <w:r>
        <w:rPr>
          <w:spacing w:val="-4"/>
          <w:sz w:val="24"/>
        </w:rPr>
        <w:t>697.</w:t>
      </w:r>
    </w:p>
    <w:p w14:paraId="4B80E671" w14:textId="77777777" w:rsidR="007C5A61" w:rsidRDefault="00000000">
      <w:pPr>
        <w:pStyle w:val="ListParagraph"/>
        <w:numPr>
          <w:ilvl w:val="0"/>
          <w:numId w:val="1"/>
        </w:numPr>
        <w:tabs>
          <w:tab w:val="left" w:pos="550"/>
          <w:tab w:val="left" w:pos="552"/>
        </w:tabs>
        <w:spacing w:line="208" w:lineRule="auto"/>
        <w:ind w:left="552" w:right="952" w:hanging="459"/>
        <w:jc w:val="left"/>
        <w:rPr>
          <w:sz w:val="24"/>
        </w:rPr>
      </w:pPr>
      <w:r>
        <w:rPr>
          <w:sz w:val="24"/>
        </w:rPr>
        <w:t xml:space="preserve">BMC Emergency Medicine. (2024). Emergency department clinical prediction outcomes and LOS thresholds. </w:t>
      </w:r>
      <w:r>
        <w:rPr>
          <w:i/>
          <w:sz w:val="24"/>
        </w:rPr>
        <w:t>BMC Emergency Medicine</w:t>
      </w:r>
      <w:r>
        <w:rPr>
          <w:sz w:val="24"/>
        </w:rPr>
        <w:t>, 24, 965.</w:t>
      </w:r>
    </w:p>
    <w:p w14:paraId="2B154FFF" w14:textId="77777777" w:rsidR="007C5A61" w:rsidRDefault="00000000">
      <w:pPr>
        <w:pStyle w:val="ListParagraph"/>
        <w:numPr>
          <w:ilvl w:val="0"/>
          <w:numId w:val="1"/>
        </w:numPr>
        <w:tabs>
          <w:tab w:val="left" w:pos="550"/>
          <w:tab w:val="left" w:pos="552"/>
        </w:tabs>
        <w:spacing w:line="208" w:lineRule="auto"/>
        <w:ind w:left="552" w:right="952" w:hanging="459"/>
        <w:jc w:val="left"/>
        <w:rPr>
          <w:sz w:val="24"/>
        </w:rPr>
      </w:pPr>
      <w:r>
        <w:rPr>
          <w:sz w:val="24"/>
        </w:rPr>
        <w:t>PLOS</w:t>
      </w:r>
      <w:r>
        <w:rPr>
          <w:spacing w:val="31"/>
          <w:sz w:val="24"/>
        </w:rPr>
        <w:t xml:space="preserve"> </w:t>
      </w:r>
      <w:r>
        <w:rPr>
          <w:sz w:val="24"/>
        </w:rPr>
        <w:t>ONE.</w:t>
      </w:r>
      <w:r>
        <w:rPr>
          <w:spacing w:val="31"/>
          <w:sz w:val="24"/>
        </w:rPr>
        <w:t xml:space="preserve"> </w:t>
      </w:r>
      <w:r>
        <w:rPr>
          <w:sz w:val="24"/>
        </w:rPr>
        <w:t>(2021).</w:t>
      </w:r>
      <w:r>
        <w:rPr>
          <w:spacing w:val="40"/>
          <w:sz w:val="24"/>
        </w:rPr>
        <w:t xml:space="preserve"> </w:t>
      </w:r>
      <w:r>
        <w:rPr>
          <w:sz w:val="24"/>
        </w:rPr>
        <w:t>Hospital</w:t>
      </w:r>
      <w:r>
        <w:rPr>
          <w:spacing w:val="31"/>
          <w:sz w:val="24"/>
        </w:rPr>
        <w:t xml:space="preserve"> </w:t>
      </w:r>
      <w:r>
        <w:rPr>
          <w:sz w:val="24"/>
        </w:rPr>
        <w:t>length</w:t>
      </w:r>
      <w:r>
        <w:rPr>
          <w:spacing w:val="31"/>
          <w:sz w:val="24"/>
        </w:rPr>
        <w:t xml:space="preserve"> </w:t>
      </w:r>
      <w:r>
        <w:rPr>
          <w:sz w:val="24"/>
        </w:rPr>
        <w:t>of</w:t>
      </w:r>
      <w:r>
        <w:rPr>
          <w:spacing w:val="31"/>
          <w:sz w:val="24"/>
        </w:rPr>
        <w:t xml:space="preserve"> </w:t>
      </w:r>
      <w:r>
        <w:rPr>
          <w:sz w:val="24"/>
        </w:rPr>
        <w:t>stay</w:t>
      </w:r>
      <w:r>
        <w:rPr>
          <w:spacing w:val="31"/>
          <w:sz w:val="24"/>
        </w:rPr>
        <w:t xml:space="preserve"> </w:t>
      </w:r>
      <w:r>
        <w:rPr>
          <w:sz w:val="24"/>
        </w:rPr>
        <w:t>prediction</w:t>
      </w:r>
      <w:r>
        <w:rPr>
          <w:spacing w:val="31"/>
          <w:sz w:val="24"/>
        </w:rPr>
        <w:t xml:space="preserve"> </w:t>
      </w:r>
      <w:r>
        <w:rPr>
          <w:sz w:val="24"/>
        </w:rPr>
        <w:t>and</w:t>
      </w:r>
      <w:r>
        <w:rPr>
          <w:spacing w:val="31"/>
          <w:sz w:val="24"/>
        </w:rPr>
        <w:t xml:space="preserve"> </w:t>
      </w:r>
      <w:r>
        <w:rPr>
          <w:sz w:val="24"/>
        </w:rPr>
        <w:t>calibration</w:t>
      </w:r>
      <w:r>
        <w:rPr>
          <w:spacing w:val="31"/>
          <w:sz w:val="24"/>
        </w:rPr>
        <w:t xml:space="preserve"> </w:t>
      </w:r>
      <w:r>
        <w:rPr>
          <w:sz w:val="24"/>
        </w:rPr>
        <w:t>assessment.</w:t>
      </w:r>
      <w:r>
        <w:rPr>
          <w:spacing w:val="40"/>
          <w:sz w:val="24"/>
        </w:rPr>
        <w:t xml:space="preserve"> </w:t>
      </w:r>
      <w:r>
        <w:rPr>
          <w:i/>
          <w:sz w:val="24"/>
        </w:rPr>
        <w:t>PLOS</w:t>
      </w:r>
      <w:r>
        <w:rPr>
          <w:i/>
          <w:spacing w:val="31"/>
          <w:sz w:val="24"/>
        </w:rPr>
        <w:t xml:space="preserve"> </w:t>
      </w:r>
      <w:r>
        <w:rPr>
          <w:i/>
          <w:sz w:val="24"/>
        </w:rPr>
        <w:t>ONE</w:t>
      </w:r>
      <w:r>
        <w:rPr>
          <w:sz w:val="24"/>
        </w:rPr>
        <w:t xml:space="preserve">, </w:t>
      </w:r>
      <w:r>
        <w:rPr>
          <w:spacing w:val="-2"/>
          <w:sz w:val="24"/>
        </w:rPr>
        <w:t>e0252612.</w:t>
      </w:r>
    </w:p>
    <w:p w14:paraId="6BAAC665" w14:textId="77777777" w:rsidR="007C5A61" w:rsidRDefault="00000000">
      <w:pPr>
        <w:pStyle w:val="ListParagraph"/>
        <w:numPr>
          <w:ilvl w:val="0"/>
          <w:numId w:val="1"/>
        </w:numPr>
        <w:tabs>
          <w:tab w:val="left" w:pos="550"/>
          <w:tab w:val="left" w:pos="552"/>
        </w:tabs>
        <w:spacing w:line="208" w:lineRule="auto"/>
        <w:ind w:left="552" w:right="952" w:hanging="459"/>
        <w:jc w:val="left"/>
        <w:rPr>
          <w:sz w:val="24"/>
        </w:rPr>
      </w:pPr>
      <w:r>
        <w:rPr>
          <w:sz w:val="24"/>
        </w:rPr>
        <w:t xml:space="preserve">International Journal of Medical Informatics. (2019). Clinical prediction research and missing data handling. </w:t>
      </w:r>
      <w:r>
        <w:rPr>
          <w:i/>
          <w:sz w:val="24"/>
        </w:rPr>
        <w:t>International Journal of Medical Informatics</w:t>
      </w:r>
      <w:r>
        <w:rPr>
          <w:sz w:val="24"/>
        </w:rPr>
        <w:t>, 13865056.</w:t>
      </w:r>
    </w:p>
    <w:p w14:paraId="118A0BF4" w14:textId="77777777" w:rsidR="007C5A61" w:rsidRDefault="00000000">
      <w:pPr>
        <w:pStyle w:val="ListParagraph"/>
        <w:numPr>
          <w:ilvl w:val="0"/>
          <w:numId w:val="1"/>
        </w:numPr>
        <w:tabs>
          <w:tab w:val="left" w:pos="550"/>
          <w:tab w:val="left" w:pos="552"/>
        </w:tabs>
        <w:spacing w:line="208" w:lineRule="auto"/>
        <w:ind w:left="552" w:right="952" w:hanging="459"/>
        <w:jc w:val="left"/>
        <w:rPr>
          <w:sz w:val="24"/>
        </w:rPr>
      </w:pPr>
      <w:r>
        <w:rPr>
          <w:sz w:val="24"/>
        </w:rPr>
        <w:t>International</w:t>
      </w:r>
      <w:r>
        <w:rPr>
          <w:spacing w:val="40"/>
          <w:sz w:val="24"/>
        </w:rPr>
        <w:t xml:space="preserve"> </w:t>
      </w:r>
      <w:r>
        <w:rPr>
          <w:sz w:val="24"/>
        </w:rPr>
        <w:t>Journal</w:t>
      </w:r>
      <w:r>
        <w:rPr>
          <w:spacing w:val="40"/>
          <w:sz w:val="24"/>
        </w:rPr>
        <w:t xml:space="preserve"> </w:t>
      </w:r>
      <w:r>
        <w:rPr>
          <w:sz w:val="24"/>
        </w:rPr>
        <w:t>of</w:t>
      </w:r>
      <w:r>
        <w:rPr>
          <w:spacing w:val="40"/>
          <w:sz w:val="24"/>
        </w:rPr>
        <w:t xml:space="preserve"> </w:t>
      </w:r>
      <w:r>
        <w:rPr>
          <w:sz w:val="24"/>
        </w:rPr>
        <w:t>Medical</w:t>
      </w:r>
      <w:r>
        <w:rPr>
          <w:spacing w:val="40"/>
          <w:sz w:val="24"/>
        </w:rPr>
        <w:t xml:space="preserve"> </w:t>
      </w:r>
      <w:r>
        <w:rPr>
          <w:sz w:val="24"/>
        </w:rPr>
        <w:t>Informatics.</w:t>
      </w:r>
      <w:r>
        <w:rPr>
          <w:spacing w:val="80"/>
          <w:sz w:val="24"/>
        </w:rPr>
        <w:t xml:space="preserve"> </w:t>
      </w:r>
      <w:r>
        <w:rPr>
          <w:sz w:val="24"/>
        </w:rPr>
        <w:t>(2024).</w:t>
      </w:r>
      <w:r>
        <w:rPr>
          <w:spacing w:val="80"/>
          <w:sz w:val="24"/>
        </w:rPr>
        <w:t xml:space="preserve"> </w:t>
      </w:r>
      <w:r>
        <w:rPr>
          <w:sz w:val="24"/>
        </w:rPr>
        <w:t>Medical</w:t>
      </w:r>
      <w:r>
        <w:rPr>
          <w:spacing w:val="40"/>
          <w:sz w:val="24"/>
        </w:rPr>
        <w:t xml:space="preserve"> </w:t>
      </w:r>
      <w:r>
        <w:rPr>
          <w:sz w:val="24"/>
        </w:rPr>
        <w:t>informatics</w:t>
      </w:r>
      <w:r>
        <w:rPr>
          <w:spacing w:val="40"/>
          <w:sz w:val="24"/>
        </w:rPr>
        <w:t xml:space="preserve"> </w:t>
      </w:r>
      <w:r>
        <w:rPr>
          <w:sz w:val="24"/>
        </w:rPr>
        <w:t>research</w:t>
      </w:r>
      <w:r>
        <w:rPr>
          <w:spacing w:val="40"/>
          <w:sz w:val="24"/>
        </w:rPr>
        <w:t xml:space="preserve"> </w:t>
      </w:r>
      <w:r>
        <w:rPr>
          <w:sz w:val="24"/>
        </w:rPr>
        <w:t>and</w:t>
      </w:r>
      <w:r>
        <w:rPr>
          <w:spacing w:val="40"/>
          <w:sz w:val="24"/>
        </w:rPr>
        <w:t xml:space="preserve"> </w:t>
      </w:r>
      <w:r>
        <w:rPr>
          <w:sz w:val="24"/>
        </w:rPr>
        <w:t>LOS</w:t>
      </w:r>
      <w:r>
        <w:rPr>
          <w:spacing w:val="40"/>
          <w:sz w:val="24"/>
        </w:rPr>
        <w:t xml:space="preserve"> </w:t>
      </w:r>
      <w:r>
        <w:rPr>
          <w:sz w:val="24"/>
        </w:rPr>
        <w:t xml:space="preserve">prediction variables. </w:t>
      </w:r>
      <w:r>
        <w:rPr>
          <w:i/>
          <w:sz w:val="24"/>
        </w:rPr>
        <w:t>International Journal of Medical Informatics</w:t>
      </w:r>
      <w:r>
        <w:rPr>
          <w:sz w:val="24"/>
        </w:rPr>
        <w:t>, 13865056.</w:t>
      </w:r>
    </w:p>
    <w:p w14:paraId="77F93B78" w14:textId="77777777" w:rsidR="007C5A61" w:rsidRDefault="00000000">
      <w:pPr>
        <w:pStyle w:val="ListParagraph"/>
        <w:numPr>
          <w:ilvl w:val="0"/>
          <w:numId w:val="1"/>
        </w:numPr>
        <w:tabs>
          <w:tab w:val="left" w:pos="551"/>
        </w:tabs>
        <w:spacing w:line="226" w:lineRule="exact"/>
        <w:ind w:left="551" w:hanging="457"/>
        <w:jc w:val="left"/>
        <w:rPr>
          <w:sz w:val="24"/>
        </w:rPr>
      </w:pPr>
      <w:r>
        <w:rPr>
          <w:sz w:val="24"/>
        </w:rPr>
        <w:t>arXiv.</w:t>
      </w:r>
      <w:r>
        <w:rPr>
          <w:spacing w:val="-15"/>
          <w:sz w:val="24"/>
        </w:rPr>
        <w:t xml:space="preserve"> </w:t>
      </w:r>
      <w:r>
        <w:rPr>
          <w:sz w:val="24"/>
        </w:rPr>
        <w:t>(2025).</w:t>
      </w:r>
      <w:r>
        <w:rPr>
          <w:spacing w:val="-14"/>
          <w:sz w:val="24"/>
        </w:rPr>
        <w:t xml:space="preserve"> </w:t>
      </w:r>
      <w:r>
        <w:rPr>
          <w:sz w:val="24"/>
        </w:rPr>
        <w:t>Textual</w:t>
      </w:r>
      <w:r>
        <w:rPr>
          <w:spacing w:val="-15"/>
          <w:sz w:val="24"/>
        </w:rPr>
        <w:t xml:space="preserve"> </w:t>
      </w:r>
      <w:r>
        <w:rPr>
          <w:sz w:val="24"/>
        </w:rPr>
        <w:t>representation</w:t>
      </w:r>
      <w:r>
        <w:rPr>
          <w:spacing w:val="-14"/>
          <w:sz w:val="24"/>
        </w:rPr>
        <w:t xml:space="preserve"> </w:t>
      </w:r>
      <w:r>
        <w:rPr>
          <w:sz w:val="24"/>
        </w:rPr>
        <w:t>of</w:t>
      </w:r>
      <w:r>
        <w:rPr>
          <w:spacing w:val="-15"/>
          <w:sz w:val="24"/>
        </w:rPr>
        <w:t xml:space="preserve"> </w:t>
      </w:r>
      <w:r>
        <w:rPr>
          <w:sz w:val="24"/>
        </w:rPr>
        <w:t>categories</w:t>
      </w:r>
      <w:r>
        <w:rPr>
          <w:spacing w:val="-14"/>
          <w:sz w:val="24"/>
        </w:rPr>
        <w:t xml:space="preserve"> </w:t>
      </w:r>
      <w:r>
        <w:rPr>
          <w:sz w:val="24"/>
        </w:rPr>
        <w:t>in</w:t>
      </w:r>
      <w:r>
        <w:rPr>
          <w:spacing w:val="-14"/>
          <w:sz w:val="24"/>
        </w:rPr>
        <w:t xml:space="preserve"> </w:t>
      </w:r>
      <w:r>
        <w:rPr>
          <w:sz w:val="24"/>
        </w:rPr>
        <w:t>patient</w:t>
      </w:r>
      <w:r>
        <w:rPr>
          <w:spacing w:val="-15"/>
          <w:sz w:val="24"/>
        </w:rPr>
        <w:t xml:space="preserve"> </w:t>
      </w:r>
      <w:r>
        <w:rPr>
          <w:sz w:val="24"/>
        </w:rPr>
        <w:t>profiles.</w:t>
      </w:r>
      <w:r>
        <w:rPr>
          <w:spacing w:val="-14"/>
          <w:sz w:val="24"/>
        </w:rPr>
        <w:t xml:space="preserve"> </w:t>
      </w:r>
      <w:r>
        <w:rPr>
          <w:i/>
          <w:sz w:val="24"/>
        </w:rPr>
        <w:t>arXiv</w:t>
      </w:r>
      <w:r>
        <w:rPr>
          <w:i/>
          <w:spacing w:val="-15"/>
          <w:sz w:val="24"/>
        </w:rPr>
        <w:t xml:space="preserve"> </w:t>
      </w:r>
      <w:r>
        <w:rPr>
          <w:i/>
          <w:sz w:val="24"/>
        </w:rPr>
        <w:t>preprint</w:t>
      </w:r>
      <w:r>
        <w:rPr>
          <w:sz w:val="24"/>
        </w:rPr>
        <w:t>,</w:t>
      </w:r>
      <w:r>
        <w:rPr>
          <w:spacing w:val="-14"/>
          <w:sz w:val="24"/>
        </w:rPr>
        <w:t xml:space="preserve"> </w:t>
      </w:r>
      <w:r>
        <w:rPr>
          <w:spacing w:val="-2"/>
          <w:sz w:val="24"/>
        </w:rPr>
        <w:t>2512.14683.</w:t>
      </w:r>
    </w:p>
    <w:p w14:paraId="2F6B74C3" w14:textId="77777777" w:rsidR="007C5A61" w:rsidRDefault="00000000">
      <w:pPr>
        <w:pStyle w:val="ListParagraph"/>
        <w:numPr>
          <w:ilvl w:val="0"/>
          <w:numId w:val="1"/>
        </w:numPr>
        <w:tabs>
          <w:tab w:val="left" w:pos="551"/>
        </w:tabs>
        <w:spacing w:line="239" w:lineRule="exact"/>
        <w:ind w:left="551" w:hanging="457"/>
        <w:jc w:val="left"/>
        <w:rPr>
          <w:sz w:val="24"/>
        </w:rPr>
      </w:pPr>
      <w:r>
        <w:rPr>
          <w:sz w:val="24"/>
        </w:rPr>
        <w:t>Artificial</w:t>
      </w:r>
      <w:r>
        <w:rPr>
          <w:spacing w:val="9"/>
          <w:sz w:val="24"/>
        </w:rPr>
        <w:t xml:space="preserve"> </w:t>
      </w:r>
      <w:r>
        <w:rPr>
          <w:sz w:val="24"/>
        </w:rPr>
        <w:t>Intelligence</w:t>
      </w:r>
      <w:r>
        <w:rPr>
          <w:spacing w:val="9"/>
          <w:sz w:val="24"/>
        </w:rPr>
        <w:t xml:space="preserve"> </w:t>
      </w:r>
      <w:r>
        <w:rPr>
          <w:sz w:val="24"/>
        </w:rPr>
        <w:t>in</w:t>
      </w:r>
      <w:r>
        <w:rPr>
          <w:spacing w:val="9"/>
          <w:sz w:val="24"/>
        </w:rPr>
        <w:t xml:space="preserve"> </w:t>
      </w:r>
      <w:r>
        <w:rPr>
          <w:sz w:val="24"/>
        </w:rPr>
        <w:t>Medicine.</w:t>
      </w:r>
      <w:r>
        <w:rPr>
          <w:spacing w:val="16"/>
          <w:sz w:val="24"/>
        </w:rPr>
        <w:t xml:space="preserve"> </w:t>
      </w:r>
      <w:r>
        <w:rPr>
          <w:sz w:val="24"/>
        </w:rPr>
        <w:t>(2019).</w:t>
      </w:r>
      <w:r>
        <w:rPr>
          <w:spacing w:val="16"/>
          <w:sz w:val="24"/>
        </w:rPr>
        <w:t xml:space="preserve"> </w:t>
      </w:r>
      <w:r>
        <w:rPr>
          <w:sz w:val="24"/>
        </w:rPr>
        <w:t>Clinical</w:t>
      </w:r>
      <w:r>
        <w:rPr>
          <w:spacing w:val="10"/>
          <w:sz w:val="24"/>
        </w:rPr>
        <w:t xml:space="preserve"> </w:t>
      </w:r>
      <w:r>
        <w:rPr>
          <w:sz w:val="24"/>
        </w:rPr>
        <w:t>decision</w:t>
      </w:r>
      <w:r>
        <w:rPr>
          <w:spacing w:val="9"/>
          <w:sz w:val="24"/>
        </w:rPr>
        <w:t xml:space="preserve"> </w:t>
      </w:r>
      <w:r>
        <w:rPr>
          <w:sz w:val="24"/>
        </w:rPr>
        <w:t>support</w:t>
      </w:r>
      <w:r>
        <w:rPr>
          <w:spacing w:val="9"/>
          <w:sz w:val="24"/>
        </w:rPr>
        <w:t xml:space="preserve"> </w:t>
      </w:r>
      <w:r>
        <w:rPr>
          <w:sz w:val="24"/>
        </w:rPr>
        <w:t>systems</w:t>
      </w:r>
      <w:r>
        <w:rPr>
          <w:spacing w:val="9"/>
          <w:sz w:val="24"/>
        </w:rPr>
        <w:t xml:space="preserve"> </w:t>
      </w:r>
      <w:r>
        <w:rPr>
          <w:sz w:val="24"/>
        </w:rPr>
        <w:t>and</w:t>
      </w:r>
      <w:r>
        <w:rPr>
          <w:spacing w:val="9"/>
          <w:sz w:val="24"/>
        </w:rPr>
        <w:t xml:space="preserve"> </w:t>
      </w:r>
      <w:r>
        <w:rPr>
          <w:sz w:val="24"/>
        </w:rPr>
        <w:t>model</w:t>
      </w:r>
      <w:r>
        <w:rPr>
          <w:spacing w:val="9"/>
          <w:sz w:val="24"/>
        </w:rPr>
        <w:t xml:space="preserve"> </w:t>
      </w:r>
      <w:r>
        <w:rPr>
          <w:spacing w:val="-2"/>
          <w:sz w:val="24"/>
        </w:rPr>
        <w:t>selection.</w:t>
      </w:r>
    </w:p>
    <w:p w14:paraId="486B3495" w14:textId="77777777" w:rsidR="007C5A61" w:rsidRDefault="00000000">
      <w:pPr>
        <w:spacing w:line="239" w:lineRule="exact"/>
        <w:ind w:left="552"/>
        <w:rPr>
          <w:sz w:val="24"/>
        </w:rPr>
      </w:pPr>
      <w:r>
        <w:rPr>
          <w:i/>
          <w:sz w:val="24"/>
        </w:rPr>
        <w:t>Artificial</w:t>
      </w:r>
      <w:r>
        <w:rPr>
          <w:i/>
          <w:spacing w:val="-11"/>
          <w:sz w:val="24"/>
        </w:rPr>
        <w:t xml:space="preserve"> </w:t>
      </w:r>
      <w:r>
        <w:rPr>
          <w:i/>
          <w:sz w:val="24"/>
        </w:rPr>
        <w:t>Intelligence</w:t>
      </w:r>
      <w:r>
        <w:rPr>
          <w:i/>
          <w:spacing w:val="-10"/>
          <w:sz w:val="24"/>
        </w:rPr>
        <w:t xml:space="preserve"> </w:t>
      </w:r>
      <w:r>
        <w:rPr>
          <w:i/>
          <w:sz w:val="24"/>
        </w:rPr>
        <w:t>in</w:t>
      </w:r>
      <w:r>
        <w:rPr>
          <w:i/>
          <w:spacing w:val="-11"/>
          <w:sz w:val="24"/>
        </w:rPr>
        <w:t xml:space="preserve"> </w:t>
      </w:r>
      <w:r>
        <w:rPr>
          <w:i/>
          <w:sz w:val="24"/>
        </w:rPr>
        <w:t>Medicine</w:t>
      </w:r>
      <w:r>
        <w:rPr>
          <w:sz w:val="24"/>
        </w:rPr>
        <w:t>,</w:t>
      </w:r>
      <w:r>
        <w:rPr>
          <w:spacing w:val="-10"/>
          <w:sz w:val="24"/>
        </w:rPr>
        <w:t xml:space="preserve"> </w:t>
      </w:r>
      <w:r>
        <w:rPr>
          <w:sz w:val="24"/>
        </w:rPr>
        <w:t>102,</w:t>
      </w:r>
      <w:r>
        <w:rPr>
          <w:spacing w:val="-11"/>
          <w:sz w:val="24"/>
        </w:rPr>
        <w:t xml:space="preserve"> </w:t>
      </w:r>
      <w:r>
        <w:rPr>
          <w:spacing w:val="-2"/>
          <w:sz w:val="24"/>
        </w:rPr>
        <w:t>101762.</w:t>
      </w:r>
    </w:p>
    <w:p w14:paraId="53CD0681" w14:textId="77777777" w:rsidR="007C5A61" w:rsidRDefault="00000000">
      <w:pPr>
        <w:pStyle w:val="ListParagraph"/>
        <w:numPr>
          <w:ilvl w:val="0"/>
          <w:numId w:val="1"/>
        </w:numPr>
        <w:tabs>
          <w:tab w:val="left" w:pos="550"/>
          <w:tab w:val="left" w:pos="552"/>
        </w:tabs>
        <w:spacing w:line="208" w:lineRule="auto"/>
        <w:ind w:left="552" w:right="952" w:hanging="459"/>
        <w:jc w:val="left"/>
        <w:rPr>
          <w:sz w:val="24"/>
        </w:rPr>
      </w:pPr>
      <w:r>
        <w:rPr>
          <w:sz w:val="24"/>
        </w:rPr>
        <w:t>Scientific</w:t>
      </w:r>
      <w:r>
        <w:rPr>
          <w:spacing w:val="-15"/>
          <w:sz w:val="24"/>
        </w:rPr>
        <w:t xml:space="preserve"> </w:t>
      </w:r>
      <w:r>
        <w:rPr>
          <w:sz w:val="24"/>
        </w:rPr>
        <w:t>Reports.</w:t>
      </w:r>
      <w:r>
        <w:rPr>
          <w:spacing w:val="-15"/>
          <w:sz w:val="24"/>
        </w:rPr>
        <w:t xml:space="preserve"> </w:t>
      </w:r>
      <w:r>
        <w:rPr>
          <w:sz w:val="24"/>
        </w:rPr>
        <w:t>(2023).</w:t>
      </w:r>
      <w:r>
        <w:rPr>
          <w:spacing w:val="-15"/>
          <w:sz w:val="24"/>
        </w:rPr>
        <w:t xml:space="preserve"> </w:t>
      </w:r>
      <w:r>
        <w:rPr>
          <w:sz w:val="24"/>
        </w:rPr>
        <w:t>Machine</w:t>
      </w:r>
      <w:r>
        <w:rPr>
          <w:spacing w:val="-15"/>
          <w:sz w:val="24"/>
        </w:rPr>
        <w:t xml:space="preserve"> </w:t>
      </w:r>
      <w:r>
        <w:rPr>
          <w:sz w:val="24"/>
        </w:rPr>
        <w:t>learning</w:t>
      </w:r>
      <w:r>
        <w:rPr>
          <w:spacing w:val="-15"/>
          <w:sz w:val="24"/>
        </w:rPr>
        <w:t xml:space="preserve"> </w:t>
      </w:r>
      <w:r>
        <w:rPr>
          <w:sz w:val="24"/>
        </w:rPr>
        <w:t>in</w:t>
      </w:r>
      <w:r>
        <w:rPr>
          <w:spacing w:val="-15"/>
          <w:sz w:val="24"/>
        </w:rPr>
        <w:t xml:space="preserve"> </w:t>
      </w:r>
      <w:r>
        <w:rPr>
          <w:sz w:val="24"/>
        </w:rPr>
        <w:t>healthcare</w:t>
      </w:r>
      <w:r>
        <w:rPr>
          <w:spacing w:val="-15"/>
          <w:sz w:val="24"/>
        </w:rPr>
        <w:t xml:space="preserve"> </w:t>
      </w:r>
      <w:r>
        <w:rPr>
          <w:sz w:val="24"/>
        </w:rPr>
        <w:t>and</w:t>
      </w:r>
      <w:r>
        <w:rPr>
          <w:spacing w:val="-15"/>
          <w:sz w:val="24"/>
        </w:rPr>
        <w:t xml:space="preserve"> </w:t>
      </w:r>
      <w:r>
        <w:rPr>
          <w:sz w:val="24"/>
        </w:rPr>
        <w:t>reproducibility.</w:t>
      </w:r>
      <w:r>
        <w:rPr>
          <w:spacing w:val="-15"/>
          <w:sz w:val="24"/>
        </w:rPr>
        <w:t xml:space="preserve"> </w:t>
      </w:r>
      <w:r>
        <w:rPr>
          <w:i/>
          <w:sz w:val="24"/>
        </w:rPr>
        <w:t>Scientific</w:t>
      </w:r>
      <w:r>
        <w:rPr>
          <w:i/>
          <w:spacing w:val="-15"/>
          <w:sz w:val="24"/>
        </w:rPr>
        <w:t xml:space="preserve"> </w:t>
      </w:r>
      <w:r>
        <w:rPr>
          <w:i/>
          <w:sz w:val="24"/>
        </w:rPr>
        <w:t>Reports</w:t>
      </w:r>
      <w:r>
        <w:rPr>
          <w:sz w:val="24"/>
        </w:rPr>
        <w:t>,</w:t>
      </w:r>
      <w:r>
        <w:rPr>
          <w:spacing w:val="-15"/>
          <w:sz w:val="24"/>
        </w:rPr>
        <w:t xml:space="preserve"> </w:t>
      </w:r>
      <w:r>
        <w:rPr>
          <w:sz w:val="24"/>
        </w:rPr>
        <w:t xml:space="preserve">13, </w:t>
      </w:r>
      <w:r>
        <w:rPr>
          <w:spacing w:val="-2"/>
          <w:sz w:val="24"/>
        </w:rPr>
        <w:t>40661.</w:t>
      </w:r>
    </w:p>
    <w:p w14:paraId="7B7F5C8D" w14:textId="77777777" w:rsidR="007C5A61" w:rsidRDefault="00000000">
      <w:pPr>
        <w:pStyle w:val="ListParagraph"/>
        <w:numPr>
          <w:ilvl w:val="0"/>
          <w:numId w:val="1"/>
        </w:numPr>
        <w:tabs>
          <w:tab w:val="left" w:pos="550"/>
          <w:tab w:val="left" w:pos="552"/>
        </w:tabs>
        <w:spacing w:line="208" w:lineRule="auto"/>
        <w:ind w:left="552" w:right="952" w:hanging="459"/>
        <w:jc w:val="left"/>
        <w:rPr>
          <w:sz w:val="24"/>
        </w:rPr>
      </w:pPr>
      <w:r>
        <w:rPr>
          <w:sz w:val="24"/>
        </w:rPr>
        <w:t xml:space="preserve">BMC Medical Informatics and Decision Making. (2021). Clinical prediction modeling and feature ablation. </w:t>
      </w:r>
      <w:r>
        <w:rPr>
          <w:i/>
          <w:sz w:val="24"/>
        </w:rPr>
        <w:t>BMC Medical Informatics and Decision Making</w:t>
      </w:r>
      <w:r>
        <w:rPr>
          <w:sz w:val="24"/>
        </w:rPr>
        <w:t>, 21, 1660.</w:t>
      </w:r>
    </w:p>
    <w:p w14:paraId="600E7752" w14:textId="77777777" w:rsidR="007C5A61" w:rsidRDefault="00000000">
      <w:pPr>
        <w:pStyle w:val="ListParagraph"/>
        <w:numPr>
          <w:ilvl w:val="0"/>
          <w:numId w:val="1"/>
        </w:numPr>
        <w:tabs>
          <w:tab w:val="left" w:pos="550"/>
          <w:tab w:val="left" w:pos="552"/>
        </w:tabs>
        <w:spacing w:line="208" w:lineRule="auto"/>
        <w:ind w:left="552" w:right="952" w:hanging="459"/>
        <w:jc w:val="left"/>
        <w:rPr>
          <w:sz w:val="24"/>
        </w:rPr>
      </w:pPr>
      <w:r>
        <w:rPr>
          <w:sz w:val="24"/>
        </w:rPr>
        <w:t xml:space="preserve">Mayo Clinic Proceedings Digital Health. (2025). AI in emergency departments and clinical utility assessment. </w:t>
      </w:r>
      <w:r>
        <w:rPr>
          <w:i/>
          <w:sz w:val="24"/>
        </w:rPr>
        <w:t>Mayo Clinic Proceedings Digital Health</w:t>
      </w:r>
      <w:r>
        <w:rPr>
          <w:sz w:val="24"/>
        </w:rPr>
        <w:t>, 3(1), 100197.</w:t>
      </w:r>
    </w:p>
    <w:p w14:paraId="2604666C" w14:textId="77777777" w:rsidR="007C5A61" w:rsidRDefault="00000000">
      <w:pPr>
        <w:pStyle w:val="ListParagraph"/>
        <w:numPr>
          <w:ilvl w:val="0"/>
          <w:numId w:val="1"/>
        </w:numPr>
        <w:tabs>
          <w:tab w:val="left" w:pos="551"/>
        </w:tabs>
        <w:spacing w:line="226" w:lineRule="exact"/>
        <w:ind w:left="551" w:hanging="457"/>
        <w:jc w:val="left"/>
        <w:rPr>
          <w:sz w:val="24"/>
        </w:rPr>
      </w:pPr>
      <w:r>
        <w:rPr>
          <w:sz w:val="24"/>
        </w:rPr>
        <w:t>MedInform.</w:t>
      </w:r>
      <w:r>
        <w:rPr>
          <w:spacing w:val="-9"/>
          <w:sz w:val="24"/>
        </w:rPr>
        <w:t xml:space="preserve"> </w:t>
      </w:r>
      <w:r>
        <w:rPr>
          <w:sz w:val="24"/>
        </w:rPr>
        <w:t>(2024).</w:t>
      </w:r>
      <w:r>
        <w:rPr>
          <w:spacing w:val="-9"/>
          <w:sz w:val="24"/>
        </w:rPr>
        <w:t xml:space="preserve"> </w:t>
      </w:r>
      <w:r>
        <w:rPr>
          <w:sz w:val="24"/>
        </w:rPr>
        <w:t>Chief</w:t>
      </w:r>
      <w:r>
        <w:rPr>
          <w:spacing w:val="-9"/>
          <w:sz w:val="24"/>
        </w:rPr>
        <w:t xml:space="preserve"> </w:t>
      </w:r>
      <w:r>
        <w:rPr>
          <w:sz w:val="24"/>
        </w:rPr>
        <w:t>complaint</w:t>
      </w:r>
      <w:r>
        <w:rPr>
          <w:spacing w:val="-9"/>
          <w:sz w:val="24"/>
        </w:rPr>
        <w:t xml:space="preserve"> </w:t>
      </w:r>
      <w:r>
        <w:rPr>
          <w:sz w:val="24"/>
        </w:rPr>
        <w:t>text</w:t>
      </w:r>
      <w:r>
        <w:rPr>
          <w:spacing w:val="-9"/>
          <w:sz w:val="24"/>
        </w:rPr>
        <w:t xml:space="preserve"> </w:t>
      </w:r>
      <w:r>
        <w:rPr>
          <w:sz w:val="24"/>
        </w:rPr>
        <w:t>analysis</w:t>
      </w:r>
      <w:r>
        <w:rPr>
          <w:spacing w:val="-9"/>
          <w:sz w:val="24"/>
        </w:rPr>
        <w:t xml:space="preserve"> </w:t>
      </w:r>
      <w:r>
        <w:rPr>
          <w:sz w:val="24"/>
        </w:rPr>
        <w:t>for</w:t>
      </w:r>
      <w:r>
        <w:rPr>
          <w:spacing w:val="-9"/>
          <w:sz w:val="24"/>
        </w:rPr>
        <w:t xml:space="preserve"> </w:t>
      </w:r>
      <w:r>
        <w:rPr>
          <w:sz w:val="24"/>
        </w:rPr>
        <w:t>clinical</w:t>
      </w:r>
      <w:r>
        <w:rPr>
          <w:spacing w:val="-9"/>
          <w:sz w:val="24"/>
        </w:rPr>
        <w:t xml:space="preserve"> </w:t>
      </w:r>
      <w:r>
        <w:rPr>
          <w:sz w:val="24"/>
        </w:rPr>
        <w:t>prediction.</w:t>
      </w:r>
      <w:r>
        <w:rPr>
          <w:spacing w:val="-8"/>
          <w:sz w:val="24"/>
        </w:rPr>
        <w:t xml:space="preserve"> </w:t>
      </w:r>
      <w:r>
        <w:rPr>
          <w:i/>
          <w:sz w:val="24"/>
        </w:rPr>
        <w:t>MedInform</w:t>
      </w:r>
      <w:r>
        <w:rPr>
          <w:sz w:val="24"/>
        </w:rPr>
        <w:t>,</w:t>
      </w:r>
      <w:r>
        <w:rPr>
          <w:spacing w:val="-9"/>
          <w:sz w:val="24"/>
        </w:rPr>
        <w:t xml:space="preserve"> </w:t>
      </w:r>
      <w:r>
        <w:rPr>
          <w:sz w:val="24"/>
        </w:rPr>
        <w:t>11,</w:t>
      </w:r>
      <w:r>
        <w:rPr>
          <w:spacing w:val="-9"/>
          <w:sz w:val="24"/>
        </w:rPr>
        <w:t xml:space="preserve"> </w:t>
      </w:r>
      <w:r>
        <w:rPr>
          <w:sz w:val="24"/>
        </w:rPr>
        <w:t>45-</w:t>
      </w:r>
      <w:r>
        <w:rPr>
          <w:spacing w:val="-5"/>
          <w:sz w:val="24"/>
        </w:rPr>
        <w:t>52.</w:t>
      </w:r>
    </w:p>
    <w:p w14:paraId="11DA0AB7" w14:textId="77777777" w:rsidR="007C5A61" w:rsidRDefault="00000000">
      <w:pPr>
        <w:pStyle w:val="ListParagraph"/>
        <w:numPr>
          <w:ilvl w:val="0"/>
          <w:numId w:val="1"/>
        </w:numPr>
        <w:tabs>
          <w:tab w:val="left" w:pos="551"/>
        </w:tabs>
        <w:spacing w:line="239" w:lineRule="exact"/>
        <w:ind w:left="551" w:hanging="457"/>
        <w:jc w:val="left"/>
        <w:rPr>
          <w:sz w:val="24"/>
        </w:rPr>
      </w:pPr>
      <w:r>
        <w:rPr>
          <w:spacing w:val="-2"/>
          <w:sz w:val="24"/>
        </w:rPr>
        <w:t>Sun,</w:t>
      </w:r>
      <w:r>
        <w:rPr>
          <w:spacing w:val="-4"/>
          <w:sz w:val="24"/>
        </w:rPr>
        <w:t xml:space="preserve"> </w:t>
      </w:r>
      <w:r>
        <w:rPr>
          <w:spacing w:val="-2"/>
          <w:sz w:val="24"/>
        </w:rPr>
        <w:t>B.</w:t>
      </w:r>
      <w:r>
        <w:rPr>
          <w:spacing w:val="-7"/>
          <w:sz w:val="24"/>
        </w:rPr>
        <w:t xml:space="preserve"> </w:t>
      </w:r>
      <w:r>
        <w:rPr>
          <w:spacing w:val="-2"/>
          <w:sz w:val="24"/>
        </w:rPr>
        <w:t>C.,</w:t>
      </w:r>
      <w:r>
        <w:rPr>
          <w:spacing w:val="-3"/>
          <w:sz w:val="24"/>
        </w:rPr>
        <w:t xml:space="preserve"> </w:t>
      </w:r>
      <w:r>
        <w:rPr>
          <w:spacing w:val="-2"/>
          <w:sz w:val="24"/>
        </w:rPr>
        <w:t>et</w:t>
      </w:r>
      <w:r>
        <w:rPr>
          <w:spacing w:val="-7"/>
          <w:sz w:val="24"/>
        </w:rPr>
        <w:t xml:space="preserve"> </w:t>
      </w:r>
      <w:r>
        <w:rPr>
          <w:spacing w:val="-2"/>
          <w:sz w:val="24"/>
        </w:rPr>
        <w:t>al.</w:t>
      </w:r>
      <w:r>
        <w:rPr>
          <w:spacing w:val="-4"/>
          <w:sz w:val="24"/>
        </w:rPr>
        <w:t xml:space="preserve"> </w:t>
      </w:r>
      <w:r>
        <w:rPr>
          <w:spacing w:val="-2"/>
          <w:sz w:val="24"/>
        </w:rPr>
        <w:t>(2013).</w:t>
      </w:r>
      <w:r>
        <w:rPr>
          <w:spacing w:val="-3"/>
          <w:sz w:val="24"/>
        </w:rPr>
        <w:t xml:space="preserve"> </w:t>
      </w:r>
      <w:r>
        <w:rPr>
          <w:spacing w:val="-2"/>
          <w:sz w:val="24"/>
        </w:rPr>
        <w:t>Effect</w:t>
      </w:r>
      <w:r>
        <w:rPr>
          <w:spacing w:val="-8"/>
          <w:sz w:val="24"/>
        </w:rPr>
        <w:t xml:space="preserve"> </w:t>
      </w:r>
      <w:r>
        <w:rPr>
          <w:spacing w:val="-2"/>
          <w:sz w:val="24"/>
        </w:rPr>
        <w:t>of</w:t>
      </w:r>
      <w:r>
        <w:rPr>
          <w:spacing w:val="-7"/>
          <w:sz w:val="24"/>
        </w:rPr>
        <w:t xml:space="preserve"> </w:t>
      </w:r>
      <w:r>
        <w:rPr>
          <w:spacing w:val="-2"/>
          <w:sz w:val="24"/>
        </w:rPr>
        <w:t>emergency</w:t>
      </w:r>
      <w:r>
        <w:rPr>
          <w:spacing w:val="-7"/>
          <w:sz w:val="24"/>
        </w:rPr>
        <w:t xml:space="preserve"> </w:t>
      </w:r>
      <w:r>
        <w:rPr>
          <w:spacing w:val="-2"/>
          <w:sz w:val="24"/>
        </w:rPr>
        <w:t>department</w:t>
      </w:r>
      <w:r>
        <w:rPr>
          <w:spacing w:val="-6"/>
          <w:sz w:val="24"/>
        </w:rPr>
        <w:t xml:space="preserve"> </w:t>
      </w:r>
      <w:r>
        <w:rPr>
          <w:spacing w:val="-2"/>
          <w:sz w:val="24"/>
        </w:rPr>
        <w:t>crowding</w:t>
      </w:r>
      <w:r>
        <w:rPr>
          <w:spacing w:val="-7"/>
          <w:sz w:val="24"/>
        </w:rPr>
        <w:t xml:space="preserve"> </w:t>
      </w:r>
      <w:r>
        <w:rPr>
          <w:spacing w:val="-2"/>
          <w:sz w:val="24"/>
        </w:rPr>
        <w:t>on</w:t>
      </w:r>
      <w:r>
        <w:rPr>
          <w:spacing w:val="-7"/>
          <w:sz w:val="24"/>
        </w:rPr>
        <w:t xml:space="preserve"> </w:t>
      </w:r>
      <w:r>
        <w:rPr>
          <w:spacing w:val="-2"/>
          <w:sz w:val="24"/>
        </w:rPr>
        <w:t>outcomes</w:t>
      </w:r>
      <w:r>
        <w:rPr>
          <w:spacing w:val="-7"/>
          <w:sz w:val="24"/>
        </w:rPr>
        <w:t xml:space="preserve"> </w:t>
      </w:r>
      <w:r>
        <w:rPr>
          <w:spacing w:val="-2"/>
          <w:sz w:val="24"/>
        </w:rPr>
        <w:t>of</w:t>
      </w:r>
      <w:r>
        <w:rPr>
          <w:spacing w:val="-6"/>
          <w:sz w:val="24"/>
        </w:rPr>
        <w:t xml:space="preserve"> </w:t>
      </w:r>
      <w:r>
        <w:rPr>
          <w:spacing w:val="-2"/>
          <w:sz w:val="24"/>
        </w:rPr>
        <w:t>admitted</w:t>
      </w:r>
      <w:r>
        <w:rPr>
          <w:spacing w:val="-7"/>
          <w:sz w:val="24"/>
        </w:rPr>
        <w:t xml:space="preserve"> </w:t>
      </w:r>
      <w:r>
        <w:rPr>
          <w:spacing w:val="-2"/>
          <w:sz w:val="24"/>
        </w:rPr>
        <w:t>patients.</w:t>
      </w:r>
    </w:p>
    <w:p w14:paraId="74D9BAE9" w14:textId="77777777" w:rsidR="007C5A61" w:rsidRDefault="00000000">
      <w:pPr>
        <w:spacing w:line="258" w:lineRule="exact"/>
        <w:ind w:left="552"/>
        <w:rPr>
          <w:sz w:val="24"/>
        </w:rPr>
      </w:pPr>
      <w:r>
        <w:rPr>
          <w:i/>
          <w:sz w:val="24"/>
        </w:rPr>
        <w:t>Annals</w:t>
      </w:r>
      <w:r>
        <w:rPr>
          <w:i/>
          <w:spacing w:val="-11"/>
          <w:sz w:val="24"/>
        </w:rPr>
        <w:t xml:space="preserve"> </w:t>
      </w:r>
      <w:r>
        <w:rPr>
          <w:i/>
          <w:sz w:val="24"/>
        </w:rPr>
        <w:t>of</w:t>
      </w:r>
      <w:r>
        <w:rPr>
          <w:i/>
          <w:spacing w:val="-11"/>
          <w:sz w:val="24"/>
        </w:rPr>
        <w:t xml:space="preserve"> </w:t>
      </w:r>
      <w:r>
        <w:rPr>
          <w:i/>
          <w:sz w:val="24"/>
        </w:rPr>
        <w:t>Emergency</w:t>
      </w:r>
      <w:r>
        <w:rPr>
          <w:i/>
          <w:spacing w:val="-10"/>
          <w:sz w:val="24"/>
        </w:rPr>
        <w:t xml:space="preserve"> </w:t>
      </w:r>
      <w:r>
        <w:rPr>
          <w:i/>
          <w:sz w:val="24"/>
        </w:rPr>
        <w:t>Medicine</w:t>
      </w:r>
      <w:r>
        <w:rPr>
          <w:sz w:val="24"/>
        </w:rPr>
        <w:t>,</w:t>
      </w:r>
      <w:r>
        <w:rPr>
          <w:spacing w:val="-11"/>
          <w:sz w:val="24"/>
        </w:rPr>
        <w:t xml:space="preserve"> </w:t>
      </w:r>
      <w:r>
        <w:rPr>
          <w:sz w:val="24"/>
        </w:rPr>
        <w:t>61,</w:t>
      </w:r>
      <w:r>
        <w:rPr>
          <w:spacing w:val="-11"/>
          <w:sz w:val="24"/>
        </w:rPr>
        <w:t xml:space="preserve"> </w:t>
      </w:r>
      <w:r>
        <w:rPr>
          <w:sz w:val="24"/>
        </w:rPr>
        <w:t>605-</w:t>
      </w:r>
      <w:r>
        <w:rPr>
          <w:spacing w:val="-4"/>
          <w:sz w:val="24"/>
        </w:rPr>
        <w:t>611.</w:t>
      </w:r>
    </w:p>
    <w:p w14:paraId="5FE471D5" w14:textId="77777777" w:rsidR="007C5A61" w:rsidRDefault="007C5A61">
      <w:pPr>
        <w:spacing w:line="258" w:lineRule="exact"/>
        <w:rPr>
          <w:sz w:val="24"/>
        </w:rPr>
        <w:sectPr w:rsidR="007C5A61">
          <w:type w:val="continuous"/>
          <w:pgSz w:w="11910" w:h="16840"/>
          <w:pgMar w:top="400" w:right="0" w:bottom="1240" w:left="283" w:header="763" w:footer="1033" w:gutter="0"/>
          <w:cols w:num="2" w:space="720" w:equalWidth="0">
            <w:col w:w="467" w:space="65"/>
            <w:col w:w="11095"/>
          </w:cols>
        </w:sectPr>
      </w:pPr>
    </w:p>
    <w:p w14:paraId="59EFD583" w14:textId="77777777" w:rsidR="007C5A61" w:rsidRDefault="007C5A61">
      <w:pPr>
        <w:pStyle w:val="BodyText"/>
        <w:spacing w:before="9"/>
        <w:rPr>
          <w:sz w:val="17"/>
        </w:rPr>
      </w:pPr>
    </w:p>
    <w:p w14:paraId="60DEFA53" w14:textId="77777777" w:rsidR="007C5A61" w:rsidRDefault="007C5A61">
      <w:pPr>
        <w:pStyle w:val="BodyText"/>
        <w:rPr>
          <w:sz w:val="17"/>
        </w:rPr>
        <w:sectPr w:rsidR="007C5A61">
          <w:pgSz w:w="11910" w:h="16840"/>
          <w:pgMar w:top="1160" w:right="0" w:bottom="1220" w:left="283" w:header="763" w:footer="1033" w:gutter="0"/>
          <w:cols w:space="720"/>
        </w:sectPr>
      </w:pPr>
    </w:p>
    <w:p w14:paraId="65362608" w14:textId="77777777" w:rsidR="007C5A61" w:rsidRDefault="00000000">
      <w:pPr>
        <w:spacing w:before="143"/>
        <w:ind w:left="139"/>
        <w:rPr>
          <w:rFonts w:ascii="Arial MT"/>
          <w:sz w:val="20"/>
        </w:rPr>
      </w:pPr>
      <w:r>
        <w:rPr>
          <w:rFonts w:ascii="Arial MT"/>
          <w:spacing w:val="-5"/>
          <w:sz w:val="20"/>
        </w:rPr>
        <w:t>458</w:t>
      </w:r>
    </w:p>
    <w:p w14:paraId="695DDF9D" w14:textId="77777777" w:rsidR="007C5A61" w:rsidRDefault="00000000">
      <w:pPr>
        <w:spacing w:before="9"/>
        <w:ind w:left="139"/>
        <w:rPr>
          <w:rFonts w:ascii="Arial MT"/>
          <w:sz w:val="20"/>
        </w:rPr>
      </w:pPr>
      <w:r>
        <w:rPr>
          <w:rFonts w:ascii="Arial MT"/>
          <w:spacing w:val="-5"/>
          <w:sz w:val="20"/>
        </w:rPr>
        <w:t>459</w:t>
      </w:r>
    </w:p>
    <w:p w14:paraId="51587AA7" w14:textId="77777777" w:rsidR="007C5A61" w:rsidRDefault="00000000">
      <w:pPr>
        <w:spacing w:before="9"/>
        <w:ind w:left="139"/>
        <w:rPr>
          <w:rFonts w:ascii="Arial MT"/>
          <w:sz w:val="20"/>
        </w:rPr>
      </w:pPr>
      <w:r>
        <w:rPr>
          <w:rFonts w:ascii="Arial MT"/>
          <w:spacing w:val="-5"/>
          <w:sz w:val="20"/>
        </w:rPr>
        <w:t>460</w:t>
      </w:r>
    </w:p>
    <w:p w14:paraId="4A6632BB" w14:textId="77777777" w:rsidR="007C5A61" w:rsidRDefault="00000000">
      <w:pPr>
        <w:spacing w:before="9"/>
        <w:ind w:left="139"/>
        <w:rPr>
          <w:rFonts w:ascii="Arial MT"/>
          <w:sz w:val="20"/>
        </w:rPr>
      </w:pPr>
      <w:r>
        <w:rPr>
          <w:rFonts w:ascii="Arial MT"/>
          <w:spacing w:val="-5"/>
          <w:sz w:val="20"/>
        </w:rPr>
        <w:t>461</w:t>
      </w:r>
    </w:p>
    <w:p w14:paraId="4DB51683" w14:textId="77777777" w:rsidR="007C5A61" w:rsidRDefault="00000000">
      <w:pPr>
        <w:spacing w:before="9"/>
        <w:ind w:left="139"/>
        <w:rPr>
          <w:rFonts w:ascii="Arial MT"/>
          <w:sz w:val="20"/>
        </w:rPr>
      </w:pPr>
      <w:r>
        <w:rPr>
          <w:rFonts w:ascii="Arial MT"/>
          <w:spacing w:val="-5"/>
          <w:sz w:val="20"/>
        </w:rPr>
        <w:t>462</w:t>
      </w:r>
    </w:p>
    <w:p w14:paraId="372D6C9E" w14:textId="77777777" w:rsidR="007C5A61" w:rsidRDefault="00000000">
      <w:pPr>
        <w:spacing w:before="9"/>
        <w:ind w:left="139"/>
        <w:rPr>
          <w:rFonts w:ascii="Arial MT"/>
          <w:sz w:val="20"/>
        </w:rPr>
      </w:pPr>
      <w:r>
        <w:rPr>
          <w:rFonts w:ascii="Arial MT"/>
          <w:spacing w:val="-5"/>
          <w:sz w:val="20"/>
        </w:rPr>
        <w:t>463</w:t>
      </w:r>
    </w:p>
    <w:p w14:paraId="64ACB8BF" w14:textId="77777777" w:rsidR="007C5A61" w:rsidRDefault="00000000">
      <w:pPr>
        <w:spacing w:before="9"/>
        <w:ind w:left="139"/>
        <w:rPr>
          <w:rFonts w:ascii="Arial MT"/>
          <w:sz w:val="20"/>
        </w:rPr>
      </w:pPr>
      <w:r>
        <w:rPr>
          <w:rFonts w:ascii="Arial MT"/>
          <w:spacing w:val="-5"/>
          <w:sz w:val="20"/>
        </w:rPr>
        <w:t>464</w:t>
      </w:r>
    </w:p>
    <w:p w14:paraId="51385EF0" w14:textId="77777777" w:rsidR="007C5A61" w:rsidRDefault="00000000">
      <w:pPr>
        <w:spacing w:before="9"/>
        <w:ind w:left="139"/>
        <w:rPr>
          <w:rFonts w:ascii="Arial MT"/>
          <w:sz w:val="20"/>
        </w:rPr>
      </w:pPr>
      <w:r>
        <w:rPr>
          <w:rFonts w:ascii="Arial MT"/>
          <w:spacing w:val="-5"/>
          <w:sz w:val="20"/>
        </w:rPr>
        <w:t>465</w:t>
      </w:r>
    </w:p>
    <w:p w14:paraId="7A9EF813" w14:textId="77777777" w:rsidR="007C5A61" w:rsidRDefault="00000000">
      <w:pPr>
        <w:spacing w:before="10"/>
        <w:ind w:left="139"/>
        <w:rPr>
          <w:rFonts w:ascii="Arial MT"/>
          <w:sz w:val="20"/>
        </w:rPr>
      </w:pPr>
      <w:r>
        <w:rPr>
          <w:rFonts w:ascii="Arial MT"/>
          <w:spacing w:val="-5"/>
          <w:sz w:val="20"/>
        </w:rPr>
        <w:t>466</w:t>
      </w:r>
    </w:p>
    <w:p w14:paraId="3F9FD768" w14:textId="77777777" w:rsidR="007C5A61" w:rsidRDefault="00000000">
      <w:pPr>
        <w:spacing w:before="9"/>
        <w:ind w:left="139"/>
        <w:rPr>
          <w:rFonts w:ascii="Arial MT"/>
          <w:sz w:val="20"/>
        </w:rPr>
      </w:pPr>
      <w:r>
        <w:rPr>
          <w:rFonts w:ascii="Arial MT"/>
          <w:spacing w:val="-5"/>
          <w:sz w:val="20"/>
        </w:rPr>
        <w:t>467</w:t>
      </w:r>
    </w:p>
    <w:p w14:paraId="721776D6" w14:textId="77777777" w:rsidR="007C5A61" w:rsidRDefault="00000000">
      <w:pPr>
        <w:spacing w:before="9"/>
        <w:ind w:left="139"/>
        <w:rPr>
          <w:rFonts w:ascii="Arial MT"/>
          <w:sz w:val="20"/>
        </w:rPr>
      </w:pPr>
      <w:r>
        <w:rPr>
          <w:rFonts w:ascii="Arial MT"/>
          <w:spacing w:val="-5"/>
          <w:sz w:val="20"/>
        </w:rPr>
        <w:t>468</w:t>
      </w:r>
    </w:p>
    <w:p w14:paraId="0936E994" w14:textId="77777777" w:rsidR="007C5A61" w:rsidRDefault="00000000">
      <w:pPr>
        <w:spacing w:before="9"/>
        <w:ind w:left="139"/>
        <w:rPr>
          <w:rFonts w:ascii="Arial MT"/>
          <w:sz w:val="20"/>
        </w:rPr>
      </w:pPr>
      <w:r>
        <w:rPr>
          <w:rFonts w:ascii="Arial MT"/>
          <w:spacing w:val="-5"/>
          <w:sz w:val="20"/>
        </w:rPr>
        <w:t>469</w:t>
      </w:r>
    </w:p>
    <w:p w14:paraId="1AAB93BB" w14:textId="77777777" w:rsidR="007C5A61" w:rsidRDefault="00000000">
      <w:pPr>
        <w:spacing w:before="9"/>
        <w:ind w:left="139"/>
        <w:rPr>
          <w:rFonts w:ascii="Arial MT"/>
          <w:sz w:val="20"/>
        </w:rPr>
      </w:pPr>
      <w:r>
        <w:rPr>
          <w:rFonts w:ascii="Arial MT"/>
          <w:spacing w:val="-5"/>
          <w:sz w:val="20"/>
        </w:rPr>
        <w:t>470</w:t>
      </w:r>
    </w:p>
    <w:p w14:paraId="434F32EB" w14:textId="77777777" w:rsidR="007C5A61" w:rsidRDefault="00000000">
      <w:pPr>
        <w:spacing w:before="9"/>
        <w:ind w:left="139"/>
        <w:rPr>
          <w:rFonts w:ascii="Arial MT"/>
          <w:sz w:val="20"/>
        </w:rPr>
      </w:pPr>
      <w:r>
        <w:rPr>
          <w:rFonts w:ascii="Arial MT"/>
          <w:spacing w:val="-5"/>
          <w:sz w:val="20"/>
        </w:rPr>
        <w:t>471</w:t>
      </w:r>
    </w:p>
    <w:p w14:paraId="50612DDF" w14:textId="77777777" w:rsidR="007C5A61" w:rsidRDefault="00000000">
      <w:pPr>
        <w:spacing w:before="9"/>
        <w:ind w:left="139"/>
        <w:rPr>
          <w:rFonts w:ascii="Arial MT"/>
          <w:sz w:val="20"/>
        </w:rPr>
      </w:pPr>
      <w:r>
        <w:rPr>
          <w:rFonts w:ascii="Arial MT"/>
          <w:spacing w:val="-5"/>
          <w:sz w:val="20"/>
        </w:rPr>
        <w:t>472</w:t>
      </w:r>
    </w:p>
    <w:p w14:paraId="3B29AF4F" w14:textId="77777777" w:rsidR="007C5A61" w:rsidRDefault="00000000">
      <w:pPr>
        <w:spacing w:before="9"/>
        <w:ind w:left="139"/>
        <w:rPr>
          <w:rFonts w:ascii="Arial MT"/>
          <w:sz w:val="20"/>
        </w:rPr>
      </w:pPr>
      <w:r>
        <w:rPr>
          <w:rFonts w:ascii="Arial MT"/>
          <w:spacing w:val="-5"/>
          <w:sz w:val="20"/>
        </w:rPr>
        <w:t>473</w:t>
      </w:r>
    </w:p>
    <w:p w14:paraId="493747BC" w14:textId="77777777" w:rsidR="007C5A61" w:rsidRDefault="00000000">
      <w:pPr>
        <w:spacing w:before="10"/>
        <w:ind w:left="139"/>
        <w:rPr>
          <w:rFonts w:ascii="Arial MT"/>
          <w:sz w:val="20"/>
        </w:rPr>
      </w:pPr>
      <w:r>
        <w:rPr>
          <w:rFonts w:ascii="Arial MT"/>
          <w:spacing w:val="-5"/>
          <w:sz w:val="20"/>
        </w:rPr>
        <w:t>474</w:t>
      </w:r>
    </w:p>
    <w:p w14:paraId="68C7CF8F" w14:textId="77777777" w:rsidR="007C5A61" w:rsidRDefault="00000000">
      <w:pPr>
        <w:spacing w:before="9"/>
        <w:ind w:left="139"/>
        <w:rPr>
          <w:rFonts w:ascii="Arial MT"/>
          <w:sz w:val="20"/>
        </w:rPr>
      </w:pPr>
      <w:r>
        <w:rPr>
          <w:rFonts w:ascii="Arial MT"/>
          <w:spacing w:val="-5"/>
          <w:sz w:val="20"/>
        </w:rPr>
        <w:t>475</w:t>
      </w:r>
    </w:p>
    <w:p w14:paraId="5472A01A" w14:textId="77777777" w:rsidR="007C5A61" w:rsidRDefault="00000000">
      <w:pPr>
        <w:pStyle w:val="ListParagraph"/>
        <w:numPr>
          <w:ilvl w:val="0"/>
          <w:numId w:val="1"/>
        </w:numPr>
        <w:tabs>
          <w:tab w:val="left" w:pos="595"/>
          <w:tab w:val="left" w:pos="597"/>
        </w:tabs>
        <w:spacing w:before="135" w:line="208" w:lineRule="auto"/>
        <w:ind w:right="906" w:hanging="459"/>
        <w:jc w:val="both"/>
        <w:rPr>
          <w:sz w:val="24"/>
        </w:rPr>
      </w:pPr>
      <w:r>
        <w:br w:type="column"/>
      </w:r>
      <w:r>
        <w:rPr>
          <w:sz w:val="24"/>
        </w:rPr>
        <w:t>Burke,</w:t>
      </w:r>
      <w:r>
        <w:rPr>
          <w:spacing w:val="31"/>
          <w:sz w:val="24"/>
        </w:rPr>
        <w:t xml:space="preserve"> </w:t>
      </w:r>
      <w:r>
        <w:rPr>
          <w:sz w:val="24"/>
        </w:rPr>
        <w:t>L. G.,</w:t>
      </w:r>
      <w:r>
        <w:rPr>
          <w:spacing w:val="31"/>
          <w:sz w:val="24"/>
        </w:rPr>
        <w:t xml:space="preserve"> </w:t>
      </w:r>
      <w:r>
        <w:rPr>
          <w:sz w:val="24"/>
        </w:rPr>
        <w:t>Burke,</w:t>
      </w:r>
      <w:r>
        <w:rPr>
          <w:spacing w:val="31"/>
          <w:sz w:val="24"/>
        </w:rPr>
        <w:t xml:space="preserve"> </w:t>
      </w:r>
      <w:r>
        <w:rPr>
          <w:sz w:val="24"/>
        </w:rPr>
        <w:t>R. C.,</w:t>
      </w:r>
      <w:r>
        <w:rPr>
          <w:spacing w:val="31"/>
          <w:sz w:val="24"/>
        </w:rPr>
        <w:t xml:space="preserve"> </w:t>
      </w:r>
      <w:r>
        <w:rPr>
          <w:sz w:val="24"/>
        </w:rPr>
        <w:t>Epstein,</w:t>
      </w:r>
      <w:r>
        <w:rPr>
          <w:spacing w:val="31"/>
          <w:sz w:val="24"/>
        </w:rPr>
        <w:t xml:space="preserve"> </w:t>
      </w:r>
      <w:r>
        <w:rPr>
          <w:sz w:val="24"/>
        </w:rPr>
        <w:t>S. K.,</w:t>
      </w:r>
      <w:r>
        <w:rPr>
          <w:spacing w:val="31"/>
          <w:sz w:val="24"/>
        </w:rPr>
        <w:t xml:space="preserve"> </w:t>
      </w:r>
      <w:r>
        <w:rPr>
          <w:sz w:val="24"/>
        </w:rPr>
        <w:t>Orav,</w:t>
      </w:r>
      <w:r>
        <w:rPr>
          <w:spacing w:val="31"/>
          <w:sz w:val="24"/>
        </w:rPr>
        <w:t xml:space="preserve"> </w:t>
      </w:r>
      <w:r>
        <w:rPr>
          <w:sz w:val="24"/>
        </w:rPr>
        <w:t>E. J.,</w:t>
      </w:r>
      <w:r>
        <w:rPr>
          <w:spacing w:val="31"/>
          <w:sz w:val="24"/>
        </w:rPr>
        <w:t xml:space="preserve"> </w:t>
      </w:r>
      <w:r>
        <w:rPr>
          <w:sz w:val="24"/>
        </w:rPr>
        <w:t>&amp; Jha,</w:t>
      </w:r>
      <w:r>
        <w:rPr>
          <w:spacing w:val="31"/>
          <w:sz w:val="24"/>
        </w:rPr>
        <w:t xml:space="preserve"> </w:t>
      </w:r>
      <w:r>
        <w:rPr>
          <w:sz w:val="24"/>
        </w:rPr>
        <w:t>A. K. (2020).</w:t>
      </w:r>
      <w:r>
        <w:rPr>
          <w:spacing w:val="31"/>
          <w:sz w:val="24"/>
        </w:rPr>
        <w:t xml:space="preserve"> </w:t>
      </w:r>
      <w:r>
        <w:rPr>
          <w:sz w:val="24"/>
        </w:rPr>
        <w:t xml:space="preserve">Trends in Costs of Care for Medicare Beneficiaries Treated in the Emergency Department From 2011 to 2016. </w:t>
      </w:r>
      <w:r>
        <w:rPr>
          <w:i/>
          <w:sz w:val="24"/>
        </w:rPr>
        <w:t>JAMA Network Open</w:t>
      </w:r>
      <w:r>
        <w:rPr>
          <w:sz w:val="24"/>
        </w:rPr>
        <w:t>, 3, e208229.</w:t>
      </w:r>
    </w:p>
    <w:p w14:paraId="4C74E8A6" w14:textId="77777777" w:rsidR="007C5A61" w:rsidRDefault="00000000">
      <w:pPr>
        <w:pStyle w:val="ListParagraph"/>
        <w:numPr>
          <w:ilvl w:val="0"/>
          <w:numId w:val="1"/>
        </w:numPr>
        <w:tabs>
          <w:tab w:val="left" w:pos="595"/>
          <w:tab w:val="left" w:pos="597"/>
        </w:tabs>
        <w:spacing w:line="208" w:lineRule="auto"/>
        <w:ind w:right="906" w:hanging="459"/>
        <w:jc w:val="both"/>
        <w:rPr>
          <w:sz w:val="24"/>
        </w:rPr>
      </w:pPr>
      <w:r>
        <w:rPr>
          <w:sz w:val="24"/>
        </w:rPr>
        <w:t>Jeong, H., Wang, H., &amp; Calmon, F. P. (2022). Fairness without Imputation: A Decision Tree Approach</w:t>
      </w:r>
      <w:r>
        <w:rPr>
          <w:spacing w:val="-14"/>
          <w:sz w:val="24"/>
        </w:rPr>
        <w:t xml:space="preserve"> </w:t>
      </w:r>
      <w:r>
        <w:rPr>
          <w:sz w:val="24"/>
        </w:rPr>
        <w:t>for</w:t>
      </w:r>
      <w:r>
        <w:rPr>
          <w:spacing w:val="-13"/>
          <w:sz w:val="24"/>
        </w:rPr>
        <w:t xml:space="preserve"> </w:t>
      </w:r>
      <w:r>
        <w:rPr>
          <w:sz w:val="24"/>
        </w:rPr>
        <w:t>Fair</w:t>
      </w:r>
      <w:r>
        <w:rPr>
          <w:spacing w:val="-14"/>
          <w:sz w:val="24"/>
        </w:rPr>
        <w:t xml:space="preserve"> </w:t>
      </w:r>
      <w:r>
        <w:rPr>
          <w:sz w:val="24"/>
        </w:rPr>
        <w:t>Prediction</w:t>
      </w:r>
      <w:r>
        <w:rPr>
          <w:spacing w:val="-14"/>
          <w:sz w:val="24"/>
        </w:rPr>
        <w:t xml:space="preserve"> </w:t>
      </w:r>
      <w:r>
        <w:rPr>
          <w:sz w:val="24"/>
        </w:rPr>
        <w:t>with</w:t>
      </w:r>
      <w:r>
        <w:rPr>
          <w:spacing w:val="-13"/>
          <w:sz w:val="24"/>
        </w:rPr>
        <w:t xml:space="preserve"> </w:t>
      </w:r>
      <w:r>
        <w:rPr>
          <w:sz w:val="24"/>
        </w:rPr>
        <w:t>Missing</w:t>
      </w:r>
      <w:r>
        <w:rPr>
          <w:spacing w:val="-14"/>
          <w:sz w:val="24"/>
        </w:rPr>
        <w:t xml:space="preserve"> </w:t>
      </w:r>
      <w:r>
        <w:rPr>
          <w:sz w:val="24"/>
        </w:rPr>
        <w:t>Values.</w:t>
      </w:r>
      <w:r>
        <w:rPr>
          <w:spacing w:val="-13"/>
          <w:sz w:val="24"/>
        </w:rPr>
        <w:t xml:space="preserve"> </w:t>
      </w:r>
      <w:r>
        <w:rPr>
          <w:i/>
          <w:sz w:val="24"/>
        </w:rPr>
        <w:t>Proceedings</w:t>
      </w:r>
      <w:r>
        <w:rPr>
          <w:i/>
          <w:spacing w:val="-14"/>
          <w:sz w:val="24"/>
        </w:rPr>
        <w:t xml:space="preserve"> </w:t>
      </w:r>
      <w:r>
        <w:rPr>
          <w:i/>
          <w:sz w:val="24"/>
        </w:rPr>
        <w:t>of</w:t>
      </w:r>
      <w:r>
        <w:rPr>
          <w:i/>
          <w:spacing w:val="-13"/>
          <w:sz w:val="24"/>
        </w:rPr>
        <w:t xml:space="preserve"> </w:t>
      </w:r>
      <w:r>
        <w:rPr>
          <w:i/>
          <w:sz w:val="24"/>
        </w:rPr>
        <w:t>the</w:t>
      </w:r>
      <w:r>
        <w:rPr>
          <w:i/>
          <w:spacing w:val="-14"/>
          <w:sz w:val="24"/>
        </w:rPr>
        <w:t xml:space="preserve"> </w:t>
      </w:r>
      <w:r>
        <w:rPr>
          <w:i/>
          <w:sz w:val="24"/>
        </w:rPr>
        <w:t>AAAI</w:t>
      </w:r>
      <w:r>
        <w:rPr>
          <w:i/>
          <w:spacing w:val="-14"/>
          <w:sz w:val="24"/>
        </w:rPr>
        <w:t xml:space="preserve"> </w:t>
      </w:r>
      <w:r>
        <w:rPr>
          <w:i/>
          <w:sz w:val="24"/>
        </w:rPr>
        <w:t>Conference</w:t>
      </w:r>
      <w:r>
        <w:rPr>
          <w:i/>
          <w:spacing w:val="-13"/>
          <w:sz w:val="24"/>
        </w:rPr>
        <w:t xml:space="preserve"> </w:t>
      </w:r>
      <w:r>
        <w:rPr>
          <w:i/>
          <w:sz w:val="24"/>
        </w:rPr>
        <w:t>on</w:t>
      </w:r>
      <w:r>
        <w:rPr>
          <w:i/>
          <w:spacing w:val="-14"/>
          <w:sz w:val="24"/>
        </w:rPr>
        <w:t xml:space="preserve"> </w:t>
      </w:r>
      <w:r>
        <w:rPr>
          <w:i/>
          <w:sz w:val="24"/>
        </w:rPr>
        <w:t>Artificial Intelligence</w:t>
      </w:r>
      <w:r>
        <w:rPr>
          <w:sz w:val="24"/>
        </w:rPr>
        <w:t>, 36(9), 9561-9569.</w:t>
      </w:r>
    </w:p>
    <w:p w14:paraId="3C0E1507" w14:textId="77777777" w:rsidR="007C5A61" w:rsidRDefault="00000000">
      <w:pPr>
        <w:pStyle w:val="ListParagraph"/>
        <w:numPr>
          <w:ilvl w:val="0"/>
          <w:numId w:val="1"/>
        </w:numPr>
        <w:tabs>
          <w:tab w:val="left" w:pos="595"/>
          <w:tab w:val="left" w:pos="597"/>
        </w:tabs>
        <w:spacing w:line="208" w:lineRule="auto"/>
        <w:ind w:right="906" w:hanging="459"/>
        <w:jc w:val="both"/>
        <w:rPr>
          <w:sz w:val="24"/>
        </w:rPr>
      </w:pPr>
      <w:r>
        <w:rPr>
          <w:sz w:val="24"/>
        </w:rPr>
        <w:t>World Health Organization. (2025). ATC/DDD Index 2025. WHO Collaborating Centre for Drug Statistics Methodology, Oslo, Norway.</w:t>
      </w:r>
    </w:p>
    <w:p w14:paraId="03497687" w14:textId="77777777" w:rsidR="007C5A61" w:rsidRDefault="00000000">
      <w:pPr>
        <w:pStyle w:val="ListParagraph"/>
        <w:numPr>
          <w:ilvl w:val="0"/>
          <w:numId w:val="1"/>
        </w:numPr>
        <w:tabs>
          <w:tab w:val="left" w:pos="595"/>
          <w:tab w:val="left" w:pos="597"/>
        </w:tabs>
        <w:spacing w:line="208" w:lineRule="auto"/>
        <w:ind w:right="906" w:hanging="459"/>
        <w:jc w:val="both"/>
        <w:rPr>
          <w:sz w:val="24"/>
        </w:rPr>
      </w:pPr>
      <w:r>
        <w:rPr>
          <w:sz w:val="24"/>
        </w:rPr>
        <w:t>Intensive</w:t>
      </w:r>
      <w:r>
        <w:rPr>
          <w:spacing w:val="-13"/>
          <w:sz w:val="24"/>
        </w:rPr>
        <w:t xml:space="preserve"> </w:t>
      </w:r>
      <w:r>
        <w:rPr>
          <w:sz w:val="24"/>
        </w:rPr>
        <w:t>Care</w:t>
      </w:r>
      <w:r>
        <w:rPr>
          <w:spacing w:val="-14"/>
          <w:sz w:val="24"/>
        </w:rPr>
        <w:t xml:space="preserve"> </w:t>
      </w:r>
      <w:r>
        <w:rPr>
          <w:sz w:val="24"/>
        </w:rPr>
        <w:t>Medicine.</w:t>
      </w:r>
      <w:r>
        <w:rPr>
          <w:spacing w:val="-12"/>
          <w:sz w:val="24"/>
        </w:rPr>
        <w:t xml:space="preserve"> </w:t>
      </w:r>
      <w:r>
        <w:rPr>
          <w:sz w:val="24"/>
        </w:rPr>
        <w:t>(2019).</w:t>
      </w:r>
      <w:r>
        <w:rPr>
          <w:spacing w:val="-12"/>
          <w:sz w:val="24"/>
        </w:rPr>
        <w:t xml:space="preserve"> </w:t>
      </w:r>
      <w:r>
        <w:rPr>
          <w:sz w:val="24"/>
        </w:rPr>
        <w:t>Emergency</w:t>
      </w:r>
      <w:r>
        <w:rPr>
          <w:spacing w:val="-14"/>
          <w:sz w:val="24"/>
        </w:rPr>
        <w:t xml:space="preserve"> </w:t>
      </w:r>
      <w:r>
        <w:rPr>
          <w:sz w:val="24"/>
        </w:rPr>
        <w:t>department</w:t>
      </w:r>
      <w:r>
        <w:rPr>
          <w:spacing w:val="-13"/>
          <w:sz w:val="24"/>
        </w:rPr>
        <w:t xml:space="preserve"> </w:t>
      </w:r>
      <w:r>
        <w:rPr>
          <w:sz w:val="24"/>
        </w:rPr>
        <w:t>triage</w:t>
      </w:r>
      <w:r>
        <w:rPr>
          <w:spacing w:val="-13"/>
          <w:sz w:val="24"/>
        </w:rPr>
        <w:t xml:space="preserve"> </w:t>
      </w:r>
      <w:r>
        <w:rPr>
          <w:sz w:val="24"/>
        </w:rPr>
        <w:t>prediction</w:t>
      </w:r>
      <w:r>
        <w:rPr>
          <w:spacing w:val="-14"/>
          <w:sz w:val="24"/>
        </w:rPr>
        <w:t xml:space="preserve"> </w:t>
      </w:r>
      <w:r>
        <w:rPr>
          <w:sz w:val="24"/>
        </w:rPr>
        <w:t>of</w:t>
      </w:r>
      <w:r>
        <w:rPr>
          <w:spacing w:val="-13"/>
          <w:sz w:val="24"/>
        </w:rPr>
        <w:t xml:space="preserve"> </w:t>
      </w:r>
      <w:r>
        <w:rPr>
          <w:sz w:val="24"/>
        </w:rPr>
        <w:t>clinical</w:t>
      </w:r>
      <w:r>
        <w:rPr>
          <w:spacing w:val="-14"/>
          <w:sz w:val="24"/>
        </w:rPr>
        <w:t xml:space="preserve"> </w:t>
      </w:r>
      <w:r>
        <w:rPr>
          <w:sz w:val="24"/>
        </w:rPr>
        <w:t>outcomes</w:t>
      </w:r>
      <w:r>
        <w:rPr>
          <w:spacing w:val="-13"/>
          <w:sz w:val="24"/>
        </w:rPr>
        <w:t xml:space="preserve"> </w:t>
      </w:r>
      <w:r>
        <w:rPr>
          <w:sz w:val="24"/>
        </w:rPr>
        <w:t xml:space="preserve">using machine learning models. </w:t>
      </w:r>
      <w:r>
        <w:rPr>
          <w:i/>
          <w:sz w:val="24"/>
        </w:rPr>
        <w:t>Intensive Care Medicine</w:t>
      </w:r>
      <w:r>
        <w:rPr>
          <w:sz w:val="24"/>
        </w:rPr>
        <w:t>, 23(1), 64.</w:t>
      </w:r>
    </w:p>
    <w:p w14:paraId="3454C95F" w14:textId="77777777" w:rsidR="007C5A61" w:rsidRDefault="00000000">
      <w:pPr>
        <w:pStyle w:val="ListParagraph"/>
        <w:numPr>
          <w:ilvl w:val="0"/>
          <w:numId w:val="1"/>
        </w:numPr>
        <w:tabs>
          <w:tab w:val="left" w:pos="595"/>
          <w:tab w:val="left" w:pos="597"/>
        </w:tabs>
        <w:spacing w:line="208" w:lineRule="auto"/>
        <w:ind w:right="906" w:hanging="459"/>
        <w:jc w:val="both"/>
        <w:rPr>
          <w:sz w:val="24"/>
        </w:rPr>
      </w:pPr>
      <w:r>
        <w:rPr>
          <w:sz w:val="24"/>
        </w:rPr>
        <w:t xml:space="preserve">Computer Methods and Programs in Biomedicine. (2018). Hospital readmission risk prediction models: A systematic review. </w:t>
      </w:r>
      <w:r>
        <w:rPr>
          <w:i/>
          <w:sz w:val="24"/>
        </w:rPr>
        <w:t>Computer Methods and Programs in Biomedicine</w:t>
      </w:r>
      <w:r>
        <w:rPr>
          <w:sz w:val="24"/>
        </w:rPr>
        <w:t>, 173, 13998.</w:t>
      </w:r>
    </w:p>
    <w:p w14:paraId="33BE216C" w14:textId="77777777" w:rsidR="007C5A61" w:rsidRDefault="00000000">
      <w:pPr>
        <w:pStyle w:val="ListParagraph"/>
        <w:numPr>
          <w:ilvl w:val="0"/>
          <w:numId w:val="1"/>
        </w:numPr>
        <w:tabs>
          <w:tab w:val="left" w:pos="595"/>
          <w:tab w:val="left" w:pos="597"/>
        </w:tabs>
        <w:spacing w:line="208" w:lineRule="auto"/>
        <w:ind w:right="906" w:hanging="459"/>
        <w:jc w:val="both"/>
        <w:rPr>
          <w:sz w:val="24"/>
        </w:rPr>
      </w:pPr>
      <w:r>
        <w:rPr>
          <w:sz w:val="24"/>
        </w:rPr>
        <w:t xml:space="preserve">International Emergency Nursing. (2021). Triage and clinical intervention for medically expected patients. </w:t>
      </w:r>
      <w:r>
        <w:rPr>
          <w:i/>
          <w:sz w:val="24"/>
        </w:rPr>
        <w:t>International Emergency Nursing</w:t>
      </w:r>
      <w:r>
        <w:rPr>
          <w:sz w:val="24"/>
        </w:rPr>
        <w:t>, 60, 101109.</w:t>
      </w:r>
    </w:p>
    <w:p w14:paraId="201509E6" w14:textId="77777777" w:rsidR="007C5A61" w:rsidRDefault="00000000">
      <w:pPr>
        <w:pStyle w:val="ListParagraph"/>
        <w:numPr>
          <w:ilvl w:val="0"/>
          <w:numId w:val="1"/>
        </w:numPr>
        <w:tabs>
          <w:tab w:val="left" w:pos="595"/>
          <w:tab w:val="left" w:pos="597"/>
        </w:tabs>
        <w:spacing w:line="208" w:lineRule="auto"/>
        <w:ind w:right="906" w:hanging="459"/>
        <w:jc w:val="both"/>
        <w:rPr>
          <w:sz w:val="24"/>
        </w:rPr>
      </w:pPr>
      <w:r>
        <w:rPr>
          <w:sz w:val="24"/>
        </w:rPr>
        <w:t xml:space="preserve">Annals of Emergency Medicine. (2021). Machine learning in emergency care: Triage elements and data standards. </w:t>
      </w:r>
      <w:r>
        <w:rPr>
          <w:i/>
          <w:sz w:val="24"/>
        </w:rPr>
        <w:t>Annals of Emergency Medicine</w:t>
      </w:r>
      <w:r>
        <w:rPr>
          <w:sz w:val="24"/>
        </w:rPr>
        <w:t>, 76(3), 341-352.</w:t>
      </w:r>
    </w:p>
    <w:p w14:paraId="622971FA" w14:textId="77777777" w:rsidR="007C5A61" w:rsidRDefault="00000000">
      <w:pPr>
        <w:pStyle w:val="ListParagraph"/>
        <w:numPr>
          <w:ilvl w:val="0"/>
          <w:numId w:val="1"/>
        </w:numPr>
        <w:tabs>
          <w:tab w:val="left" w:pos="595"/>
          <w:tab w:val="left" w:pos="597"/>
        </w:tabs>
        <w:spacing w:line="208" w:lineRule="auto"/>
        <w:ind w:right="906" w:hanging="459"/>
        <w:jc w:val="both"/>
        <w:rPr>
          <w:sz w:val="24"/>
        </w:rPr>
      </w:pPr>
      <w:r>
        <w:rPr>
          <w:sz w:val="24"/>
        </w:rPr>
        <w:t xml:space="preserve">JAMIA Open. (2023). Health informatics applications and data extraction protocols. </w:t>
      </w:r>
      <w:r>
        <w:rPr>
          <w:i/>
          <w:sz w:val="24"/>
        </w:rPr>
        <w:t>JAMIA Open</w:t>
      </w:r>
      <w:r>
        <w:rPr>
          <w:sz w:val="24"/>
        </w:rPr>
        <w:t>, 6(4), ooad107.</w:t>
      </w:r>
    </w:p>
    <w:sectPr w:rsidR="007C5A61">
      <w:type w:val="continuous"/>
      <w:pgSz w:w="11910" w:h="16840"/>
      <w:pgMar w:top="400" w:right="0" w:bottom="1240" w:left="283" w:header="763" w:footer="1033" w:gutter="0"/>
      <w:cols w:num="2" w:space="720" w:equalWidth="0">
        <w:col w:w="473" w:space="59"/>
        <w:col w:w="11095"/>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ol Richardson" w:date="2026-04-21T00:52:00Z" w:initials="SR">
    <w:p w14:paraId="595C47E7" w14:textId="77777777" w:rsidR="0059747C" w:rsidRDefault="0059747C" w:rsidP="0059747C">
      <w:pPr>
        <w:pStyle w:val="CommentText"/>
      </w:pPr>
      <w:r>
        <w:rPr>
          <w:rStyle w:val="CommentReference"/>
        </w:rPr>
        <w:annotationRef/>
      </w:r>
      <w:r>
        <w:rPr>
          <w:lang w:val="en-GB"/>
        </w:rPr>
        <w:t>More detail needed? E.g. which country? How many health facilities, etc?</w:t>
      </w:r>
    </w:p>
  </w:comment>
  <w:comment w:id="1" w:author="Sol Richardson" w:date="2026-04-21T00:58:00Z" w:initials="SR">
    <w:p w14:paraId="09D8D7CA" w14:textId="77777777" w:rsidR="0059747C" w:rsidRDefault="0059747C" w:rsidP="0059747C">
      <w:pPr>
        <w:pStyle w:val="CommentText"/>
      </w:pPr>
      <w:r>
        <w:rPr>
          <w:rStyle w:val="CommentReference"/>
        </w:rPr>
        <w:annotationRef/>
      </w:r>
      <w:r>
        <w:rPr>
          <w:lang w:val="en-GB"/>
        </w:rPr>
        <w:t>En-dash for ranges</w:t>
      </w:r>
    </w:p>
  </w:comment>
  <w:comment w:id="2" w:author="Sol Richardson" w:date="2026-04-21T00:53:00Z" w:initials="SR">
    <w:p w14:paraId="7DC631FF" w14:textId="170FAB9D" w:rsidR="0059747C" w:rsidRDefault="0059747C" w:rsidP="0059747C">
      <w:pPr>
        <w:pStyle w:val="CommentText"/>
      </w:pPr>
      <w:r>
        <w:rPr>
          <w:rStyle w:val="CommentReference"/>
        </w:rPr>
        <w:annotationRef/>
      </w:r>
      <w:r>
        <w:rPr>
          <w:lang w:val="en-GB"/>
        </w:rPr>
        <w:t>tense</w:t>
      </w:r>
    </w:p>
  </w:comment>
  <w:comment w:id="3" w:author="Sol Richardson" w:date="2026-04-21T00:53:00Z" w:initials="SR">
    <w:p w14:paraId="40C9DD42" w14:textId="77777777" w:rsidR="0059747C" w:rsidRDefault="0059747C" w:rsidP="0059747C">
      <w:pPr>
        <w:pStyle w:val="CommentText"/>
      </w:pPr>
      <w:r>
        <w:rPr>
          <w:rStyle w:val="CommentReference"/>
        </w:rPr>
        <w:annotationRef/>
      </w:r>
      <w:r>
        <w:rPr>
          <w:lang w:val="en-GB"/>
        </w:rPr>
        <w:t>Inconsistent, the rest of the abstract uses past perfect tense</w:t>
      </w:r>
    </w:p>
  </w:comment>
  <w:comment w:id="8" w:author="Sol Richardson" w:date="2026-04-21T00:57:00Z" w:initials="SR">
    <w:p w14:paraId="4FB3F7F3" w14:textId="77777777" w:rsidR="0059747C" w:rsidRDefault="0059747C" w:rsidP="0059747C">
      <w:pPr>
        <w:pStyle w:val="CommentText"/>
      </w:pPr>
      <w:r>
        <w:rPr>
          <w:rStyle w:val="CommentReference"/>
        </w:rPr>
        <w:annotationRef/>
      </w:r>
      <w:r>
        <w:rPr>
          <w:lang w:val="en-GB"/>
        </w:rPr>
        <w:t>Think carefully about relevance of this statement. Is it better to use examples that establish causality? i.e. we expect higher mortality risk among those in hospital longer because they were more severe cases anyway</w:t>
      </w:r>
    </w:p>
  </w:comment>
  <w:comment w:id="9" w:author="Sol Richardson" w:date="2026-04-21T00:58:00Z" w:initials="SR">
    <w:p w14:paraId="149E6DA6" w14:textId="77777777" w:rsidR="0059747C" w:rsidRDefault="0059747C" w:rsidP="0059747C">
      <w:pPr>
        <w:pStyle w:val="CommentText"/>
      </w:pPr>
      <w:r>
        <w:rPr>
          <w:rStyle w:val="CommentReference"/>
        </w:rPr>
        <w:annotationRef/>
      </w:r>
      <w:r>
        <w:rPr>
          <w:lang w:val="en-GB"/>
        </w:rPr>
        <w:t>Separate title and legend</w:t>
      </w:r>
    </w:p>
  </w:comment>
  <w:comment w:id="10" w:author="Sol Richardson" w:date="2026-04-21T01:02:00Z" w:initials="SR">
    <w:p w14:paraId="670AD02D" w14:textId="77777777" w:rsidR="00C831F9" w:rsidRDefault="00C831F9" w:rsidP="00C831F9">
      <w:pPr>
        <w:pStyle w:val="CommentText"/>
      </w:pPr>
      <w:r>
        <w:rPr>
          <w:rStyle w:val="CommentReference"/>
        </w:rPr>
        <w:annotationRef/>
      </w:r>
      <w:r>
        <w:rPr>
          <w:lang w:val="en-GB"/>
        </w:rPr>
        <w:t>Remove all the extra spaces (but maybe that was because you converted from latex?)</w:t>
      </w:r>
    </w:p>
  </w:comment>
  <w:comment w:id="11" w:author="Sol Richardson" w:date="2026-04-21T01:04:00Z" w:initials="SR">
    <w:p w14:paraId="0DA21010" w14:textId="77777777" w:rsidR="00C831F9" w:rsidRDefault="00C831F9" w:rsidP="00C831F9">
      <w:pPr>
        <w:pStyle w:val="CommentText"/>
      </w:pPr>
      <w:r>
        <w:rPr>
          <w:rStyle w:val="CommentReference"/>
        </w:rPr>
        <w:annotationRef/>
      </w:r>
      <w:r>
        <w:rPr>
          <w:lang w:val="en-GB"/>
        </w:rPr>
        <w:t>Add a clear aims and objectives short paragraph at the end of the section</w:t>
      </w:r>
    </w:p>
  </w:comment>
  <w:comment w:id="25" w:author="Sol Richardson" w:date="2026-04-21T01:05:00Z" w:initials="SR">
    <w:p w14:paraId="3DCFBC50" w14:textId="77777777" w:rsidR="00C831F9" w:rsidRDefault="00C831F9" w:rsidP="00C831F9">
      <w:pPr>
        <w:pStyle w:val="CommentText"/>
      </w:pPr>
      <w:r>
        <w:rPr>
          <w:rStyle w:val="CommentReference"/>
        </w:rPr>
        <w:annotationRef/>
      </w:r>
      <w:r>
        <w:rPr>
          <w:lang w:val="en-GB"/>
        </w:rPr>
        <w:t>Be careful here. Just complete outcome or others as well? Fine for now but reviewer may question missingness structure</w:t>
      </w:r>
    </w:p>
  </w:comment>
  <w:comment w:id="26" w:author="Sol Richardson" w:date="2026-04-21T01:05:00Z" w:initials="SR">
    <w:p w14:paraId="1610731B" w14:textId="77777777" w:rsidR="00C831F9" w:rsidRDefault="00C831F9" w:rsidP="00C831F9">
      <w:pPr>
        <w:pStyle w:val="CommentText"/>
      </w:pPr>
      <w:r>
        <w:rPr>
          <w:rStyle w:val="CommentReference"/>
        </w:rPr>
        <w:annotationRef/>
      </w:r>
      <w:r>
        <w:rPr>
          <w:lang w:val="en-GB"/>
        </w:rPr>
        <w:t>99.7% remaining: so very unlikely to be a problem then</w:t>
      </w:r>
    </w:p>
  </w:comment>
  <w:comment w:id="27" w:author="Sol Richardson" w:date="2026-04-21T01:07:00Z" w:initials="SR">
    <w:p w14:paraId="3AD0AE1B" w14:textId="77777777" w:rsidR="00C831F9" w:rsidRDefault="00C831F9" w:rsidP="00C831F9">
      <w:pPr>
        <w:pStyle w:val="CommentText"/>
      </w:pPr>
      <w:r>
        <w:rPr>
          <w:rStyle w:val="CommentReference"/>
        </w:rPr>
        <w:annotationRef/>
      </w:r>
      <w:r>
        <w:rPr>
          <w:lang w:val="en-GB"/>
        </w:rPr>
        <w:t>Careful with phrasing. The unit of analysis is visit not patient but some of these sound like they are referring to the patient. So say “1) patient age 18 years”, etc.)</w:t>
      </w:r>
    </w:p>
  </w:comment>
  <w:comment w:id="28" w:author="Sol Richardson" w:date="2026-04-21T01:08:00Z" w:initials="SR">
    <w:p w14:paraId="149DF59B" w14:textId="77777777" w:rsidR="00C831F9" w:rsidRDefault="00C831F9" w:rsidP="00C831F9">
      <w:pPr>
        <w:pStyle w:val="CommentText"/>
      </w:pPr>
      <w:r>
        <w:rPr>
          <w:rStyle w:val="CommentReference"/>
        </w:rPr>
        <w:annotationRef/>
      </w:r>
      <w:r>
        <w:rPr>
          <w:lang w:val="en-GB"/>
        </w:rPr>
        <w:t>Epi journals would prefer you say variables. Also this eliminates potential confusion with feature extraction</w:t>
      </w:r>
    </w:p>
  </w:comment>
  <w:comment w:id="29" w:author="Sol Richardson" w:date="2026-04-21T01:08:00Z" w:initials="SR">
    <w:p w14:paraId="7CE69833" w14:textId="77777777" w:rsidR="00C831F9" w:rsidRDefault="00C831F9" w:rsidP="00C831F9">
      <w:pPr>
        <w:pStyle w:val="CommentText"/>
      </w:pPr>
      <w:r>
        <w:rPr>
          <w:rStyle w:val="CommentReference"/>
        </w:rPr>
        <w:annotationRef/>
      </w:r>
      <w:r>
        <w:rPr>
          <w:lang w:val="en-GB"/>
        </w:rPr>
        <w:t>En-dashes</w:t>
      </w:r>
    </w:p>
  </w:comment>
  <w:comment w:id="68" w:author="Sol Richardson" w:date="2026-04-21T01:09:00Z" w:initials="SR">
    <w:p w14:paraId="457FA44C" w14:textId="77777777" w:rsidR="00C831F9" w:rsidRDefault="00C831F9" w:rsidP="00C831F9">
      <w:pPr>
        <w:pStyle w:val="CommentText"/>
      </w:pPr>
      <w:r>
        <w:rPr>
          <w:rStyle w:val="CommentReference"/>
        </w:rPr>
        <w:annotationRef/>
      </w:r>
      <w:r>
        <w:rPr>
          <w:lang w:val="en-GB"/>
        </w:rPr>
        <w:t>Check diagnostics. May not be enough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5C47E7" w15:done="0"/>
  <w15:commentEx w15:paraId="09D8D7CA" w15:done="0"/>
  <w15:commentEx w15:paraId="7DC631FF" w15:done="0"/>
  <w15:commentEx w15:paraId="40C9DD42" w15:paraIdParent="7DC631FF" w15:done="0"/>
  <w15:commentEx w15:paraId="4FB3F7F3" w15:done="0"/>
  <w15:commentEx w15:paraId="149E6DA6" w15:done="0"/>
  <w15:commentEx w15:paraId="670AD02D" w15:done="0"/>
  <w15:commentEx w15:paraId="0DA21010" w15:done="0"/>
  <w15:commentEx w15:paraId="3DCFBC50" w15:done="0"/>
  <w15:commentEx w15:paraId="1610731B" w15:paraIdParent="3DCFBC50" w15:done="0"/>
  <w15:commentEx w15:paraId="3AD0AE1B" w15:done="0"/>
  <w15:commentEx w15:paraId="149DF59B" w15:done="0"/>
  <w15:commentEx w15:paraId="7CE69833" w15:done="0"/>
  <w15:commentEx w15:paraId="457FA4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AB14A0" w16cex:dateUtc="2026-04-20T16:52:00Z"/>
  <w16cex:commentExtensible w16cex:durableId="597AAA0F" w16cex:dateUtc="2026-04-20T16:58:00Z"/>
  <w16cex:commentExtensible w16cex:durableId="55FF74FC" w16cex:dateUtc="2026-04-20T16:53:00Z"/>
  <w16cex:commentExtensible w16cex:durableId="0011C258" w16cex:dateUtc="2026-04-20T16:53:00Z"/>
  <w16cex:commentExtensible w16cex:durableId="65842613" w16cex:dateUtc="2026-04-20T16:57:00Z"/>
  <w16cex:commentExtensible w16cex:durableId="64A363E1" w16cex:dateUtc="2026-04-20T16:58:00Z"/>
  <w16cex:commentExtensible w16cex:durableId="0E89FA5F" w16cex:dateUtc="2026-04-20T17:02:00Z"/>
  <w16cex:commentExtensible w16cex:durableId="6A3328EF" w16cex:dateUtc="2026-04-20T17:04:00Z"/>
  <w16cex:commentExtensible w16cex:durableId="67E44199" w16cex:dateUtc="2026-04-20T17:05:00Z"/>
  <w16cex:commentExtensible w16cex:durableId="70391F98" w16cex:dateUtc="2026-04-20T17:05:00Z"/>
  <w16cex:commentExtensible w16cex:durableId="62AFF8CB" w16cex:dateUtc="2026-04-20T17:07:00Z"/>
  <w16cex:commentExtensible w16cex:durableId="42362F55" w16cex:dateUtc="2026-04-20T17:08:00Z"/>
  <w16cex:commentExtensible w16cex:durableId="1C4E676D" w16cex:dateUtc="2026-04-20T17:08:00Z"/>
  <w16cex:commentExtensible w16cex:durableId="2B242C4F" w16cex:dateUtc="2026-04-20T17: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5C47E7" w16cid:durableId="05AB14A0"/>
  <w16cid:commentId w16cid:paraId="09D8D7CA" w16cid:durableId="597AAA0F"/>
  <w16cid:commentId w16cid:paraId="7DC631FF" w16cid:durableId="55FF74FC"/>
  <w16cid:commentId w16cid:paraId="40C9DD42" w16cid:durableId="0011C258"/>
  <w16cid:commentId w16cid:paraId="4FB3F7F3" w16cid:durableId="65842613"/>
  <w16cid:commentId w16cid:paraId="149E6DA6" w16cid:durableId="64A363E1"/>
  <w16cid:commentId w16cid:paraId="670AD02D" w16cid:durableId="0E89FA5F"/>
  <w16cid:commentId w16cid:paraId="0DA21010" w16cid:durableId="6A3328EF"/>
  <w16cid:commentId w16cid:paraId="3DCFBC50" w16cid:durableId="67E44199"/>
  <w16cid:commentId w16cid:paraId="1610731B" w16cid:durableId="70391F98"/>
  <w16cid:commentId w16cid:paraId="3AD0AE1B" w16cid:durableId="62AFF8CB"/>
  <w16cid:commentId w16cid:paraId="149DF59B" w16cid:durableId="42362F55"/>
  <w16cid:commentId w16cid:paraId="7CE69833" w16cid:durableId="1C4E676D"/>
  <w16cid:commentId w16cid:paraId="457FA44C" w16cid:durableId="2B242C4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536F3" w14:textId="77777777" w:rsidR="00097A4B" w:rsidRDefault="00097A4B">
      <w:r>
        <w:separator/>
      </w:r>
    </w:p>
  </w:endnote>
  <w:endnote w:type="continuationSeparator" w:id="0">
    <w:p w14:paraId="6A1BA5E5" w14:textId="77777777" w:rsidR="00097A4B" w:rsidRDefault="00097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11E62" w14:textId="77777777" w:rsidR="007C5A61" w:rsidRDefault="00000000">
    <w:pPr>
      <w:pStyle w:val="BodyText"/>
      <w:spacing w:line="14" w:lineRule="auto"/>
      <w:rPr>
        <w:sz w:val="20"/>
      </w:rPr>
    </w:pPr>
    <w:r>
      <w:rPr>
        <w:noProof/>
        <w:sz w:val="20"/>
      </w:rPr>
      <mc:AlternateContent>
        <mc:Choice Requires="wps">
          <w:drawing>
            <wp:anchor distT="0" distB="0" distL="0" distR="0" simplePos="0" relativeHeight="486662144" behindDoc="1" locked="0" layoutInCell="1" allowOverlap="1" wp14:anchorId="07A2B340" wp14:editId="07C35BEB">
              <wp:simplePos x="0" y="0"/>
              <wp:positionH relativeFrom="page">
                <wp:posOffset>577037</wp:posOffset>
              </wp:positionH>
              <wp:positionV relativeFrom="page">
                <wp:posOffset>9858095</wp:posOffset>
              </wp:positionV>
              <wp:extent cx="637730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7305" cy="1270"/>
                      </a:xfrm>
                      <a:custGeom>
                        <a:avLst/>
                        <a:gdLst/>
                        <a:ahLst/>
                        <a:cxnLst/>
                        <a:rect l="l" t="t" r="r" b="b"/>
                        <a:pathLst>
                          <a:path w="6377305">
                            <a:moveTo>
                              <a:pt x="0" y="0"/>
                            </a:moveTo>
                            <a:lnTo>
                              <a:pt x="637688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7EC16E" id="Graphic 1" o:spid="_x0000_s1026" style="position:absolute;margin-left:45.45pt;margin-top:776.25pt;width:502.15pt;height:.1pt;z-index:-16654336;visibility:visible;mso-wrap-style:square;mso-wrap-distance-left:0;mso-wrap-distance-top:0;mso-wrap-distance-right:0;mso-wrap-distance-bottom:0;mso-position-horizontal:absolute;mso-position-horizontal-relative:page;mso-position-vertical:absolute;mso-position-vertical-relative:page;v-text-anchor:top" coordsize="6377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" path="m,l6376885,e" filled="f" strokeweight=".35136mm">
              <v:path arrowok="t"/>
              <w10:wrap anchorx="page" anchory="page"/>
            </v:shape>
          </w:pict>
        </mc:Fallback>
      </mc:AlternateContent>
    </w:r>
    <w:r>
      <w:rPr>
        <w:noProof/>
        <w:sz w:val="20"/>
      </w:rPr>
      <mc:AlternateContent>
        <mc:Choice Requires="wps">
          <w:drawing>
            <wp:anchor distT="0" distB="0" distL="0" distR="0" simplePos="0" relativeHeight="486662656" behindDoc="1" locked="0" layoutInCell="1" allowOverlap="1" wp14:anchorId="6CAA0CA7" wp14:editId="52B44B0B">
              <wp:simplePos x="0" y="0"/>
              <wp:positionH relativeFrom="page">
                <wp:posOffset>6838442</wp:posOffset>
              </wp:positionH>
              <wp:positionV relativeFrom="page">
                <wp:posOffset>9871468</wp:posOffset>
              </wp:positionV>
              <wp:extent cx="166370" cy="20066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200660"/>
                      </a:xfrm>
                      <a:prstGeom prst="rect">
                        <a:avLst/>
                      </a:prstGeom>
                    </wps:spPr>
                    <wps:txbx>
                      <w:txbxContent>
                        <w:p w14:paraId="40037B76" w14:textId="77777777" w:rsidR="007C5A61" w:rsidRDefault="00000000">
                          <w:pPr>
                            <w:spacing w:before="21"/>
                            <w:ind w:left="60"/>
                            <w:rPr>
                              <w:rFonts w:ascii="Arial"/>
                              <w:b/>
                            </w:rPr>
                          </w:pPr>
                          <w:r>
                            <w:rPr>
                              <w:rFonts w:ascii="Arial"/>
                              <w:b/>
                              <w:spacing w:val="-10"/>
                            </w:rPr>
                            <w:fldChar w:fldCharType="begin"/>
                          </w:r>
                          <w:r>
                            <w:rPr>
                              <w:rFonts w:ascii="Arial"/>
                              <w:b/>
                              <w:spacing w:val="-10"/>
                            </w:rPr>
                            <w:instrText xml:space="preserve"> PAGE </w:instrText>
                          </w:r>
                          <w:r>
                            <w:rPr>
                              <w:rFonts w:ascii="Arial"/>
                              <w:b/>
                              <w:spacing w:val="-10"/>
                            </w:rPr>
                            <w:fldChar w:fldCharType="separate"/>
                          </w:r>
                          <w:r>
                            <w:rPr>
                              <w:rFonts w:ascii="Arial"/>
                              <w:b/>
                              <w:spacing w:val="-10"/>
                            </w:rPr>
                            <w:t>1</w:t>
                          </w:r>
                          <w:r>
                            <w:rPr>
                              <w:rFonts w:ascii="Arial"/>
                              <w:b/>
                              <w:spacing w:val="-10"/>
                            </w:rPr>
                            <w:fldChar w:fldCharType="end"/>
                          </w:r>
                        </w:p>
                      </w:txbxContent>
                    </wps:txbx>
                    <wps:bodyPr wrap="square" lIns="0" tIns="0" rIns="0" bIns="0" rtlCol="0">
                      <a:noAutofit/>
                    </wps:bodyPr>
                  </wps:wsp>
                </a:graphicData>
              </a:graphic>
            </wp:anchor>
          </w:drawing>
        </mc:Choice>
        <mc:Fallback>
          <w:pict>
            <v:shapetype w14:anchorId="6CAA0CA7" id="_x0000_t202" coordsize="21600,21600" o:spt="202" path="m,l,21600r21600,l21600,xe">
              <v:stroke joinstyle="miter"/>
              <v:path gradientshapeok="t" o:connecttype="rect"/>
            </v:shapetype>
            <v:shape id="Textbox 2" o:spid="_x0000_s1027" type="#_x0000_t202" style="position:absolute;margin-left:538.45pt;margin-top:777.3pt;width:13.1pt;height:15.8pt;z-index:-16653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" filled="f" stroked="f">
              <v:textbox inset="0,0,0,0">
                <w:txbxContent>
                  <w:p w14:paraId="40037B76" w14:textId="77777777" w:rsidR="007C5A61" w:rsidRDefault="00000000">
                    <w:pPr>
                      <w:spacing w:before="21"/>
                      <w:ind w:left="60"/>
                      <w:rPr>
                        <w:rFonts w:ascii="Arial"/>
                        <w:b/>
                      </w:rPr>
                    </w:pPr>
                    <w:r>
                      <w:rPr>
                        <w:rFonts w:ascii="Arial"/>
                        <w:b/>
                        <w:spacing w:val="-10"/>
                      </w:rPr>
                      <w:fldChar w:fldCharType="begin"/>
                    </w:r>
                    <w:r>
                      <w:rPr>
                        <w:rFonts w:ascii="Arial"/>
                        <w:b/>
                        <w:spacing w:val="-10"/>
                      </w:rPr>
                      <w:instrText xml:space="preserve"> PAGE </w:instrText>
                    </w:r>
                    <w:r>
                      <w:rPr>
                        <w:rFonts w:ascii="Arial"/>
                        <w:b/>
                        <w:spacing w:val="-10"/>
                      </w:rPr>
                      <w:fldChar w:fldCharType="separate"/>
                    </w:r>
                    <w:r>
                      <w:rPr>
                        <w:rFonts w:ascii="Arial"/>
                        <w:b/>
                        <w:spacing w:val="-10"/>
                      </w:rPr>
                      <w:t>1</w:t>
                    </w:r>
                    <w:r>
                      <w:rPr>
                        <w:rFonts w:ascii="Arial"/>
                        <w:b/>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1C1AB" w14:textId="77777777" w:rsidR="007C5A61" w:rsidRDefault="00000000">
    <w:pPr>
      <w:pStyle w:val="BodyText"/>
      <w:spacing w:line="14" w:lineRule="auto"/>
      <w:rPr>
        <w:sz w:val="20"/>
      </w:rPr>
    </w:pPr>
    <w:r>
      <w:rPr>
        <w:noProof/>
        <w:sz w:val="20"/>
      </w:rPr>
      <mc:AlternateContent>
        <mc:Choice Requires="wps">
          <w:drawing>
            <wp:anchor distT="0" distB="0" distL="0" distR="0" simplePos="0" relativeHeight="486664192" behindDoc="1" locked="0" layoutInCell="1" allowOverlap="1" wp14:anchorId="5122FC93" wp14:editId="464071D0">
              <wp:simplePos x="0" y="0"/>
              <wp:positionH relativeFrom="page">
                <wp:posOffset>606069</wp:posOffset>
              </wp:positionH>
              <wp:positionV relativeFrom="page">
                <wp:posOffset>9861257</wp:posOffset>
              </wp:positionV>
              <wp:extent cx="637730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7305" cy="1270"/>
                      </a:xfrm>
                      <a:custGeom>
                        <a:avLst/>
                        <a:gdLst/>
                        <a:ahLst/>
                        <a:cxnLst/>
                        <a:rect l="l" t="t" r="r" b="b"/>
                        <a:pathLst>
                          <a:path w="6377305">
                            <a:moveTo>
                              <a:pt x="0" y="0"/>
                            </a:moveTo>
                            <a:lnTo>
                              <a:pt x="6376885"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6AB077" id="Graphic 6" o:spid="_x0000_s1026" style="position:absolute;margin-left:47.7pt;margin-top:776.5pt;width:502.15pt;height:.1pt;z-index:-16652288;visibility:visible;mso-wrap-style:square;mso-wrap-distance-left:0;mso-wrap-distance-top:0;mso-wrap-distance-right:0;mso-wrap-distance-bottom:0;mso-position-horizontal:absolute;mso-position-horizontal-relative:page;mso-position-vertical:absolute;mso-position-vertical-relative:page;v-text-anchor:top" coordsize="6377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" path="m,l6376885,e" filled="f" strokeweight=".17567mm">
              <v:path arrowok="t"/>
              <w10:wrap anchorx="page" anchory="page"/>
            </v:shape>
          </w:pict>
        </mc:Fallback>
      </mc:AlternateContent>
    </w:r>
    <w:r>
      <w:rPr>
        <w:noProof/>
        <w:sz w:val="20"/>
      </w:rPr>
      <mc:AlternateContent>
        <mc:Choice Requires="wps">
          <w:drawing>
            <wp:anchor distT="0" distB="0" distL="0" distR="0" simplePos="0" relativeHeight="486664704" behindDoc="1" locked="0" layoutInCell="1" allowOverlap="1" wp14:anchorId="315B0D4F" wp14:editId="0D1A53E3">
              <wp:simplePos x="0" y="0"/>
              <wp:positionH relativeFrom="page">
                <wp:posOffset>593369</wp:posOffset>
              </wp:positionH>
              <wp:positionV relativeFrom="page">
                <wp:posOffset>9871468</wp:posOffset>
              </wp:positionV>
              <wp:extent cx="624205" cy="20066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4205" cy="200660"/>
                      </a:xfrm>
                      <a:prstGeom prst="rect">
                        <a:avLst/>
                      </a:prstGeom>
                    </wps:spPr>
                    <wps:txbx>
                      <w:txbxContent>
                        <w:p w14:paraId="2493B610" w14:textId="77777777" w:rsidR="007C5A61" w:rsidRDefault="00000000">
                          <w:pPr>
                            <w:spacing w:before="21"/>
                            <w:ind w:left="20"/>
                            <w:rPr>
                              <w:rFonts w:ascii="Arial"/>
                              <w:b/>
                            </w:rPr>
                          </w:pPr>
                          <w:r>
                            <w:rPr>
                              <w:rFonts w:ascii="Arial"/>
                              <w:b/>
                              <w:spacing w:val="-2"/>
                            </w:rPr>
                            <w:t>Frontiers</w:t>
                          </w:r>
                        </w:p>
                      </w:txbxContent>
                    </wps:txbx>
                    <wps:bodyPr wrap="square" lIns="0" tIns="0" rIns="0" bIns="0" rtlCol="0">
                      <a:noAutofit/>
                    </wps:bodyPr>
                  </wps:wsp>
                </a:graphicData>
              </a:graphic>
            </wp:anchor>
          </w:drawing>
        </mc:Choice>
        <mc:Fallback>
          <w:pict>
            <v:shapetype w14:anchorId="315B0D4F" id="_x0000_t202" coordsize="21600,21600" o:spt="202" path="m,l,21600r21600,l21600,xe">
              <v:stroke joinstyle="miter"/>
              <v:path gradientshapeok="t" o:connecttype="rect"/>
            </v:shapetype>
            <v:shape id="Textbox 7" o:spid="_x0000_s1029" type="#_x0000_t202" style="position:absolute;margin-left:46.7pt;margin-top:777.3pt;width:49.15pt;height:15.8pt;z-index:-16651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" filled="f" stroked="f">
              <v:textbox inset="0,0,0,0">
                <w:txbxContent>
                  <w:p w14:paraId="2493B610" w14:textId="77777777" w:rsidR="007C5A61" w:rsidRDefault="00000000">
                    <w:pPr>
                      <w:spacing w:before="21"/>
                      <w:ind w:left="20"/>
                      <w:rPr>
                        <w:rFonts w:ascii="Arial"/>
                        <w:b/>
                      </w:rPr>
                    </w:pPr>
                    <w:r>
                      <w:rPr>
                        <w:rFonts w:ascii="Arial"/>
                        <w:b/>
                        <w:spacing w:val="-2"/>
                      </w:rPr>
                      <w:t>Frontiers</w:t>
                    </w:r>
                  </w:p>
                </w:txbxContent>
              </v:textbox>
              <w10:wrap anchorx="page" anchory="page"/>
            </v:shape>
          </w:pict>
        </mc:Fallback>
      </mc:AlternateContent>
    </w:r>
    <w:r>
      <w:rPr>
        <w:noProof/>
        <w:sz w:val="20"/>
      </w:rPr>
      <mc:AlternateContent>
        <mc:Choice Requires="wps">
          <w:drawing>
            <wp:anchor distT="0" distB="0" distL="0" distR="0" simplePos="0" relativeHeight="486665216" behindDoc="1" locked="0" layoutInCell="1" allowOverlap="1" wp14:anchorId="4610EA2E" wp14:editId="11F4C1D4">
              <wp:simplePos x="0" y="0"/>
              <wp:positionH relativeFrom="page">
                <wp:posOffset>6815493</wp:posOffset>
              </wp:positionH>
              <wp:positionV relativeFrom="page">
                <wp:posOffset>9871468</wp:posOffset>
              </wp:positionV>
              <wp:extent cx="218440" cy="20066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440" cy="200660"/>
                      </a:xfrm>
                      <a:prstGeom prst="rect">
                        <a:avLst/>
                      </a:prstGeom>
                    </wps:spPr>
                    <wps:txbx>
                      <w:txbxContent>
                        <w:p w14:paraId="40C693D5" w14:textId="77777777" w:rsidR="007C5A61" w:rsidRDefault="00000000">
                          <w:pPr>
                            <w:spacing w:before="21"/>
                            <w:ind w:left="20"/>
                            <w:rPr>
                              <w:rFonts w:ascii="Arial"/>
                              <w:b/>
                            </w:rPr>
                          </w:pPr>
                          <w:r>
                            <w:rPr>
                              <w:rFonts w:ascii="Arial"/>
                              <w:b/>
                              <w:spacing w:val="-5"/>
                            </w:rPr>
                            <w:fldChar w:fldCharType="begin"/>
                          </w:r>
                          <w:r>
                            <w:rPr>
                              <w:rFonts w:ascii="Arial"/>
                              <w:b/>
                              <w:spacing w:val="-5"/>
                            </w:rPr>
                            <w:instrText xml:space="preserve"> PAGE </w:instrText>
                          </w:r>
                          <w:r>
                            <w:rPr>
                              <w:rFonts w:ascii="Arial"/>
                              <w:b/>
                              <w:spacing w:val="-5"/>
                            </w:rPr>
                            <w:fldChar w:fldCharType="separate"/>
                          </w:r>
                          <w:r>
                            <w:rPr>
                              <w:rFonts w:ascii="Arial"/>
                              <w:b/>
                              <w:spacing w:val="-5"/>
                            </w:rPr>
                            <w:t>10</w:t>
                          </w:r>
                          <w:r>
                            <w:rPr>
                              <w:rFonts w:ascii="Arial"/>
                              <w:b/>
                              <w:spacing w:val="-5"/>
                            </w:rPr>
                            <w:fldChar w:fldCharType="end"/>
                          </w:r>
                        </w:p>
                      </w:txbxContent>
                    </wps:txbx>
                    <wps:bodyPr wrap="square" lIns="0" tIns="0" rIns="0" bIns="0" rtlCol="0">
                      <a:noAutofit/>
                    </wps:bodyPr>
                  </wps:wsp>
                </a:graphicData>
              </a:graphic>
            </wp:anchor>
          </w:drawing>
        </mc:Choice>
        <mc:Fallback>
          <w:pict>
            <v:shape w14:anchorId="4610EA2E" id="Textbox 8" o:spid="_x0000_s1030" type="#_x0000_t202" style="position:absolute;margin-left:536.65pt;margin-top:777.3pt;width:17.2pt;height:15.8pt;z-index:-16651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" filled="f" stroked="f">
              <v:textbox inset="0,0,0,0">
                <w:txbxContent>
                  <w:p w14:paraId="40C693D5" w14:textId="77777777" w:rsidR="007C5A61" w:rsidRDefault="00000000">
                    <w:pPr>
                      <w:spacing w:before="21"/>
                      <w:ind w:left="20"/>
                      <w:rPr>
                        <w:rFonts w:ascii="Arial"/>
                        <w:b/>
                      </w:rPr>
                    </w:pPr>
                    <w:r>
                      <w:rPr>
                        <w:rFonts w:ascii="Arial"/>
                        <w:b/>
                        <w:spacing w:val="-5"/>
                      </w:rPr>
                      <w:fldChar w:fldCharType="begin"/>
                    </w:r>
                    <w:r>
                      <w:rPr>
                        <w:rFonts w:ascii="Arial"/>
                        <w:b/>
                        <w:spacing w:val="-5"/>
                      </w:rPr>
                      <w:instrText xml:space="preserve"> PAGE </w:instrText>
                    </w:r>
                    <w:r>
                      <w:rPr>
                        <w:rFonts w:ascii="Arial"/>
                        <w:b/>
                        <w:spacing w:val="-5"/>
                      </w:rPr>
                      <w:fldChar w:fldCharType="separate"/>
                    </w:r>
                    <w:r>
                      <w:rPr>
                        <w:rFonts w:ascii="Arial"/>
                        <w:b/>
                        <w:spacing w:val="-5"/>
                      </w:rPr>
                      <w:t>10</w:t>
                    </w:r>
                    <w:r>
                      <w:rPr>
                        <w:rFonts w:ascii="Arial"/>
                        <w:b/>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2CA05" w14:textId="77777777" w:rsidR="00097A4B" w:rsidRDefault="00097A4B">
      <w:r>
        <w:separator/>
      </w:r>
    </w:p>
  </w:footnote>
  <w:footnote w:type="continuationSeparator" w:id="0">
    <w:p w14:paraId="05E6CE69" w14:textId="77777777" w:rsidR="00097A4B" w:rsidRDefault="00097A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92688" w14:textId="77777777" w:rsidR="007C5A61" w:rsidRDefault="00000000">
    <w:pPr>
      <w:pStyle w:val="BodyText"/>
      <w:spacing w:line="14" w:lineRule="auto"/>
      <w:rPr>
        <w:sz w:val="20"/>
      </w:rPr>
    </w:pPr>
    <w:r>
      <w:rPr>
        <w:noProof/>
        <w:sz w:val="20"/>
      </w:rPr>
      <mc:AlternateContent>
        <mc:Choice Requires="wps">
          <w:drawing>
            <wp:anchor distT="0" distB="0" distL="0" distR="0" simplePos="0" relativeHeight="486663168" behindDoc="1" locked="0" layoutInCell="1" allowOverlap="1" wp14:anchorId="69AFBFE2" wp14:editId="1661279B">
              <wp:simplePos x="0" y="0"/>
              <wp:positionH relativeFrom="page">
                <wp:posOffset>606069</wp:posOffset>
              </wp:positionH>
              <wp:positionV relativeFrom="page">
                <wp:posOffset>740676</wp:posOffset>
              </wp:positionV>
              <wp:extent cx="637730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7305" cy="1270"/>
                      </a:xfrm>
                      <a:custGeom>
                        <a:avLst/>
                        <a:gdLst/>
                        <a:ahLst/>
                        <a:cxnLst/>
                        <a:rect l="l" t="t" r="r" b="b"/>
                        <a:pathLst>
                          <a:path w="6377305">
                            <a:moveTo>
                              <a:pt x="0" y="0"/>
                            </a:moveTo>
                            <a:lnTo>
                              <a:pt x="6376885"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CBD64E" id="Graphic 4" o:spid="_x0000_s1026" style="position:absolute;margin-left:47.7pt;margin-top:58.3pt;width:502.15pt;height:.1pt;z-index:-16653312;visibility:visible;mso-wrap-style:square;mso-wrap-distance-left:0;mso-wrap-distance-top:0;mso-wrap-distance-right:0;mso-wrap-distance-bottom:0;mso-position-horizontal:absolute;mso-position-horizontal-relative:page;mso-position-vertical:absolute;mso-position-vertical-relative:page;v-text-anchor:top" coordsize="6377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" path="m,l6376885,e" filled="f" strokeweight=".17567mm">
              <v:path arrowok="t"/>
              <w10:wrap anchorx="page" anchory="page"/>
            </v:shape>
          </w:pict>
        </mc:Fallback>
      </mc:AlternateContent>
    </w:r>
    <w:r>
      <w:rPr>
        <w:noProof/>
        <w:sz w:val="20"/>
      </w:rPr>
      <mc:AlternateContent>
        <mc:Choice Requires="wps">
          <w:drawing>
            <wp:anchor distT="0" distB="0" distL="0" distR="0" simplePos="0" relativeHeight="486663680" behindDoc="1" locked="0" layoutInCell="1" allowOverlap="1" wp14:anchorId="28392B5E" wp14:editId="3441889F">
              <wp:simplePos x="0" y="0"/>
              <wp:positionH relativeFrom="page">
                <wp:posOffset>593369</wp:posOffset>
              </wp:positionH>
              <wp:positionV relativeFrom="page">
                <wp:posOffset>471972</wp:posOffset>
              </wp:positionV>
              <wp:extent cx="984885" cy="20129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4885" cy="201295"/>
                      </a:xfrm>
                      <a:prstGeom prst="rect">
                        <a:avLst/>
                      </a:prstGeom>
                    </wps:spPr>
                    <wps:txbx>
                      <w:txbxContent>
                        <w:p w14:paraId="15DD593B" w14:textId="77777777" w:rsidR="007C5A61" w:rsidRDefault="00000000">
                          <w:pPr>
                            <w:spacing w:before="22"/>
                            <w:ind w:left="20"/>
                            <w:rPr>
                              <w:rFonts w:ascii="Arial"/>
                              <w:b/>
                              <w:i/>
                            </w:rPr>
                          </w:pPr>
                          <w:r>
                            <w:rPr>
                              <w:rFonts w:ascii="Arial"/>
                              <w:b/>
                              <w:i/>
                            </w:rPr>
                            <w:t>Onwurah</w:t>
                          </w:r>
                          <w:r>
                            <w:rPr>
                              <w:rFonts w:ascii="Arial"/>
                              <w:b/>
                              <w:i/>
                              <w:spacing w:val="-7"/>
                            </w:rPr>
                            <w:t xml:space="preserve"> </w:t>
                          </w:r>
                          <w:r>
                            <w:rPr>
                              <w:rFonts w:ascii="Arial"/>
                              <w:b/>
                              <w:i/>
                            </w:rPr>
                            <w:t>et</w:t>
                          </w:r>
                          <w:r>
                            <w:rPr>
                              <w:rFonts w:ascii="Arial"/>
                              <w:b/>
                              <w:i/>
                              <w:spacing w:val="-7"/>
                            </w:rPr>
                            <w:t xml:space="preserve"> </w:t>
                          </w:r>
                          <w:r>
                            <w:rPr>
                              <w:rFonts w:ascii="Arial"/>
                              <w:b/>
                              <w:i/>
                              <w:spacing w:val="-5"/>
                            </w:rPr>
                            <w:t>al.</w:t>
                          </w:r>
                        </w:p>
                      </w:txbxContent>
                    </wps:txbx>
                    <wps:bodyPr wrap="square" lIns="0" tIns="0" rIns="0" bIns="0" rtlCol="0">
                      <a:noAutofit/>
                    </wps:bodyPr>
                  </wps:wsp>
                </a:graphicData>
              </a:graphic>
            </wp:anchor>
          </w:drawing>
        </mc:Choice>
        <mc:Fallback>
          <w:pict>
            <v:shapetype w14:anchorId="28392B5E" id="_x0000_t202" coordsize="21600,21600" o:spt="202" path="m,l,21600r21600,l21600,xe">
              <v:stroke joinstyle="miter"/>
              <v:path gradientshapeok="t" o:connecttype="rect"/>
            </v:shapetype>
            <v:shape id="Textbox 5" o:spid="_x0000_s1028" type="#_x0000_t202" style="position:absolute;margin-left:46.7pt;margin-top:37.15pt;width:77.55pt;height:15.85pt;z-index:-1665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" filled="f" stroked="f">
              <v:textbox inset="0,0,0,0">
                <w:txbxContent>
                  <w:p w14:paraId="15DD593B" w14:textId="77777777" w:rsidR="007C5A61" w:rsidRDefault="00000000">
                    <w:pPr>
                      <w:spacing w:before="22"/>
                      <w:ind w:left="20"/>
                      <w:rPr>
                        <w:rFonts w:ascii="Arial"/>
                        <w:b/>
                        <w:i/>
                      </w:rPr>
                    </w:pPr>
                    <w:r>
                      <w:rPr>
                        <w:rFonts w:ascii="Arial"/>
                        <w:b/>
                        <w:i/>
                      </w:rPr>
                      <w:t>Onwurah</w:t>
                    </w:r>
                    <w:r>
                      <w:rPr>
                        <w:rFonts w:ascii="Arial"/>
                        <w:b/>
                        <w:i/>
                        <w:spacing w:val="-7"/>
                      </w:rPr>
                      <w:t xml:space="preserve"> </w:t>
                    </w:r>
                    <w:r>
                      <w:rPr>
                        <w:rFonts w:ascii="Arial"/>
                        <w:b/>
                        <w:i/>
                      </w:rPr>
                      <w:t>et</w:t>
                    </w:r>
                    <w:r>
                      <w:rPr>
                        <w:rFonts w:ascii="Arial"/>
                        <w:b/>
                        <w:i/>
                        <w:spacing w:val="-7"/>
                      </w:rPr>
                      <w:t xml:space="preserve"> </w:t>
                    </w:r>
                    <w:r>
                      <w:rPr>
                        <w:rFonts w:ascii="Arial"/>
                        <w:b/>
                        <w:i/>
                        <w:spacing w:val="-5"/>
                      </w:rPr>
                      <w:t>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F1CF8"/>
    <w:multiLevelType w:val="hybridMultilevel"/>
    <w:tmpl w:val="03E00A98"/>
    <w:lvl w:ilvl="0" w:tplc="D45E9AF6">
      <w:numFmt w:val="bullet"/>
      <w:lvlText w:val="•"/>
      <w:lvlJc w:val="left"/>
      <w:pPr>
        <w:ind w:left="503" w:hanging="229"/>
      </w:pPr>
      <w:rPr>
        <w:rFonts w:ascii="Palatino Linotype" w:eastAsia="Palatino Linotype" w:hAnsi="Palatino Linotype" w:cs="Palatino Linotype" w:hint="default"/>
        <w:b w:val="0"/>
        <w:bCs w:val="0"/>
        <w:i/>
        <w:iCs/>
        <w:spacing w:val="0"/>
        <w:w w:val="99"/>
        <w:sz w:val="22"/>
        <w:szCs w:val="22"/>
        <w:lang w:val="en-US" w:eastAsia="en-US" w:bidi="ar-SA"/>
      </w:rPr>
    </w:lvl>
    <w:lvl w:ilvl="1" w:tplc="70026F50">
      <w:numFmt w:val="bullet"/>
      <w:lvlText w:val="•"/>
      <w:lvlJc w:val="left"/>
      <w:pPr>
        <w:ind w:left="1559" w:hanging="229"/>
      </w:pPr>
      <w:rPr>
        <w:rFonts w:hint="default"/>
        <w:lang w:val="en-US" w:eastAsia="en-US" w:bidi="ar-SA"/>
      </w:rPr>
    </w:lvl>
    <w:lvl w:ilvl="2" w:tplc="DADCA71E">
      <w:numFmt w:val="bullet"/>
      <w:lvlText w:val="•"/>
      <w:lvlJc w:val="left"/>
      <w:pPr>
        <w:ind w:left="2618" w:hanging="229"/>
      </w:pPr>
      <w:rPr>
        <w:rFonts w:hint="default"/>
        <w:lang w:val="en-US" w:eastAsia="en-US" w:bidi="ar-SA"/>
      </w:rPr>
    </w:lvl>
    <w:lvl w:ilvl="3" w:tplc="D2F0CB52">
      <w:numFmt w:val="bullet"/>
      <w:lvlText w:val="•"/>
      <w:lvlJc w:val="left"/>
      <w:pPr>
        <w:ind w:left="3677" w:hanging="229"/>
      </w:pPr>
      <w:rPr>
        <w:rFonts w:hint="default"/>
        <w:lang w:val="en-US" w:eastAsia="en-US" w:bidi="ar-SA"/>
      </w:rPr>
    </w:lvl>
    <w:lvl w:ilvl="4" w:tplc="A8B4AE8A">
      <w:numFmt w:val="bullet"/>
      <w:lvlText w:val="•"/>
      <w:lvlJc w:val="left"/>
      <w:pPr>
        <w:ind w:left="4736" w:hanging="229"/>
      </w:pPr>
      <w:rPr>
        <w:rFonts w:hint="default"/>
        <w:lang w:val="en-US" w:eastAsia="en-US" w:bidi="ar-SA"/>
      </w:rPr>
    </w:lvl>
    <w:lvl w:ilvl="5" w:tplc="7E4A3AE8">
      <w:numFmt w:val="bullet"/>
      <w:lvlText w:val="•"/>
      <w:lvlJc w:val="left"/>
      <w:pPr>
        <w:ind w:left="5795" w:hanging="229"/>
      </w:pPr>
      <w:rPr>
        <w:rFonts w:hint="default"/>
        <w:lang w:val="en-US" w:eastAsia="en-US" w:bidi="ar-SA"/>
      </w:rPr>
    </w:lvl>
    <w:lvl w:ilvl="6" w:tplc="50DECCD0">
      <w:numFmt w:val="bullet"/>
      <w:lvlText w:val="•"/>
      <w:lvlJc w:val="left"/>
      <w:pPr>
        <w:ind w:left="6854" w:hanging="229"/>
      </w:pPr>
      <w:rPr>
        <w:rFonts w:hint="default"/>
        <w:lang w:val="en-US" w:eastAsia="en-US" w:bidi="ar-SA"/>
      </w:rPr>
    </w:lvl>
    <w:lvl w:ilvl="7" w:tplc="BB2AEA2C">
      <w:numFmt w:val="bullet"/>
      <w:lvlText w:val="•"/>
      <w:lvlJc w:val="left"/>
      <w:pPr>
        <w:ind w:left="7913" w:hanging="229"/>
      </w:pPr>
      <w:rPr>
        <w:rFonts w:hint="default"/>
        <w:lang w:val="en-US" w:eastAsia="en-US" w:bidi="ar-SA"/>
      </w:rPr>
    </w:lvl>
    <w:lvl w:ilvl="8" w:tplc="36B06A90">
      <w:numFmt w:val="bullet"/>
      <w:lvlText w:val="•"/>
      <w:lvlJc w:val="left"/>
      <w:pPr>
        <w:ind w:left="8972" w:hanging="229"/>
      </w:pPr>
      <w:rPr>
        <w:rFonts w:hint="default"/>
        <w:lang w:val="en-US" w:eastAsia="en-US" w:bidi="ar-SA"/>
      </w:rPr>
    </w:lvl>
  </w:abstractNum>
  <w:abstractNum w:abstractNumId="1" w15:restartNumberingAfterBreak="0">
    <w:nsid w:val="13333AC6"/>
    <w:multiLevelType w:val="multilevel"/>
    <w:tmpl w:val="0ABADBBE"/>
    <w:lvl w:ilvl="0">
      <w:start w:val="3"/>
      <w:numFmt w:val="decimal"/>
      <w:lvlText w:val="%1"/>
      <w:lvlJc w:val="left"/>
      <w:pPr>
        <w:ind w:left="542" w:hanging="404"/>
        <w:jc w:val="left"/>
      </w:pPr>
      <w:rPr>
        <w:rFonts w:ascii="Arial" w:eastAsia="Arial" w:hAnsi="Arial" w:cs="Arial" w:hint="default"/>
        <w:b/>
        <w:bCs/>
        <w:i w:val="0"/>
        <w:iCs w:val="0"/>
        <w:color w:val="231F20"/>
        <w:spacing w:val="0"/>
        <w:w w:val="99"/>
        <w:sz w:val="26"/>
        <w:szCs w:val="26"/>
        <w:lang w:val="en-US" w:eastAsia="en-US" w:bidi="ar-SA"/>
      </w:rPr>
    </w:lvl>
    <w:lvl w:ilvl="1">
      <w:start w:val="1"/>
      <w:numFmt w:val="decimal"/>
      <w:lvlText w:val="%1.%2"/>
      <w:lvlJc w:val="left"/>
      <w:pPr>
        <w:ind w:left="711" w:hanging="572"/>
        <w:jc w:val="left"/>
      </w:pPr>
      <w:rPr>
        <w:rFonts w:ascii="Arial" w:eastAsia="Arial" w:hAnsi="Arial" w:cs="Arial" w:hint="default"/>
        <w:b/>
        <w:bCs/>
        <w:i w:val="0"/>
        <w:iCs w:val="0"/>
        <w:spacing w:val="0"/>
        <w:w w:val="99"/>
        <w:sz w:val="24"/>
        <w:szCs w:val="24"/>
        <w:lang w:val="en-US" w:eastAsia="en-US" w:bidi="ar-SA"/>
      </w:rPr>
    </w:lvl>
    <w:lvl w:ilvl="2">
      <w:numFmt w:val="bullet"/>
      <w:lvlText w:val="•"/>
      <w:lvlJc w:val="left"/>
      <w:pPr>
        <w:ind w:left="1872" w:hanging="572"/>
      </w:pPr>
      <w:rPr>
        <w:rFonts w:hint="default"/>
        <w:lang w:val="en-US" w:eastAsia="en-US" w:bidi="ar-SA"/>
      </w:rPr>
    </w:lvl>
    <w:lvl w:ilvl="3">
      <w:numFmt w:val="bullet"/>
      <w:lvlText w:val="•"/>
      <w:lvlJc w:val="left"/>
      <w:pPr>
        <w:ind w:left="3024" w:hanging="572"/>
      </w:pPr>
      <w:rPr>
        <w:rFonts w:hint="default"/>
        <w:lang w:val="en-US" w:eastAsia="en-US" w:bidi="ar-SA"/>
      </w:rPr>
    </w:lvl>
    <w:lvl w:ilvl="4">
      <w:numFmt w:val="bullet"/>
      <w:lvlText w:val="•"/>
      <w:lvlJc w:val="left"/>
      <w:pPr>
        <w:ind w:left="4176" w:hanging="572"/>
      </w:pPr>
      <w:rPr>
        <w:rFonts w:hint="default"/>
        <w:lang w:val="en-US" w:eastAsia="en-US" w:bidi="ar-SA"/>
      </w:rPr>
    </w:lvl>
    <w:lvl w:ilvl="5">
      <w:numFmt w:val="bullet"/>
      <w:lvlText w:val="•"/>
      <w:lvlJc w:val="left"/>
      <w:pPr>
        <w:ind w:left="5329" w:hanging="572"/>
      </w:pPr>
      <w:rPr>
        <w:rFonts w:hint="default"/>
        <w:lang w:val="en-US" w:eastAsia="en-US" w:bidi="ar-SA"/>
      </w:rPr>
    </w:lvl>
    <w:lvl w:ilvl="6">
      <w:numFmt w:val="bullet"/>
      <w:lvlText w:val="•"/>
      <w:lvlJc w:val="left"/>
      <w:pPr>
        <w:ind w:left="6481" w:hanging="572"/>
      </w:pPr>
      <w:rPr>
        <w:rFonts w:hint="default"/>
        <w:lang w:val="en-US" w:eastAsia="en-US" w:bidi="ar-SA"/>
      </w:rPr>
    </w:lvl>
    <w:lvl w:ilvl="7">
      <w:numFmt w:val="bullet"/>
      <w:lvlText w:val="•"/>
      <w:lvlJc w:val="left"/>
      <w:pPr>
        <w:ind w:left="7633" w:hanging="572"/>
      </w:pPr>
      <w:rPr>
        <w:rFonts w:hint="default"/>
        <w:lang w:val="en-US" w:eastAsia="en-US" w:bidi="ar-SA"/>
      </w:rPr>
    </w:lvl>
    <w:lvl w:ilvl="8">
      <w:numFmt w:val="bullet"/>
      <w:lvlText w:val="•"/>
      <w:lvlJc w:val="left"/>
      <w:pPr>
        <w:ind w:left="8786" w:hanging="572"/>
      </w:pPr>
      <w:rPr>
        <w:rFonts w:hint="default"/>
        <w:lang w:val="en-US" w:eastAsia="en-US" w:bidi="ar-SA"/>
      </w:rPr>
    </w:lvl>
  </w:abstractNum>
  <w:abstractNum w:abstractNumId="2" w15:restartNumberingAfterBreak="0">
    <w:nsid w:val="26677C9B"/>
    <w:multiLevelType w:val="hybridMultilevel"/>
    <w:tmpl w:val="563A7A78"/>
    <w:lvl w:ilvl="0" w:tplc="C1381C18">
      <w:start w:val="1"/>
      <w:numFmt w:val="decimal"/>
      <w:lvlText w:val="[%1]"/>
      <w:lvlJc w:val="left"/>
      <w:pPr>
        <w:ind w:left="597" w:hanging="339"/>
        <w:jc w:val="right"/>
      </w:pPr>
      <w:rPr>
        <w:rFonts w:ascii="Times New Roman" w:eastAsia="Times New Roman" w:hAnsi="Times New Roman" w:cs="Times New Roman" w:hint="default"/>
        <w:b/>
        <w:bCs/>
        <w:i w:val="0"/>
        <w:iCs w:val="0"/>
        <w:spacing w:val="0"/>
        <w:w w:val="99"/>
        <w:sz w:val="24"/>
        <w:szCs w:val="24"/>
        <w:lang w:val="en-US" w:eastAsia="en-US" w:bidi="ar-SA"/>
      </w:rPr>
    </w:lvl>
    <w:lvl w:ilvl="1" w:tplc="0ED09788">
      <w:numFmt w:val="bullet"/>
      <w:lvlText w:val="•"/>
      <w:lvlJc w:val="left"/>
      <w:pPr>
        <w:ind w:left="1649" w:hanging="339"/>
      </w:pPr>
      <w:rPr>
        <w:rFonts w:hint="default"/>
        <w:lang w:val="en-US" w:eastAsia="en-US" w:bidi="ar-SA"/>
      </w:rPr>
    </w:lvl>
    <w:lvl w:ilvl="2" w:tplc="BB4C0690">
      <w:numFmt w:val="bullet"/>
      <w:lvlText w:val="•"/>
      <w:lvlJc w:val="left"/>
      <w:pPr>
        <w:ind w:left="2698" w:hanging="339"/>
      </w:pPr>
      <w:rPr>
        <w:rFonts w:hint="default"/>
        <w:lang w:val="en-US" w:eastAsia="en-US" w:bidi="ar-SA"/>
      </w:rPr>
    </w:lvl>
    <w:lvl w:ilvl="3" w:tplc="1012F3DE">
      <w:numFmt w:val="bullet"/>
      <w:lvlText w:val="•"/>
      <w:lvlJc w:val="left"/>
      <w:pPr>
        <w:ind w:left="3747" w:hanging="339"/>
      </w:pPr>
      <w:rPr>
        <w:rFonts w:hint="default"/>
        <w:lang w:val="en-US" w:eastAsia="en-US" w:bidi="ar-SA"/>
      </w:rPr>
    </w:lvl>
    <w:lvl w:ilvl="4" w:tplc="28ACDA42">
      <w:numFmt w:val="bullet"/>
      <w:lvlText w:val="•"/>
      <w:lvlJc w:val="left"/>
      <w:pPr>
        <w:ind w:left="4796" w:hanging="339"/>
      </w:pPr>
      <w:rPr>
        <w:rFonts w:hint="default"/>
        <w:lang w:val="en-US" w:eastAsia="en-US" w:bidi="ar-SA"/>
      </w:rPr>
    </w:lvl>
    <w:lvl w:ilvl="5" w:tplc="D73EE5DA">
      <w:numFmt w:val="bullet"/>
      <w:lvlText w:val="•"/>
      <w:lvlJc w:val="left"/>
      <w:pPr>
        <w:ind w:left="5845" w:hanging="339"/>
      </w:pPr>
      <w:rPr>
        <w:rFonts w:hint="default"/>
        <w:lang w:val="en-US" w:eastAsia="en-US" w:bidi="ar-SA"/>
      </w:rPr>
    </w:lvl>
    <w:lvl w:ilvl="6" w:tplc="6B8E7D30">
      <w:numFmt w:val="bullet"/>
      <w:lvlText w:val="•"/>
      <w:lvlJc w:val="left"/>
      <w:pPr>
        <w:ind w:left="6894" w:hanging="339"/>
      </w:pPr>
      <w:rPr>
        <w:rFonts w:hint="default"/>
        <w:lang w:val="en-US" w:eastAsia="en-US" w:bidi="ar-SA"/>
      </w:rPr>
    </w:lvl>
    <w:lvl w:ilvl="7" w:tplc="3AD439B6">
      <w:numFmt w:val="bullet"/>
      <w:lvlText w:val="•"/>
      <w:lvlJc w:val="left"/>
      <w:pPr>
        <w:ind w:left="7943" w:hanging="339"/>
      </w:pPr>
      <w:rPr>
        <w:rFonts w:hint="default"/>
        <w:lang w:val="en-US" w:eastAsia="en-US" w:bidi="ar-SA"/>
      </w:rPr>
    </w:lvl>
    <w:lvl w:ilvl="8" w:tplc="5CD25F7C">
      <w:numFmt w:val="bullet"/>
      <w:lvlText w:val="•"/>
      <w:lvlJc w:val="left"/>
      <w:pPr>
        <w:ind w:left="8992" w:hanging="339"/>
      </w:pPr>
      <w:rPr>
        <w:rFonts w:hint="default"/>
        <w:lang w:val="en-US" w:eastAsia="en-US" w:bidi="ar-SA"/>
      </w:rPr>
    </w:lvl>
  </w:abstractNum>
  <w:abstractNum w:abstractNumId="3" w15:restartNumberingAfterBreak="0">
    <w:nsid w:val="2B267D24"/>
    <w:multiLevelType w:val="multilevel"/>
    <w:tmpl w:val="4DE22E00"/>
    <w:lvl w:ilvl="0">
      <w:start w:val="2"/>
      <w:numFmt w:val="decimal"/>
      <w:lvlText w:val="%1"/>
      <w:lvlJc w:val="left"/>
      <w:pPr>
        <w:ind w:left="665" w:hanging="572"/>
        <w:jc w:val="left"/>
      </w:pPr>
      <w:rPr>
        <w:rFonts w:hint="default"/>
        <w:lang w:val="en-US" w:eastAsia="en-US" w:bidi="ar-SA"/>
      </w:rPr>
    </w:lvl>
    <w:lvl w:ilvl="1">
      <w:start w:val="5"/>
      <w:numFmt w:val="decimal"/>
      <w:lvlText w:val="%1.%2"/>
      <w:lvlJc w:val="left"/>
      <w:pPr>
        <w:ind w:left="665" w:hanging="572"/>
        <w:jc w:val="left"/>
      </w:pPr>
      <w:rPr>
        <w:rFonts w:ascii="Arial" w:eastAsia="Arial" w:hAnsi="Arial" w:cs="Arial" w:hint="default"/>
        <w:b/>
        <w:bCs/>
        <w:i w:val="0"/>
        <w:iCs w:val="0"/>
        <w:spacing w:val="0"/>
        <w:w w:val="99"/>
        <w:sz w:val="24"/>
        <w:szCs w:val="24"/>
        <w:lang w:val="en-US" w:eastAsia="en-US" w:bidi="ar-SA"/>
      </w:rPr>
    </w:lvl>
    <w:lvl w:ilvl="2">
      <w:numFmt w:val="bullet"/>
      <w:lvlText w:val="•"/>
      <w:lvlJc w:val="left"/>
      <w:pPr>
        <w:ind w:left="2746" w:hanging="572"/>
      </w:pPr>
      <w:rPr>
        <w:rFonts w:hint="default"/>
        <w:lang w:val="en-US" w:eastAsia="en-US" w:bidi="ar-SA"/>
      </w:rPr>
    </w:lvl>
    <w:lvl w:ilvl="3">
      <w:numFmt w:val="bullet"/>
      <w:lvlText w:val="•"/>
      <w:lvlJc w:val="left"/>
      <w:pPr>
        <w:ind w:left="3789" w:hanging="572"/>
      </w:pPr>
      <w:rPr>
        <w:rFonts w:hint="default"/>
        <w:lang w:val="en-US" w:eastAsia="en-US" w:bidi="ar-SA"/>
      </w:rPr>
    </w:lvl>
    <w:lvl w:ilvl="4">
      <w:numFmt w:val="bullet"/>
      <w:lvlText w:val="•"/>
      <w:lvlJc w:val="left"/>
      <w:pPr>
        <w:ind w:left="4832" w:hanging="572"/>
      </w:pPr>
      <w:rPr>
        <w:rFonts w:hint="default"/>
        <w:lang w:val="en-US" w:eastAsia="en-US" w:bidi="ar-SA"/>
      </w:rPr>
    </w:lvl>
    <w:lvl w:ilvl="5">
      <w:numFmt w:val="bullet"/>
      <w:lvlText w:val="•"/>
      <w:lvlJc w:val="left"/>
      <w:pPr>
        <w:ind w:left="5875" w:hanging="572"/>
      </w:pPr>
      <w:rPr>
        <w:rFonts w:hint="default"/>
        <w:lang w:val="en-US" w:eastAsia="en-US" w:bidi="ar-SA"/>
      </w:rPr>
    </w:lvl>
    <w:lvl w:ilvl="6">
      <w:numFmt w:val="bullet"/>
      <w:lvlText w:val="•"/>
      <w:lvlJc w:val="left"/>
      <w:pPr>
        <w:ind w:left="6918" w:hanging="572"/>
      </w:pPr>
      <w:rPr>
        <w:rFonts w:hint="default"/>
        <w:lang w:val="en-US" w:eastAsia="en-US" w:bidi="ar-SA"/>
      </w:rPr>
    </w:lvl>
    <w:lvl w:ilvl="7">
      <w:numFmt w:val="bullet"/>
      <w:lvlText w:val="•"/>
      <w:lvlJc w:val="left"/>
      <w:pPr>
        <w:ind w:left="7961" w:hanging="572"/>
      </w:pPr>
      <w:rPr>
        <w:rFonts w:hint="default"/>
        <w:lang w:val="en-US" w:eastAsia="en-US" w:bidi="ar-SA"/>
      </w:rPr>
    </w:lvl>
    <w:lvl w:ilvl="8">
      <w:numFmt w:val="bullet"/>
      <w:lvlText w:val="•"/>
      <w:lvlJc w:val="left"/>
      <w:pPr>
        <w:ind w:left="9004" w:hanging="572"/>
      </w:pPr>
      <w:rPr>
        <w:rFonts w:hint="default"/>
        <w:lang w:val="en-US" w:eastAsia="en-US" w:bidi="ar-SA"/>
      </w:rPr>
    </w:lvl>
  </w:abstractNum>
  <w:abstractNum w:abstractNumId="4" w15:restartNumberingAfterBreak="0">
    <w:nsid w:val="36B4538F"/>
    <w:multiLevelType w:val="hybridMultilevel"/>
    <w:tmpl w:val="C3120DF6"/>
    <w:lvl w:ilvl="0" w:tplc="DFFA1ED8">
      <w:start w:val="1"/>
      <w:numFmt w:val="decimal"/>
      <w:lvlText w:val="%1"/>
      <w:lvlJc w:val="left"/>
      <w:pPr>
        <w:ind w:left="795" w:hanging="481"/>
        <w:jc w:val="right"/>
      </w:pPr>
      <w:rPr>
        <w:rFonts w:ascii="Arial MT" w:eastAsia="Arial MT" w:hAnsi="Arial MT" w:cs="Arial MT" w:hint="default"/>
        <w:b w:val="0"/>
        <w:bCs w:val="0"/>
        <w:i w:val="0"/>
        <w:iCs w:val="0"/>
        <w:spacing w:val="0"/>
        <w:w w:val="99"/>
        <w:sz w:val="20"/>
        <w:szCs w:val="20"/>
        <w:lang w:val="en-US" w:eastAsia="en-US" w:bidi="ar-SA"/>
      </w:rPr>
    </w:lvl>
    <w:lvl w:ilvl="1" w:tplc="B87E6F86">
      <w:numFmt w:val="bullet"/>
      <w:lvlText w:val="•"/>
      <w:lvlJc w:val="left"/>
      <w:pPr>
        <w:ind w:left="1882" w:hanging="481"/>
      </w:pPr>
      <w:rPr>
        <w:rFonts w:hint="default"/>
        <w:lang w:val="en-US" w:eastAsia="en-US" w:bidi="ar-SA"/>
      </w:rPr>
    </w:lvl>
    <w:lvl w:ilvl="2" w:tplc="C4521A2E">
      <w:numFmt w:val="bullet"/>
      <w:lvlText w:val="•"/>
      <w:lvlJc w:val="left"/>
      <w:pPr>
        <w:ind w:left="2964" w:hanging="481"/>
      </w:pPr>
      <w:rPr>
        <w:rFonts w:hint="default"/>
        <w:lang w:val="en-US" w:eastAsia="en-US" w:bidi="ar-SA"/>
      </w:rPr>
    </w:lvl>
    <w:lvl w:ilvl="3" w:tplc="C492AD16">
      <w:numFmt w:val="bullet"/>
      <w:lvlText w:val="•"/>
      <w:lvlJc w:val="left"/>
      <w:pPr>
        <w:ind w:left="4046" w:hanging="481"/>
      </w:pPr>
      <w:rPr>
        <w:rFonts w:hint="default"/>
        <w:lang w:val="en-US" w:eastAsia="en-US" w:bidi="ar-SA"/>
      </w:rPr>
    </w:lvl>
    <w:lvl w:ilvl="4" w:tplc="CCB2688E">
      <w:numFmt w:val="bullet"/>
      <w:lvlText w:val="•"/>
      <w:lvlJc w:val="left"/>
      <w:pPr>
        <w:ind w:left="5129" w:hanging="481"/>
      </w:pPr>
      <w:rPr>
        <w:rFonts w:hint="default"/>
        <w:lang w:val="en-US" w:eastAsia="en-US" w:bidi="ar-SA"/>
      </w:rPr>
    </w:lvl>
    <w:lvl w:ilvl="5" w:tplc="81EA91D6">
      <w:numFmt w:val="bullet"/>
      <w:lvlText w:val="•"/>
      <w:lvlJc w:val="left"/>
      <w:pPr>
        <w:ind w:left="6211" w:hanging="481"/>
      </w:pPr>
      <w:rPr>
        <w:rFonts w:hint="default"/>
        <w:lang w:val="en-US" w:eastAsia="en-US" w:bidi="ar-SA"/>
      </w:rPr>
    </w:lvl>
    <w:lvl w:ilvl="6" w:tplc="63D0AFE8">
      <w:numFmt w:val="bullet"/>
      <w:lvlText w:val="•"/>
      <w:lvlJc w:val="left"/>
      <w:pPr>
        <w:ind w:left="7293" w:hanging="481"/>
      </w:pPr>
      <w:rPr>
        <w:rFonts w:hint="default"/>
        <w:lang w:val="en-US" w:eastAsia="en-US" w:bidi="ar-SA"/>
      </w:rPr>
    </w:lvl>
    <w:lvl w:ilvl="7" w:tplc="F5EC03CE">
      <w:numFmt w:val="bullet"/>
      <w:lvlText w:val="•"/>
      <w:lvlJc w:val="left"/>
      <w:pPr>
        <w:ind w:left="8375" w:hanging="481"/>
      </w:pPr>
      <w:rPr>
        <w:rFonts w:hint="default"/>
        <w:lang w:val="en-US" w:eastAsia="en-US" w:bidi="ar-SA"/>
      </w:rPr>
    </w:lvl>
    <w:lvl w:ilvl="8" w:tplc="318E76C4">
      <w:numFmt w:val="bullet"/>
      <w:lvlText w:val="•"/>
      <w:lvlJc w:val="left"/>
      <w:pPr>
        <w:ind w:left="9458" w:hanging="481"/>
      </w:pPr>
      <w:rPr>
        <w:rFonts w:hint="default"/>
        <w:lang w:val="en-US" w:eastAsia="en-US" w:bidi="ar-SA"/>
      </w:rPr>
    </w:lvl>
  </w:abstractNum>
  <w:abstractNum w:abstractNumId="5" w15:restartNumberingAfterBreak="0">
    <w:nsid w:val="548B2259"/>
    <w:multiLevelType w:val="multilevel"/>
    <w:tmpl w:val="BBC4C7DA"/>
    <w:lvl w:ilvl="0">
      <w:start w:val="3"/>
      <w:numFmt w:val="decimal"/>
      <w:lvlText w:val="%1"/>
      <w:lvlJc w:val="left"/>
      <w:pPr>
        <w:ind w:left="665" w:hanging="572"/>
        <w:jc w:val="left"/>
      </w:pPr>
      <w:rPr>
        <w:rFonts w:hint="default"/>
        <w:lang w:val="en-US" w:eastAsia="en-US" w:bidi="ar-SA"/>
      </w:rPr>
    </w:lvl>
    <w:lvl w:ilvl="1">
      <w:start w:val="6"/>
      <w:numFmt w:val="decimal"/>
      <w:lvlText w:val="%1.%2"/>
      <w:lvlJc w:val="left"/>
      <w:pPr>
        <w:ind w:left="665" w:hanging="572"/>
        <w:jc w:val="left"/>
      </w:pPr>
      <w:rPr>
        <w:rFonts w:ascii="Arial" w:eastAsia="Arial" w:hAnsi="Arial" w:cs="Arial" w:hint="default"/>
        <w:b/>
        <w:bCs/>
        <w:i w:val="0"/>
        <w:iCs w:val="0"/>
        <w:spacing w:val="0"/>
        <w:w w:val="99"/>
        <w:sz w:val="24"/>
        <w:szCs w:val="24"/>
        <w:lang w:val="en-US" w:eastAsia="en-US" w:bidi="ar-SA"/>
      </w:rPr>
    </w:lvl>
    <w:lvl w:ilvl="2">
      <w:numFmt w:val="bullet"/>
      <w:lvlText w:val="•"/>
      <w:lvlJc w:val="left"/>
      <w:pPr>
        <w:ind w:left="2746" w:hanging="572"/>
      </w:pPr>
      <w:rPr>
        <w:rFonts w:hint="default"/>
        <w:lang w:val="en-US" w:eastAsia="en-US" w:bidi="ar-SA"/>
      </w:rPr>
    </w:lvl>
    <w:lvl w:ilvl="3">
      <w:numFmt w:val="bullet"/>
      <w:lvlText w:val="•"/>
      <w:lvlJc w:val="left"/>
      <w:pPr>
        <w:ind w:left="3789" w:hanging="572"/>
      </w:pPr>
      <w:rPr>
        <w:rFonts w:hint="default"/>
        <w:lang w:val="en-US" w:eastAsia="en-US" w:bidi="ar-SA"/>
      </w:rPr>
    </w:lvl>
    <w:lvl w:ilvl="4">
      <w:numFmt w:val="bullet"/>
      <w:lvlText w:val="•"/>
      <w:lvlJc w:val="left"/>
      <w:pPr>
        <w:ind w:left="4832" w:hanging="572"/>
      </w:pPr>
      <w:rPr>
        <w:rFonts w:hint="default"/>
        <w:lang w:val="en-US" w:eastAsia="en-US" w:bidi="ar-SA"/>
      </w:rPr>
    </w:lvl>
    <w:lvl w:ilvl="5">
      <w:numFmt w:val="bullet"/>
      <w:lvlText w:val="•"/>
      <w:lvlJc w:val="left"/>
      <w:pPr>
        <w:ind w:left="5875" w:hanging="572"/>
      </w:pPr>
      <w:rPr>
        <w:rFonts w:hint="default"/>
        <w:lang w:val="en-US" w:eastAsia="en-US" w:bidi="ar-SA"/>
      </w:rPr>
    </w:lvl>
    <w:lvl w:ilvl="6">
      <w:numFmt w:val="bullet"/>
      <w:lvlText w:val="•"/>
      <w:lvlJc w:val="left"/>
      <w:pPr>
        <w:ind w:left="6918" w:hanging="572"/>
      </w:pPr>
      <w:rPr>
        <w:rFonts w:hint="default"/>
        <w:lang w:val="en-US" w:eastAsia="en-US" w:bidi="ar-SA"/>
      </w:rPr>
    </w:lvl>
    <w:lvl w:ilvl="7">
      <w:numFmt w:val="bullet"/>
      <w:lvlText w:val="•"/>
      <w:lvlJc w:val="left"/>
      <w:pPr>
        <w:ind w:left="7961" w:hanging="572"/>
      </w:pPr>
      <w:rPr>
        <w:rFonts w:hint="default"/>
        <w:lang w:val="en-US" w:eastAsia="en-US" w:bidi="ar-SA"/>
      </w:rPr>
    </w:lvl>
    <w:lvl w:ilvl="8">
      <w:numFmt w:val="bullet"/>
      <w:lvlText w:val="•"/>
      <w:lvlJc w:val="left"/>
      <w:pPr>
        <w:ind w:left="9004" w:hanging="572"/>
      </w:pPr>
      <w:rPr>
        <w:rFonts w:hint="default"/>
        <w:lang w:val="en-US" w:eastAsia="en-US" w:bidi="ar-SA"/>
      </w:rPr>
    </w:lvl>
  </w:abstractNum>
  <w:num w:numId="1" w16cid:durableId="1444500189">
    <w:abstractNumId w:val="2"/>
  </w:num>
  <w:num w:numId="2" w16cid:durableId="1816947646">
    <w:abstractNumId w:val="0"/>
  </w:num>
  <w:num w:numId="3" w16cid:durableId="1333294586">
    <w:abstractNumId w:val="5"/>
  </w:num>
  <w:num w:numId="4" w16cid:durableId="387729007">
    <w:abstractNumId w:val="1"/>
  </w:num>
  <w:num w:numId="5" w16cid:durableId="886839587">
    <w:abstractNumId w:val="3"/>
  </w:num>
  <w:num w:numId="6" w16cid:durableId="138860265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l Richardson">
    <w15:presenceInfo w15:providerId="Windows Live" w15:userId="0ed4d8201e2a96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A61"/>
    <w:rsid w:val="00097A4B"/>
    <w:rsid w:val="00515CA0"/>
    <w:rsid w:val="0059747C"/>
    <w:rsid w:val="00703C1F"/>
    <w:rsid w:val="007C5A61"/>
    <w:rsid w:val="00C831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7ECFC"/>
  <w15:docId w15:val="{2D9861D5-0A86-4D0F-AD98-2F49C1438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02"/>
      <w:ind w:left="496" w:hanging="402"/>
      <w:outlineLvl w:val="0"/>
    </w:pPr>
    <w:rPr>
      <w:rFonts w:ascii="Arial" w:eastAsia="Arial" w:hAnsi="Arial" w:cs="Arial"/>
      <w:b/>
      <w:bCs/>
      <w:sz w:val="26"/>
      <w:szCs w:val="26"/>
    </w:rPr>
  </w:style>
  <w:style w:type="paragraph" w:styleId="Heading2">
    <w:name w:val="heading 2"/>
    <w:basedOn w:val="Normal"/>
    <w:uiPriority w:val="9"/>
    <w:unhideWhenUsed/>
    <w:qFormat/>
    <w:pPr>
      <w:ind w:left="665" w:hanging="571"/>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35"/>
      <w:ind w:left="625" w:right="1225"/>
    </w:pPr>
    <w:rPr>
      <w:rFonts w:ascii="Arial" w:eastAsia="Arial" w:hAnsi="Arial" w:cs="Arial"/>
      <w:b/>
      <w:bCs/>
      <w:sz w:val="40"/>
      <w:szCs w:val="40"/>
    </w:rPr>
  </w:style>
  <w:style w:type="paragraph" w:styleId="ListParagraph">
    <w:name w:val="List Paragraph"/>
    <w:basedOn w:val="Normal"/>
    <w:uiPriority w:val="1"/>
    <w:qFormat/>
    <w:pPr>
      <w:ind w:left="623" w:hanging="419"/>
    </w:pPr>
  </w:style>
  <w:style w:type="paragraph" w:customStyle="1" w:styleId="TableParagraph">
    <w:name w:val="Table Paragraph"/>
    <w:basedOn w:val="Normal"/>
    <w:uiPriority w:val="1"/>
    <w:qFormat/>
    <w:pPr>
      <w:spacing w:line="219" w:lineRule="exact"/>
    </w:pPr>
  </w:style>
  <w:style w:type="character" w:styleId="CommentReference">
    <w:name w:val="annotation reference"/>
    <w:basedOn w:val="DefaultParagraphFont"/>
    <w:uiPriority w:val="99"/>
    <w:semiHidden/>
    <w:unhideWhenUsed/>
    <w:rsid w:val="0059747C"/>
    <w:rPr>
      <w:sz w:val="16"/>
      <w:szCs w:val="16"/>
    </w:rPr>
  </w:style>
  <w:style w:type="paragraph" w:styleId="CommentText">
    <w:name w:val="annotation text"/>
    <w:basedOn w:val="Normal"/>
    <w:link w:val="CommentTextChar"/>
    <w:uiPriority w:val="99"/>
    <w:unhideWhenUsed/>
    <w:rsid w:val="0059747C"/>
    <w:rPr>
      <w:sz w:val="20"/>
      <w:szCs w:val="20"/>
    </w:rPr>
  </w:style>
  <w:style w:type="character" w:customStyle="1" w:styleId="CommentTextChar">
    <w:name w:val="Comment Text Char"/>
    <w:basedOn w:val="DefaultParagraphFont"/>
    <w:link w:val="CommentText"/>
    <w:uiPriority w:val="99"/>
    <w:rsid w:val="0059747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9747C"/>
    <w:rPr>
      <w:b/>
      <w:bCs/>
    </w:rPr>
  </w:style>
  <w:style w:type="character" w:customStyle="1" w:styleId="CommentSubjectChar">
    <w:name w:val="Comment Subject Char"/>
    <w:basedOn w:val="CommentTextChar"/>
    <w:link w:val="CommentSubject"/>
    <w:uiPriority w:val="99"/>
    <w:semiHidden/>
    <w:rsid w:val="0059747C"/>
    <w:rPr>
      <w:rFonts w:ascii="Times New Roman" w:eastAsia="Times New Roman" w:hAnsi="Times New Roman" w:cs="Times New Roman"/>
      <w:b/>
      <w:bCs/>
      <w:sz w:val="20"/>
      <w:szCs w:val="20"/>
    </w:rPr>
  </w:style>
  <w:style w:type="paragraph" w:styleId="Revision">
    <w:name w:val="Revision"/>
    <w:hidden/>
    <w:uiPriority w:val="99"/>
    <w:semiHidden/>
    <w:rsid w:val="0059747C"/>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eg"/><Relationship Id="rId18" Type="http://schemas.openxmlformats.org/officeDocument/2006/relationships/image" Target="media/image5.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6.jpe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eader" Target="header1.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21</Pages>
  <Words>7270</Words>
  <Characters>41445</Characters>
  <Application>Microsoft Office Word</Application>
  <DocSecurity>0</DocSecurity>
  <Lines>345</Lines>
  <Paragraphs>97</Paragraphs>
  <ScaleCrop>false</ScaleCrop>
  <Company/>
  <LinksUpToDate>false</LinksUpToDate>
  <CharactersWithSpaces>48618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Sol Richardson</dc:creator>
  <cp:lastModifiedBy>Sol Richardson</cp:lastModifiedBy>
  <cp:revision>3</cp:revision>
  <dcterms:created xsi:type="dcterms:W3CDTF">2026-04-20T16:50:00Z</dcterms:created>
  <dcterms:modified xsi:type="dcterms:W3CDTF">2026-04-20T17:09:00Z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2026-04-20T00:00:00Z</vt:filetime>
  </property>
  <property fmtid="{D5CDD505-2E9C-101B-9397-08002B2CF9AE}" pid="3" name="Creator">
    <vt:lpwstr>TeX</vt:lpwstr>
  </property>
  <property fmtid="{D5CDD505-2E9C-101B-9397-08002B2CF9AE}" pid="4" name="LastSaved">
    <vt:filetime>2026-04-20T00:00:00Z</vt:filetime>
  </property>
  <property fmtid="{D5CDD505-2E9C-101B-9397-08002B2CF9AE}" pid="5" name="PTEX.Fullbanner">
    <vt:lpwstr>This is pdfTeX, Version 3.141592653-2.6-1.40.29 (TeX Live 2026) kpathsea version 6.4.2</vt:lpwstr>
  </property>
  <property fmtid="{D5CDD505-2E9C-101B-9397-08002B2CF9AE}" pid="6" name="Producer">
    <vt:lpwstr>pdfTeX-1.40.29</vt:lpwstr>
  </property>
</Properties>
</file>