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E7A40" w14:textId="77777777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Abstract</w:t>
      </w:r>
    </w:p>
    <w:p w14:paraId="59C4A26B" w14:textId="77777777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Background:</w:t>
      </w:r>
      <w:r w:rsidRPr="00122127">
        <w:rPr>
          <w:rFonts w:ascii="Times New Roman" w:hAnsi="Times New Roman" w:cs="Times New Roman"/>
        </w:rPr>
        <w:t xml:space="preserve"> Emergency Department (ED) crowding is a critical public health challenge. Prolonged boarding (≥8 hours) affects over 20% of visits. Hospital admission and prolonged hospitalization (&gt;7 days) consume disproportionate resources. Clinicians currently rely on triage scales like the Emergency Severity Index (ESI), which have limited predictive accuracy. Machine learning (ML) using triage-only data could support these decisions, but evidence on model accuracy remains limited.</w:t>
      </w:r>
    </w:p>
    <w:p w14:paraId="6797D369" w14:textId="2718070A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Methods:</w:t>
      </w:r>
      <w:r w:rsidRPr="00122127">
        <w:rPr>
          <w:rFonts w:ascii="Times New Roman" w:hAnsi="Times New Roman" w:cs="Times New Roman"/>
        </w:rPr>
        <w:t xml:space="preserve"> Using the MC-MED dataset (118,385 adult ED visits), we evaluated four ML models (</w:t>
      </w:r>
      <w:proofErr w:type="spellStart"/>
      <w:r w:rsidRPr="00122127">
        <w:rPr>
          <w:rFonts w:ascii="Times New Roman" w:hAnsi="Times New Roman" w:cs="Times New Roman"/>
        </w:rPr>
        <w:t>XGBoost</w:t>
      </w:r>
      <w:proofErr w:type="spellEnd"/>
      <w:r w:rsidRPr="00122127">
        <w:rPr>
          <w:rFonts w:ascii="Times New Roman" w:hAnsi="Times New Roman" w:cs="Times New Roman"/>
        </w:rPr>
        <w:t xml:space="preserve">, </w:t>
      </w:r>
      <w:proofErr w:type="spellStart"/>
      <w:r w:rsidRPr="00122127">
        <w:rPr>
          <w:rFonts w:ascii="Times New Roman" w:hAnsi="Times New Roman" w:cs="Times New Roman"/>
        </w:rPr>
        <w:t>LightGBM</w:t>
      </w:r>
      <w:proofErr w:type="spellEnd"/>
      <w:r w:rsidRPr="00122127">
        <w:rPr>
          <w:rFonts w:ascii="Times New Roman" w:hAnsi="Times New Roman" w:cs="Times New Roman"/>
        </w:rPr>
        <w:t xml:space="preserve">, Random Forest, </w:t>
      </w:r>
      <w:proofErr w:type="spellStart"/>
      <w:r w:rsidRPr="00122127">
        <w:rPr>
          <w:rFonts w:ascii="Times New Roman" w:hAnsi="Times New Roman" w:cs="Times New Roman"/>
        </w:rPr>
        <w:t>TabNet</w:t>
      </w:r>
      <w:proofErr w:type="spellEnd"/>
      <w:r w:rsidRPr="00122127">
        <w:rPr>
          <w:rFonts w:ascii="Times New Roman" w:hAnsi="Times New Roman" w:cs="Times New Roman"/>
        </w:rPr>
        <w:t xml:space="preserve">) on three binary classification tasks using 29 admission-available variables: (1) predicting prolonged ED length of stay (ED-LOS ≥8 hours vs. &lt;8 hours), (2) predicting hospital admission (admit vs. discharge), and (3) predicting prolonged hospital length of stay (hospital LOS &gt;7 days vs. ≤7 days) among admitted patients. All </w:t>
      </w:r>
      <w:r>
        <w:rPr>
          <w:rFonts w:ascii="Times New Roman" w:hAnsi="Times New Roman" w:cs="Times New Roman"/>
        </w:rPr>
        <w:t xml:space="preserve">29 </w:t>
      </w:r>
      <w:r w:rsidRPr="00122127">
        <w:rPr>
          <w:rFonts w:ascii="Times New Roman" w:hAnsi="Times New Roman" w:cs="Times New Roman"/>
        </w:rPr>
        <w:t>features were available within 90 minutes of arrival. Area under the receiver operating characteristic curve (AUC-ROC) was the primary performance metric. SHAP (</w:t>
      </w:r>
      <w:proofErr w:type="spellStart"/>
      <w:r w:rsidRPr="00122127">
        <w:rPr>
          <w:rFonts w:ascii="Times New Roman" w:hAnsi="Times New Roman" w:cs="Times New Roman"/>
        </w:rPr>
        <w:t>SHapley</w:t>
      </w:r>
      <w:proofErr w:type="spellEnd"/>
      <w:r w:rsidRPr="00122127">
        <w:rPr>
          <w:rFonts w:ascii="Times New Roman" w:hAnsi="Times New Roman" w:cs="Times New Roman"/>
        </w:rPr>
        <w:t xml:space="preserve"> Additive </w:t>
      </w:r>
      <w:proofErr w:type="spellStart"/>
      <w:r w:rsidRPr="00122127">
        <w:rPr>
          <w:rFonts w:ascii="Times New Roman" w:hAnsi="Times New Roman" w:cs="Times New Roman"/>
        </w:rPr>
        <w:t>exPlanations</w:t>
      </w:r>
      <w:proofErr w:type="spellEnd"/>
      <w:r w:rsidRPr="00122127">
        <w:rPr>
          <w:rFonts w:ascii="Times New Roman" w:hAnsi="Times New Roman" w:cs="Times New Roman"/>
        </w:rPr>
        <w:t>) analysis identified the most important features for each prediction task.</w:t>
      </w:r>
    </w:p>
    <w:p w14:paraId="46965C9A" w14:textId="1CCB5538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Results:</w:t>
      </w:r>
      <w:r w:rsidRPr="00122127">
        <w:rPr>
          <w:rFonts w:ascii="Times New Roman" w:hAnsi="Times New Roman" w:cs="Times New Roman"/>
        </w:rPr>
        <w:t xml:space="preserve"> For hospital admission, </w:t>
      </w:r>
      <w:proofErr w:type="spellStart"/>
      <w:r w:rsidRPr="00122127">
        <w:rPr>
          <w:rFonts w:ascii="Times New Roman" w:hAnsi="Times New Roman" w:cs="Times New Roman"/>
        </w:rPr>
        <w:t>XGBoost</w:t>
      </w:r>
      <w:proofErr w:type="spellEnd"/>
      <w:r w:rsidRPr="00122127">
        <w:rPr>
          <w:rFonts w:ascii="Times New Roman" w:hAnsi="Times New Roman" w:cs="Times New Roman"/>
        </w:rPr>
        <w:t xml:space="preserve"> achieved an AUC-ROC of 0.817 (95% confidence interval [CI]: 0.810-0.824), improving from the ESI baseline of 0.678. </w:t>
      </w:r>
      <w:commentRangeStart w:id="0"/>
      <w:r w:rsidRPr="00122127">
        <w:rPr>
          <w:rFonts w:ascii="Times New Roman" w:hAnsi="Times New Roman" w:cs="Times New Roman"/>
        </w:rPr>
        <w:t xml:space="preserve">For ED-LOS ≥8 hours, </w:t>
      </w:r>
      <w:proofErr w:type="spellStart"/>
      <w:r w:rsidRPr="00122127">
        <w:rPr>
          <w:rFonts w:ascii="Times New Roman" w:hAnsi="Times New Roman" w:cs="Times New Roman"/>
        </w:rPr>
        <w:t>XGBoost</w:t>
      </w:r>
      <w:proofErr w:type="spellEnd"/>
      <w:r w:rsidRPr="00122127">
        <w:rPr>
          <w:rFonts w:ascii="Times New Roman" w:hAnsi="Times New Roman" w:cs="Times New Roman"/>
        </w:rPr>
        <w:t xml:space="preserve"> achieved an AUC-ROC of 0.660 (95% CI: 0.652-0.668).</w:t>
      </w:r>
      <w:commentRangeEnd w:id="0"/>
      <w:r w:rsidR="009D3B2A">
        <w:rPr>
          <w:rStyle w:val="af2"/>
        </w:rPr>
        <w:commentReference w:id="0"/>
      </w:r>
      <w:r w:rsidRPr="00122127">
        <w:rPr>
          <w:rFonts w:ascii="Times New Roman" w:hAnsi="Times New Roman" w:cs="Times New Roman"/>
        </w:rPr>
        <w:t xml:space="preserve"> For hospital LOS &gt;7 days among admitted patients, Random Forest achieved an AUC-ROC of 0.671 (95% CI: 0.662-0.680). SHAP analysis identified consistent top predictors across tasks: triage acuity, emergency medical services (EMS) arrival, age, disease condition count, and </w:t>
      </w:r>
      <w:proofErr w:type="spellStart"/>
      <w:r w:rsidRPr="00122127">
        <w:rPr>
          <w:rFonts w:ascii="Times New Roman" w:hAnsi="Times New Roman" w:cs="Times New Roman"/>
        </w:rPr>
        <w:t>Charlson</w:t>
      </w:r>
      <w:proofErr w:type="spellEnd"/>
      <w:r w:rsidRPr="00122127">
        <w:rPr>
          <w:rFonts w:ascii="Times New Roman" w:hAnsi="Times New Roman" w:cs="Times New Roman"/>
        </w:rPr>
        <w:t xml:space="preserve"> Comorbidity Index.</w:t>
      </w:r>
    </w:p>
    <w:p w14:paraId="116B6AA5" w14:textId="5B4A1580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Conclusion:</w:t>
      </w:r>
      <w:r w:rsidRPr="00122127">
        <w:rPr>
          <w:rFonts w:ascii="Times New Roman" w:hAnsi="Times New Roman" w:cs="Times New Roman"/>
        </w:rPr>
        <w:t xml:space="preserve"> ML using only triage-available data accurately predicts three critical ED </w:t>
      </w:r>
      <w:del w:id="1" w:author="Tong Xia" w:date="2026-05-25T19:17:00Z">
        <w:r w:rsidRPr="00122127" w:rsidDel="009D3B2A">
          <w:rPr>
            <w:rFonts w:ascii="Times New Roman" w:hAnsi="Times New Roman" w:cs="Times New Roman"/>
          </w:rPr>
          <w:delText xml:space="preserve">binary classification </w:delText>
        </w:r>
      </w:del>
      <w:ins w:id="2" w:author="Tong Xia" w:date="2026-05-25T19:17:00Z">
        <w:r w:rsidR="009D3B2A">
          <w:rPr>
            <w:rFonts w:ascii="Times New Roman" w:hAnsi="Times New Roman" w:cs="Times New Roman" w:hint="eastAsia"/>
          </w:rPr>
          <w:t xml:space="preserve">treatment </w:t>
        </w:r>
      </w:ins>
      <w:r w:rsidRPr="00122127">
        <w:rPr>
          <w:rFonts w:ascii="Times New Roman" w:hAnsi="Times New Roman" w:cs="Times New Roman"/>
        </w:rPr>
        <w:t>outcomes. SHAP analysis provides interpretable feature importance to support clinical decision-making.</w:t>
      </w:r>
    </w:p>
    <w:p w14:paraId="60E70897" w14:textId="77777777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Keywords:</w:t>
      </w:r>
      <w:r w:rsidRPr="00122127">
        <w:rPr>
          <w:rFonts w:ascii="Times New Roman" w:hAnsi="Times New Roman" w:cs="Times New Roman"/>
        </w:rPr>
        <w:t xml:space="preserve"> machine learning, emergency department, hospital admission, length of stay, Shapley Additive Explanations</w:t>
      </w:r>
    </w:p>
    <w:p w14:paraId="25A41CB9" w14:textId="0F8F683C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37B0B1D9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6EF879F1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1F11AF6B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3E67E568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3BDEA233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3B656BC6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69FFB13E" w14:textId="77777777" w:rsidR="00EC7DBC" w:rsidRDefault="00EC7DBC" w:rsidP="00122127">
      <w:pPr>
        <w:jc w:val="both"/>
        <w:rPr>
          <w:rFonts w:ascii="Times New Roman" w:hAnsi="Times New Roman" w:cs="Times New Roman"/>
        </w:rPr>
      </w:pPr>
    </w:p>
    <w:p w14:paraId="4CC9CD7A" w14:textId="324CA260" w:rsidR="00EC7DBC" w:rsidRDefault="00EC7DBC" w:rsidP="00122127">
      <w:pPr>
        <w:jc w:val="both"/>
        <w:rPr>
          <w:rFonts w:ascii="Times New Roman" w:hAnsi="Times New Roman" w:cs="Times New Roman"/>
        </w:rPr>
      </w:pPr>
      <w:commentRangeStart w:id="3"/>
      <w:r>
        <w:rPr>
          <w:noProof/>
        </w:rPr>
        <w:lastRenderedPageBreak/>
        <w:drawing>
          <wp:inline distT="0" distB="0" distL="0" distR="0" wp14:anchorId="40FDFF09" wp14:editId="16C1825F">
            <wp:extent cx="5943600" cy="3343275"/>
            <wp:effectExtent l="0" t="0" r="0" b="952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9D3B2A">
        <w:rPr>
          <w:rStyle w:val="af2"/>
        </w:rPr>
        <w:commentReference w:id="3"/>
      </w:r>
    </w:p>
    <w:p w14:paraId="04F538DC" w14:textId="1E3D3097" w:rsidR="00122127" w:rsidRPr="00122127" w:rsidRDefault="00DB59C5" w:rsidP="00DB59C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E9F128" wp14:editId="3205A950">
                <wp:simplePos x="0" y="0"/>
                <wp:positionH relativeFrom="margin">
                  <wp:posOffset>3109509</wp:posOffset>
                </wp:positionH>
                <wp:positionV relativeFrom="paragraph">
                  <wp:posOffset>4914286</wp:posOffset>
                </wp:positionV>
                <wp:extent cx="914400" cy="914400"/>
                <wp:effectExtent l="0" t="0" r="19050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8EC00C" id="Rectangle: Rounded Corners 5" o:spid="_x0000_s1026" style="position:absolute;margin-left:244.85pt;margin-top:386.95pt;width:1in;height:1in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="00C140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9A5C27" wp14:editId="11A152D8">
                <wp:simplePos x="0" y="0"/>
                <wp:positionH relativeFrom="column">
                  <wp:posOffset>3331329</wp:posOffset>
                </wp:positionH>
                <wp:positionV relativeFrom="paragraph">
                  <wp:posOffset>3542708</wp:posOffset>
                </wp:positionV>
                <wp:extent cx="387458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4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3BF13" id="Straight Connector 1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3pt,278.95pt" to="292.8pt,2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sectPr w:rsidR="00122127" w:rsidRPr="00122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ong Xia" w:date="2026-05-25T19:18:00Z" w:initials="TX">
    <w:p w14:paraId="26FD3FAE" w14:textId="0C975080" w:rsidR="009D3B2A" w:rsidRDefault="009D3B2A">
      <w:pPr>
        <w:pStyle w:val="af3"/>
        <w:rPr>
          <w:rFonts w:hint="eastAsia"/>
        </w:rPr>
      </w:pPr>
      <w:r>
        <w:rPr>
          <w:rStyle w:val="af2"/>
        </w:rPr>
        <w:annotationRef/>
      </w:r>
      <w:r>
        <w:t>W</w:t>
      </w:r>
      <w:r>
        <w:rPr>
          <w:rFonts w:hint="eastAsia"/>
        </w:rPr>
        <w:t>hy this comes after hospital admission?</w:t>
      </w:r>
    </w:p>
  </w:comment>
  <w:comment w:id="3" w:author="Tong Xia" w:date="2026-05-25T19:19:00Z" w:initials="TX">
    <w:p w14:paraId="74F6CB7B" w14:textId="1B005C99" w:rsidR="009D3B2A" w:rsidRDefault="009D3B2A">
      <w:pPr>
        <w:pStyle w:val="af3"/>
        <w:rPr>
          <w:rFonts w:hint="eastAsia"/>
        </w:rPr>
      </w:pPr>
      <w:r>
        <w:rPr>
          <w:rStyle w:val="af2"/>
        </w:rPr>
        <w:annotationRef/>
      </w:r>
      <w:r>
        <w:t>H</w:t>
      </w:r>
      <w:r>
        <w:rPr>
          <w:rFonts w:hint="eastAsia"/>
        </w:rPr>
        <w:t xml:space="preserve">ow many samples include for each </w:t>
      </w:r>
      <w:proofErr w:type="gramStart"/>
      <w:r>
        <w:rPr>
          <w:rFonts w:hint="eastAsia"/>
        </w:rPr>
        <w:t>task ?</w:t>
      </w:r>
      <w:proofErr w:type="gramEnd"/>
      <w:r>
        <w:rPr>
          <w:rFonts w:hint="eastAsia"/>
        </w:rPr>
        <w:t xml:space="preserve"> show the class distribution, for training, validation and testing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6FD3FAE" w15:done="0"/>
  <w15:commentEx w15:paraId="74F6CB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CEFDBF0" w16cex:dateUtc="2026-05-25T11:18:00Z"/>
  <w16cex:commentExtensible w16cex:durableId="5B433C12" w16cex:dateUtc="2026-05-25T1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FD3FAE" w16cid:durableId="3CEFDBF0"/>
  <w16cid:commentId w16cid:paraId="74F6CB7B" w16cid:durableId="5B433C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4B01B" w14:textId="77777777" w:rsidR="002A20DE" w:rsidRDefault="002A20DE" w:rsidP="009D3B2A">
      <w:pPr>
        <w:spacing w:after="0" w:line="240" w:lineRule="auto"/>
      </w:pPr>
      <w:r>
        <w:separator/>
      </w:r>
    </w:p>
  </w:endnote>
  <w:endnote w:type="continuationSeparator" w:id="0">
    <w:p w14:paraId="113CD08A" w14:textId="77777777" w:rsidR="002A20DE" w:rsidRDefault="002A20DE" w:rsidP="009D3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92A43" w14:textId="77777777" w:rsidR="002A20DE" w:rsidRDefault="002A20DE" w:rsidP="009D3B2A">
      <w:pPr>
        <w:spacing w:after="0" w:line="240" w:lineRule="auto"/>
      </w:pPr>
      <w:r>
        <w:separator/>
      </w:r>
    </w:p>
  </w:footnote>
  <w:footnote w:type="continuationSeparator" w:id="0">
    <w:p w14:paraId="3914A9A1" w14:textId="77777777" w:rsidR="002A20DE" w:rsidRDefault="002A20DE" w:rsidP="009D3B2A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ong Xia">
    <w15:presenceInfo w15:providerId="Windows Live" w15:userId="ed25818119b15f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trackRevisions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27"/>
    <w:rsid w:val="00122127"/>
    <w:rsid w:val="002A20DE"/>
    <w:rsid w:val="00561B68"/>
    <w:rsid w:val="008363D8"/>
    <w:rsid w:val="009D3B2A"/>
    <w:rsid w:val="00C14019"/>
    <w:rsid w:val="00CE00C9"/>
    <w:rsid w:val="00D46363"/>
    <w:rsid w:val="00DB59C5"/>
    <w:rsid w:val="00EC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4145F"/>
  <w15:chartTrackingRefBased/>
  <w15:docId w15:val="{B55671E1-231E-429C-8A97-97B053A8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22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22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221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2212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221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2212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1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221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1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1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1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1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21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3B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3B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3B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3B2A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9D3B2A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9D3B2A"/>
  </w:style>
  <w:style w:type="character" w:customStyle="1" w:styleId="af4">
    <w:name w:val="批注文字 字符"/>
    <w:basedOn w:val="a0"/>
    <w:link w:val="af3"/>
    <w:uiPriority w:val="99"/>
    <w:semiHidden/>
    <w:rsid w:val="009D3B2A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D3B2A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9D3B2A"/>
    <w:rPr>
      <w:b/>
      <w:bCs/>
    </w:rPr>
  </w:style>
  <w:style w:type="paragraph" w:styleId="af7">
    <w:name w:val="Revision"/>
    <w:hidden/>
    <w:uiPriority w:val="99"/>
    <w:semiHidden/>
    <w:rsid w:val="009D3B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svg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ONYEDIKACHI ONWURAH</dc:creator>
  <cp:keywords/>
  <dc:description/>
  <cp:lastModifiedBy>Tong Xia</cp:lastModifiedBy>
  <cp:revision>2</cp:revision>
  <dcterms:created xsi:type="dcterms:W3CDTF">2026-05-25T11:20:00Z</dcterms:created>
  <dcterms:modified xsi:type="dcterms:W3CDTF">2026-05-25T11:20:00Z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04e25ca1-153c-4539-b42b-2e85f47c73d7</vt:lpwstr>
  </property>
</Properties>
</file>